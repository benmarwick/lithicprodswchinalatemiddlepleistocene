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DB0E0B" w14:textId="72A6A4F0" w:rsidR="000B49A6" w:rsidRPr="00FA395A" w:rsidRDefault="000B49A6" w:rsidP="00A41487">
      <w:pPr>
        <w:shd w:val="clear" w:color="auto" w:fill="FFFFFF"/>
        <w:spacing w:before="100" w:beforeAutospacing="1" w:after="0" w:line="360" w:lineRule="auto"/>
        <w:rPr>
          <w:rFonts w:ascii="Times New Roman" w:hAnsi="Times New Roman" w:cs="Times New Roman"/>
          <w:b/>
          <w:bCs/>
          <w:sz w:val="32"/>
          <w:szCs w:val="32"/>
        </w:rPr>
      </w:pPr>
      <w:r w:rsidRPr="00FA395A">
        <w:rPr>
          <w:rFonts w:ascii="Times New Roman" w:eastAsia="Times New Roman" w:hAnsi="Times New Roman" w:cs="Times New Roman"/>
          <w:sz w:val="32"/>
          <w:szCs w:val="32"/>
        </w:rPr>
        <w:t> </w:t>
      </w:r>
      <w:r w:rsidR="00605EA3" w:rsidRPr="00FA395A">
        <w:rPr>
          <w:rFonts w:ascii="Times New Roman" w:eastAsia="Times New Roman" w:hAnsi="Times New Roman" w:cs="Times New Roman"/>
          <w:b/>
          <w:bCs/>
          <w:sz w:val="32"/>
          <w:szCs w:val="32"/>
        </w:rPr>
        <w:t>S</w:t>
      </w:r>
      <w:r w:rsidR="00605EA3" w:rsidRPr="00FA395A">
        <w:rPr>
          <w:rFonts w:asciiTheme="minorEastAsia" w:hAnsiTheme="minorEastAsia" w:cs="Times New Roman" w:hint="eastAsia"/>
          <w:b/>
          <w:bCs/>
          <w:sz w:val="32"/>
          <w:szCs w:val="32"/>
        </w:rPr>
        <w:t>u</w:t>
      </w:r>
      <w:r w:rsidR="00605EA3" w:rsidRPr="00FA395A">
        <w:rPr>
          <w:rFonts w:ascii="Times New Roman" w:eastAsia="Times New Roman" w:hAnsi="Times New Roman" w:cs="Times New Roman"/>
          <w:b/>
          <w:bCs/>
          <w:sz w:val="32"/>
          <w:szCs w:val="32"/>
        </w:rPr>
        <w:t xml:space="preserve">pplementary Information </w:t>
      </w:r>
    </w:p>
    <w:p w14:paraId="286A991C" w14:textId="72CB87AB" w:rsidR="007C13A9" w:rsidRPr="00FA395A" w:rsidRDefault="00621CB2" w:rsidP="005E57E4">
      <w:pPr>
        <w:shd w:val="clear" w:color="auto" w:fill="FFFFFF"/>
        <w:spacing w:before="100" w:beforeAutospacing="1" w:after="0" w:line="360" w:lineRule="auto"/>
        <w:jc w:val="center"/>
        <w:rPr>
          <w:rFonts w:ascii="Times New Roman" w:eastAsia="Times New Roman" w:hAnsi="Times New Roman" w:cs="Times New Roman"/>
          <w:b/>
          <w:sz w:val="28"/>
          <w:szCs w:val="28"/>
        </w:rPr>
      </w:pPr>
      <w:r w:rsidRPr="00FA395A">
        <w:rPr>
          <w:rFonts w:ascii="Times New Roman" w:eastAsia="Times New Roman" w:hAnsi="Times New Roman" w:cs="Times New Roman"/>
          <w:b/>
          <w:sz w:val="28"/>
          <w:szCs w:val="28"/>
        </w:rPr>
        <w:t>Divers</w:t>
      </w:r>
      <w:r w:rsidR="00CB78BF" w:rsidRPr="00FA395A">
        <w:rPr>
          <w:rFonts w:ascii="Times New Roman" w:eastAsia="Times New Roman" w:hAnsi="Times New Roman" w:cs="Times New Roman"/>
          <w:b/>
          <w:sz w:val="28"/>
          <w:szCs w:val="28"/>
        </w:rPr>
        <w:t>e</w:t>
      </w:r>
      <w:r w:rsidRPr="00FA395A">
        <w:rPr>
          <w:rFonts w:ascii="Times New Roman" w:eastAsia="Times New Roman" w:hAnsi="Times New Roman" w:cs="Times New Roman"/>
          <w:b/>
          <w:sz w:val="28"/>
          <w:szCs w:val="28"/>
        </w:rPr>
        <w:t xml:space="preserve"> lithic production </w:t>
      </w:r>
      <w:r w:rsidR="00CB78BF" w:rsidRPr="00FA395A">
        <w:rPr>
          <w:rFonts w:ascii="Times New Roman" w:eastAsia="Times New Roman" w:hAnsi="Times New Roman" w:cs="Times New Roman"/>
          <w:b/>
          <w:sz w:val="28"/>
          <w:szCs w:val="28"/>
        </w:rPr>
        <w:t xml:space="preserve">strategies </w:t>
      </w:r>
      <w:r w:rsidRPr="00FA395A">
        <w:rPr>
          <w:rFonts w:ascii="Times New Roman" w:eastAsia="Times New Roman" w:hAnsi="Times New Roman" w:cs="Times New Roman"/>
          <w:b/>
          <w:sz w:val="28"/>
          <w:szCs w:val="28"/>
        </w:rPr>
        <w:t xml:space="preserve">in </w:t>
      </w:r>
      <w:r w:rsidR="001A3D09" w:rsidRPr="00FA395A">
        <w:rPr>
          <w:rFonts w:ascii="Times New Roman" w:eastAsia="Times New Roman" w:hAnsi="Times New Roman" w:cs="Times New Roman"/>
          <w:b/>
          <w:sz w:val="28"/>
          <w:szCs w:val="28"/>
        </w:rPr>
        <w:t>southwest China during Late Middle Pleistocene</w:t>
      </w:r>
      <w:r w:rsidRPr="00FA395A" w:rsidDel="002563D4">
        <w:rPr>
          <w:rFonts w:ascii="Times New Roman" w:eastAsia="Times New Roman" w:hAnsi="Times New Roman" w:cs="Times New Roman"/>
          <w:b/>
          <w:sz w:val="28"/>
          <w:szCs w:val="28"/>
        </w:rPr>
        <w:t xml:space="preserve"> </w:t>
      </w:r>
    </w:p>
    <w:p w14:paraId="5DBEC35E" w14:textId="77777777" w:rsidR="00E2406D" w:rsidRPr="00FA395A" w:rsidRDefault="00E2406D" w:rsidP="00E2406D">
      <w:pPr>
        <w:shd w:val="clear" w:color="auto" w:fill="FFFFFF"/>
        <w:spacing w:before="100" w:beforeAutospacing="1" w:after="0" w:line="360" w:lineRule="auto"/>
        <w:rPr>
          <w:rFonts w:ascii="Times New Roman" w:hAnsi="Times New Roman" w:cs="Times New Roman"/>
          <w:sz w:val="24"/>
          <w:szCs w:val="24"/>
        </w:rPr>
      </w:pPr>
      <w:r w:rsidRPr="00FA395A">
        <w:rPr>
          <w:rFonts w:ascii="Times New Roman" w:eastAsia="Times New Roman" w:hAnsi="Times New Roman" w:cs="Times New Roman"/>
          <w:b/>
          <w:sz w:val="24"/>
          <w:szCs w:val="24"/>
          <w:lang w:val="en-US" w:eastAsia="en-US"/>
        </w:rPr>
        <w:t xml:space="preserve">Authors: </w:t>
      </w:r>
      <w:r w:rsidRPr="00FA395A">
        <w:rPr>
          <w:rFonts w:ascii="Times New Roman" w:hAnsi="Times New Roman" w:cs="Times New Roman"/>
          <w:sz w:val="24"/>
          <w:szCs w:val="24"/>
        </w:rPr>
        <w:t>Yue Hu</w:t>
      </w:r>
      <w:r w:rsidRPr="00FA395A">
        <w:rPr>
          <w:rFonts w:ascii="Times New Roman" w:hAnsi="Times New Roman" w:cs="Times New Roman"/>
          <w:sz w:val="24"/>
          <w:szCs w:val="24"/>
          <w:vertAlign w:val="superscript"/>
        </w:rPr>
        <w:t>1,2*</w:t>
      </w:r>
      <w:r w:rsidRPr="00FA395A">
        <w:rPr>
          <w:rFonts w:ascii="Times New Roman" w:hAnsi="Times New Roman" w:cs="Times New Roman"/>
          <w:sz w:val="24"/>
          <w:szCs w:val="24"/>
        </w:rPr>
        <w:t>, Ben Marwick</w:t>
      </w:r>
      <w:r w:rsidRPr="00FA395A">
        <w:rPr>
          <w:rFonts w:ascii="Times New Roman" w:hAnsi="Times New Roman" w:cs="Times New Roman"/>
          <w:sz w:val="24"/>
          <w:szCs w:val="24"/>
          <w:vertAlign w:val="superscript"/>
        </w:rPr>
        <w:t>3</w:t>
      </w:r>
      <w:r w:rsidRPr="00FA395A">
        <w:rPr>
          <w:rFonts w:ascii="Times New Roman" w:hAnsi="Times New Roman" w:cs="Times New Roman"/>
          <w:sz w:val="24"/>
          <w:szCs w:val="24"/>
        </w:rPr>
        <w:t xml:space="preserve">, </w:t>
      </w:r>
      <w:proofErr w:type="spellStart"/>
      <w:r w:rsidRPr="00FA395A">
        <w:rPr>
          <w:rFonts w:ascii="Times New Roman" w:hAnsi="Times New Roman" w:cs="Times New Roman"/>
          <w:sz w:val="24"/>
          <w:szCs w:val="24"/>
        </w:rPr>
        <w:t>Yamei</w:t>
      </w:r>
      <w:proofErr w:type="spellEnd"/>
      <w:r w:rsidRPr="00FA395A">
        <w:rPr>
          <w:rFonts w:ascii="Times New Roman" w:hAnsi="Times New Roman" w:cs="Times New Roman"/>
          <w:sz w:val="24"/>
          <w:szCs w:val="24"/>
        </w:rPr>
        <w:t xml:space="preserve"> Hou</w:t>
      </w:r>
      <w:r w:rsidRPr="00FA395A">
        <w:rPr>
          <w:rFonts w:ascii="Times New Roman" w:hAnsi="Times New Roman" w:cs="Times New Roman"/>
          <w:sz w:val="24"/>
          <w:szCs w:val="24"/>
          <w:vertAlign w:val="superscript"/>
        </w:rPr>
        <w:t>4,5</w:t>
      </w:r>
      <w:r w:rsidRPr="00FA395A">
        <w:rPr>
          <w:rFonts w:ascii="Times New Roman" w:hAnsi="Times New Roman" w:cs="Times New Roman"/>
          <w:sz w:val="24"/>
          <w:szCs w:val="24"/>
        </w:rPr>
        <w:t xml:space="preserve">, </w:t>
      </w:r>
      <w:proofErr w:type="spellStart"/>
      <w:r w:rsidRPr="00FA395A">
        <w:rPr>
          <w:rFonts w:ascii="Times New Roman" w:hAnsi="Times New Roman" w:cs="Times New Roman"/>
          <w:sz w:val="24"/>
          <w:szCs w:val="24"/>
        </w:rPr>
        <w:t>Weiwen</w:t>
      </w:r>
      <w:proofErr w:type="spellEnd"/>
      <w:r w:rsidRPr="00FA395A">
        <w:rPr>
          <w:rFonts w:ascii="Times New Roman" w:hAnsi="Times New Roman" w:cs="Times New Roman"/>
          <w:sz w:val="24"/>
          <w:szCs w:val="24"/>
        </w:rPr>
        <w:t xml:space="preserve"> Huang</w:t>
      </w:r>
      <w:r w:rsidRPr="00FA395A">
        <w:rPr>
          <w:rFonts w:ascii="Times New Roman" w:hAnsi="Times New Roman" w:cs="Times New Roman"/>
          <w:sz w:val="24"/>
          <w:szCs w:val="24"/>
          <w:vertAlign w:val="superscript"/>
        </w:rPr>
        <w:t>4,5</w:t>
      </w:r>
      <w:r w:rsidRPr="00FA395A">
        <w:rPr>
          <w:rFonts w:ascii="Times New Roman" w:hAnsi="Times New Roman" w:cs="Times New Roman"/>
          <w:sz w:val="24"/>
          <w:szCs w:val="24"/>
        </w:rPr>
        <w:t>, Bo Li</w:t>
      </w:r>
      <w:r w:rsidRPr="00FA395A">
        <w:rPr>
          <w:rFonts w:ascii="Times New Roman" w:hAnsi="Times New Roman" w:cs="Times New Roman"/>
          <w:sz w:val="24"/>
          <w:szCs w:val="24"/>
          <w:vertAlign w:val="superscript"/>
        </w:rPr>
        <w:t>2,6</w:t>
      </w:r>
    </w:p>
    <w:p w14:paraId="7A59C530" w14:textId="77777777" w:rsidR="00E2406D" w:rsidRPr="00FA395A" w:rsidRDefault="00E2406D" w:rsidP="00E2406D">
      <w:pPr>
        <w:pStyle w:val="Paragraph"/>
        <w:spacing w:line="276" w:lineRule="auto"/>
        <w:ind w:firstLine="0"/>
      </w:pPr>
      <w:r w:rsidRPr="00FA395A">
        <w:rPr>
          <w:b/>
        </w:rPr>
        <w:t>Affiliations:</w:t>
      </w:r>
      <w:r w:rsidRPr="00FA395A">
        <w:t xml:space="preserve"> </w:t>
      </w:r>
    </w:p>
    <w:p w14:paraId="60EEACAF" w14:textId="77777777" w:rsidR="00E2406D" w:rsidRPr="00FA395A" w:rsidRDefault="00E2406D" w:rsidP="00E2406D">
      <w:pPr>
        <w:pStyle w:val="Paragraph"/>
        <w:spacing w:line="276" w:lineRule="auto"/>
        <w:ind w:firstLine="0"/>
      </w:pPr>
      <w:r w:rsidRPr="00FA395A">
        <w:rPr>
          <w:rFonts w:eastAsiaTheme="minorEastAsia"/>
          <w:vertAlign w:val="superscript"/>
          <w:lang w:eastAsia="zh-CN"/>
        </w:rPr>
        <w:t>1</w:t>
      </w:r>
      <w:r w:rsidRPr="00FA395A">
        <w:t xml:space="preserve"> Department of Archaeology, School of History and Culture, Sichuan University, Chengdu 610207, China</w:t>
      </w:r>
    </w:p>
    <w:p w14:paraId="3F63A54B" w14:textId="77777777" w:rsidR="00E2406D" w:rsidRPr="00FA395A" w:rsidRDefault="00E2406D" w:rsidP="00E2406D">
      <w:pPr>
        <w:pStyle w:val="Paragraph"/>
        <w:spacing w:line="276" w:lineRule="auto"/>
        <w:ind w:firstLine="0"/>
      </w:pPr>
      <w:r w:rsidRPr="00FA395A">
        <w:rPr>
          <w:vertAlign w:val="superscript"/>
        </w:rPr>
        <w:t>2</w:t>
      </w:r>
      <w:r w:rsidRPr="00FA395A">
        <w:t>Centre for Archaeological Science, School of Earth and Environmental Sciences, University of Wollongong, Wollongong, NSW 2522, Australia</w:t>
      </w:r>
    </w:p>
    <w:p w14:paraId="6CC9016A" w14:textId="77777777" w:rsidR="00E2406D" w:rsidRPr="00FA395A" w:rsidRDefault="00E2406D" w:rsidP="00E2406D">
      <w:pPr>
        <w:pStyle w:val="Paragraph"/>
        <w:spacing w:line="276" w:lineRule="auto"/>
        <w:ind w:firstLine="0"/>
        <w:rPr>
          <w:rFonts w:eastAsiaTheme="minorEastAsia"/>
          <w:lang w:eastAsia="zh-CN"/>
        </w:rPr>
      </w:pPr>
      <w:r w:rsidRPr="00FA395A">
        <w:rPr>
          <w:rFonts w:eastAsiaTheme="minorEastAsia"/>
          <w:vertAlign w:val="superscript"/>
          <w:lang w:eastAsia="zh-CN"/>
        </w:rPr>
        <w:t>3</w:t>
      </w:r>
      <w:r w:rsidRPr="00FA395A">
        <w:rPr>
          <w:rFonts w:eastAsiaTheme="minorEastAsia"/>
          <w:lang w:eastAsia="zh-CN"/>
        </w:rPr>
        <w:t>Department of Anthropology, University of Washington, Seattle 98195, USA</w:t>
      </w:r>
    </w:p>
    <w:p w14:paraId="7648312C" w14:textId="77777777" w:rsidR="00E2406D" w:rsidRPr="00FA395A" w:rsidRDefault="00E2406D" w:rsidP="00E2406D">
      <w:pPr>
        <w:pStyle w:val="Paragraph"/>
        <w:spacing w:line="276" w:lineRule="auto"/>
        <w:ind w:firstLine="0"/>
        <w:rPr>
          <w:rFonts w:eastAsiaTheme="minorEastAsia"/>
          <w:lang w:eastAsia="zh-CN"/>
        </w:rPr>
      </w:pPr>
      <w:r w:rsidRPr="00FA395A">
        <w:rPr>
          <w:rFonts w:eastAsiaTheme="minorEastAsia"/>
          <w:vertAlign w:val="superscript"/>
          <w:lang w:eastAsia="zh-CN"/>
        </w:rPr>
        <w:t>4</w:t>
      </w:r>
      <w:r w:rsidRPr="00FA395A">
        <w:rPr>
          <w:rFonts w:eastAsiaTheme="minorEastAsia"/>
          <w:lang w:eastAsia="zh-CN"/>
        </w:rPr>
        <w:t>Key Laboratory of Vertebrate Evolution and Human Origins, Institute of Vertebrate Paleontology and Paleoanthropology, Chinese Academy of Sciences, Beijing 100044, China</w:t>
      </w:r>
    </w:p>
    <w:p w14:paraId="4A9353F4" w14:textId="77777777" w:rsidR="00E2406D" w:rsidRPr="00FA395A" w:rsidRDefault="00E2406D" w:rsidP="00E2406D">
      <w:pPr>
        <w:pStyle w:val="Paragraph"/>
        <w:spacing w:line="276" w:lineRule="auto"/>
        <w:ind w:firstLine="0"/>
      </w:pPr>
      <w:r w:rsidRPr="00FA395A">
        <w:rPr>
          <w:vertAlign w:val="superscript"/>
        </w:rPr>
        <w:t>5</w:t>
      </w:r>
      <w:r w:rsidRPr="00FA395A">
        <w:t>Institute of Vertebrate Paleontology and Paleoanthropology, Chinese Academy of Sciences, Beijing 100044, China</w:t>
      </w:r>
    </w:p>
    <w:p w14:paraId="110891EF" w14:textId="77777777" w:rsidR="00E2406D" w:rsidRPr="00FA395A" w:rsidRDefault="00E2406D" w:rsidP="00E2406D">
      <w:pPr>
        <w:pStyle w:val="Paragraph"/>
        <w:spacing w:line="276" w:lineRule="auto"/>
        <w:ind w:firstLine="0"/>
        <w:rPr>
          <w:rFonts w:eastAsiaTheme="minorEastAsia"/>
          <w:lang w:eastAsia="zh-CN"/>
        </w:rPr>
      </w:pPr>
      <w:r w:rsidRPr="00FA395A">
        <w:rPr>
          <w:rFonts w:eastAsiaTheme="minorEastAsia"/>
          <w:vertAlign w:val="superscript"/>
          <w:lang w:eastAsia="zh-CN"/>
        </w:rPr>
        <w:t>6</w:t>
      </w:r>
      <w:r w:rsidRPr="00FA395A">
        <w:t>ARC Centre of Excellence for Australian Biodiversity and Heritage, University of Wollongong, Wollongong, NSW 2522, Australia</w:t>
      </w:r>
    </w:p>
    <w:p w14:paraId="10D32C95" w14:textId="77777777" w:rsidR="00E2406D" w:rsidRPr="00FA395A" w:rsidRDefault="00E2406D" w:rsidP="00E2406D">
      <w:pPr>
        <w:pStyle w:val="Paragraph"/>
        <w:spacing w:line="276" w:lineRule="auto"/>
        <w:ind w:firstLine="0"/>
        <w:rPr>
          <w:rFonts w:eastAsiaTheme="minorEastAsia"/>
          <w:lang w:eastAsia="zh-CN"/>
        </w:rPr>
      </w:pPr>
      <w:r w:rsidRPr="00FA395A">
        <w:rPr>
          <w:vertAlign w:val="superscript"/>
        </w:rPr>
        <w:t>*</w:t>
      </w:r>
      <w:r w:rsidRPr="00FA395A">
        <w:t>Correspondence to: YH (yh280@scu.edu.cn)</w:t>
      </w:r>
    </w:p>
    <w:p w14:paraId="106210CC" w14:textId="77777777" w:rsidR="00E2406D" w:rsidRPr="00FA395A" w:rsidRDefault="00E2406D" w:rsidP="00E2406D">
      <w:pPr>
        <w:shd w:val="clear" w:color="auto" w:fill="FFFFFF"/>
        <w:spacing w:before="100" w:beforeAutospacing="1" w:after="0" w:line="360" w:lineRule="auto"/>
        <w:rPr>
          <w:rFonts w:ascii="Times New Roman" w:hAnsi="Times New Roman" w:cs="Times New Roman"/>
          <w:bCs/>
          <w:sz w:val="24"/>
          <w:szCs w:val="24"/>
        </w:rPr>
      </w:pPr>
      <w:r w:rsidRPr="00FA395A">
        <w:rPr>
          <w:rFonts w:ascii="Times New Roman" w:eastAsia="Times New Roman" w:hAnsi="Times New Roman" w:cs="Times New Roman"/>
          <w:b/>
          <w:bCs/>
          <w:sz w:val="24"/>
          <w:szCs w:val="24"/>
        </w:rPr>
        <w:t>Keywords:</w:t>
      </w:r>
      <w:r w:rsidRPr="00FA395A">
        <w:rPr>
          <w:rFonts w:ascii="Times New Roman" w:eastAsia="Times New Roman" w:hAnsi="Times New Roman" w:cs="Times New Roman"/>
          <w:sz w:val="24"/>
          <w:szCs w:val="24"/>
        </w:rPr>
        <w:t> </w:t>
      </w:r>
      <w:r w:rsidRPr="00FA395A">
        <w:rPr>
          <w:rFonts w:ascii="Times New Roman" w:hAnsi="Times New Roman" w:cs="Times New Roman"/>
          <w:bCs/>
          <w:sz w:val="24"/>
          <w:szCs w:val="24"/>
        </w:rPr>
        <w:t xml:space="preserve">Middle Palaeolithic, Southwest China, </w:t>
      </w:r>
      <w:proofErr w:type="spellStart"/>
      <w:r w:rsidRPr="00FA395A">
        <w:rPr>
          <w:rFonts w:ascii="Times New Roman" w:hAnsi="Times New Roman" w:cs="Times New Roman"/>
          <w:bCs/>
          <w:sz w:val="24"/>
          <w:szCs w:val="24"/>
        </w:rPr>
        <w:t>Guanyindong</w:t>
      </w:r>
      <w:proofErr w:type="spellEnd"/>
      <w:r w:rsidRPr="00FA395A">
        <w:rPr>
          <w:rFonts w:ascii="Times New Roman" w:hAnsi="Times New Roman" w:cs="Times New Roman"/>
          <w:bCs/>
          <w:sz w:val="24"/>
          <w:szCs w:val="24"/>
        </w:rPr>
        <w:t xml:space="preserve">, Diversity, Levallois, </w:t>
      </w:r>
      <w:proofErr w:type="spellStart"/>
      <w:r w:rsidRPr="00FA395A">
        <w:rPr>
          <w:rFonts w:ascii="Times New Roman" w:hAnsi="Times New Roman" w:cs="Times New Roman"/>
          <w:bCs/>
          <w:sz w:val="24"/>
          <w:szCs w:val="24"/>
        </w:rPr>
        <w:t>Quina</w:t>
      </w:r>
      <w:proofErr w:type="spellEnd"/>
      <w:r w:rsidRPr="00FA395A">
        <w:rPr>
          <w:rFonts w:ascii="Times New Roman" w:hAnsi="Times New Roman" w:cs="Times New Roman"/>
          <w:bCs/>
          <w:sz w:val="24"/>
          <w:szCs w:val="24"/>
        </w:rPr>
        <w:t xml:space="preserve"> </w:t>
      </w:r>
    </w:p>
    <w:p w14:paraId="4FB7CDD7" w14:textId="2A5B7A81" w:rsidR="00943169" w:rsidRPr="00FA395A" w:rsidRDefault="00FA395A" w:rsidP="00FA395A">
      <w:pPr>
        <w:pStyle w:val="Heading1"/>
      </w:pPr>
      <w:commentRangeStart w:id="0"/>
      <w:r w:rsidRPr="00FA395A">
        <w:rPr>
          <w:rFonts w:hint="eastAsia"/>
        </w:rPr>
        <w:t>M</w:t>
      </w:r>
      <w:r w:rsidRPr="00FA395A">
        <w:t>ethod</w:t>
      </w:r>
      <w:commentRangeEnd w:id="0"/>
      <w:r w:rsidR="009663C6">
        <w:rPr>
          <w:rStyle w:val="CommentReference"/>
          <w:rFonts w:asciiTheme="minorHAnsi" w:eastAsiaTheme="minorEastAsia" w:hAnsiTheme="minorHAnsi" w:cstheme="minorBidi"/>
          <w:b w:val="0"/>
        </w:rPr>
        <w:commentReference w:id="0"/>
      </w:r>
    </w:p>
    <w:p w14:paraId="751CE30E" w14:textId="61CC6380" w:rsidR="00943169" w:rsidRPr="00FA395A" w:rsidRDefault="00D93CC7" w:rsidP="00943169">
      <w:pPr>
        <w:pStyle w:val="Heading2"/>
      </w:pPr>
      <w:r w:rsidRPr="00FA395A">
        <w:t xml:space="preserve">Typological and technological approach </w:t>
      </w:r>
    </w:p>
    <w:p w14:paraId="384AFDB5" w14:textId="5EBCBE26" w:rsidR="00D93CC7" w:rsidRPr="00FA395A" w:rsidDel="009663C6" w:rsidRDefault="000F3EBB" w:rsidP="009F7CAC">
      <w:pPr>
        <w:rPr>
          <w:del w:id="1" w:author="Ben Marwick" w:date="2020-10-05T23:35:00Z"/>
          <w:rFonts w:ascii="Times New Roman" w:hAnsi="Times New Roman" w:cs="Times New Roman"/>
          <w:sz w:val="24"/>
          <w:szCs w:val="24"/>
        </w:rPr>
      </w:pPr>
      <w:r w:rsidRPr="00FA395A">
        <w:rPr>
          <w:rFonts w:ascii="Times New Roman" w:hAnsi="Times New Roman" w:cs="Times New Roman"/>
          <w:sz w:val="24"/>
          <w:szCs w:val="24"/>
        </w:rPr>
        <w:t xml:space="preserve">Except </w:t>
      </w:r>
      <w:ins w:id="2" w:author="Ben Marwick" w:date="2020-10-05T23:34:00Z">
        <w:r w:rsidR="009663C6">
          <w:rPr>
            <w:rFonts w:ascii="Times New Roman" w:hAnsi="Times New Roman" w:cs="Times New Roman"/>
            <w:sz w:val="24"/>
            <w:szCs w:val="24"/>
          </w:rPr>
          <w:t xml:space="preserve">when </w:t>
        </w:r>
      </w:ins>
      <w:r w:rsidRPr="00FA395A">
        <w:rPr>
          <w:rFonts w:ascii="Times New Roman" w:hAnsi="Times New Roman" w:cs="Times New Roman"/>
          <w:sz w:val="24"/>
          <w:szCs w:val="24"/>
        </w:rPr>
        <w:t xml:space="preserve">referring to the technical analysis developed by authors such as </w:t>
      </w:r>
      <w:proofErr w:type="spellStart"/>
      <w:r w:rsidRPr="00FA395A">
        <w:rPr>
          <w:rFonts w:ascii="Times New Roman" w:hAnsi="Times New Roman" w:cs="Times New Roman"/>
          <w:sz w:val="24"/>
          <w:szCs w:val="24"/>
        </w:rPr>
        <w:t>Geneste</w:t>
      </w:r>
      <w:proofErr w:type="spellEnd"/>
      <w:r w:rsidRPr="00FA395A">
        <w:rPr>
          <w:rFonts w:ascii="Times New Roman" w:hAnsi="Times New Roman" w:cs="Times New Roman"/>
          <w:sz w:val="24"/>
          <w:szCs w:val="24"/>
        </w:rPr>
        <w:t xml:space="preserve"> </w:t>
      </w:r>
      <w:r w:rsidRPr="00FA395A">
        <w:rPr>
          <w:rFonts w:ascii="Times New Roman" w:hAnsi="Times New Roman" w:cs="Times New Roman"/>
          <w:sz w:val="24"/>
          <w:szCs w:val="24"/>
        </w:rPr>
        <w:fldChar w:fldCharType="begin"/>
      </w:r>
      <w:r w:rsidRPr="00FA395A">
        <w:rPr>
          <w:rFonts w:ascii="Times New Roman" w:hAnsi="Times New Roman" w:cs="Times New Roman"/>
          <w:sz w:val="24"/>
          <w:szCs w:val="24"/>
        </w:rPr>
        <w:instrText xml:space="preserve"> ADDIN EN.CITE &lt;EndNote&gt;&lt;Cite ExcludeAuth="1"&gt;&lt;Author&gt;Geneste&lt;/Author&gt;&lt;Year&gt;1988&lt;/Year&gt;&lt;RecNum&gt;5555&lt;/RecNum&gt;&lt;DisplayText&gt;(1988)&lt;/DisplayText&gt;&lt;record&gt;&lt;rec-number&gt;5555&lt;/rec-number&gt;&lt;foreign-keys&gt;&lt;key app="EN" db-id="2e0tpp90z59szvexrf15t22p2ewafwer550w" timestamp="1587919687"&gt;5555&lt;/key&gt;&lt;/foreign-keys&gt;&lt;ref-type name="Book Section"&gt;5&lt;/ref-type&gt;&lt;contributors&gt;&lt;authors&gt;&lt;author&gt;Geneste, J.-M.&lt;/author&gt;&lt;/authors&gt;&lt;secondary-authors&gt;&lt;author&gt;Otte, M.&lt;/author&gt;&lt;/secondary-authors&gt;&lt;/contributors&gt;&lt;titles&gt;&lt;title&gt;&lt;style face="normal" font="default" size="100%"&gt;Systèmes d&lt;/style&gt;&lt;style face="normal" font="default" charset="134" size="100%"&gt;’approvisionnement en mati&lt;/style&gt;&lt;style face="normal" font="default" size="100%"&gt;ères premières au Paléolithique moyen et au Paléolithique supérieur en Aquitaine&lt;/style&gt;&lt;/title&gt;&lt;secondary-title&gt;&lt;style face="normal" font="default" size="100%"&gt;L&lt;/style&gt;&lt;style face="normal" font="default" charset="134" size="100%"&gt;’Homme de N&lt;/style&gt;&lt;style face="normal" font="default" size="100%"&gt;éandertal&lt;/style&gt;&lt;/secondary-title&gt;&lt;/titles&gt;&lt;pages&gt;61-70&lt;/pages&gt;&lt;volume&gt;8&lt;/volume&gt;&lt;dates&gt;&lt;year&gt;1988&lt;/year&gt;&lt;/dates&gt;&lt;pub-location&gt;La Mutation&lt;/pub-location&gt;&lt;urls&gt;&lt;/urls&gt;&lt;/record&gt;&lt;/Cite&gt;&lt;/EndNote&gt;</w:instrText>
      </w:r>
      <w:r w:rsidRPr="00FA395A">
        <w:rPr>
          <w:rFonts w:ascii="Times New Roman" w:hAnsi="Times New Roman" w:cs="Times New Roman"/>
          <w:sz w:val="24"/>
          <w:szCs w:val="24"/>
        </w:rPr>
        <w:fldChar w:fldCharType="separate"/>
      </w:r>
      <w:r w:rsidRPr="00FA395A">
        <w:rPr>
          <w:rFonts w:ascii="Times New Roman" w:hAnsi="Times New Roman" w:cs="Times New Roman"/>
          <w:noProof/>
          <w:sz w:val="24"/>
          <w:szCs w:val="24"/>
        </w:rPr>
        <w:t>(1988)</w:t>
      </w:r>
      <w:r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w:t>
      </w:r>
      <w:proofErr w:type="spellStart"/>
      <w:r w:rsidRPr="00FA395A">
        <w:rPr>
          <w:rFonts w:ascii="Times New Roman" w:hAnsi="Times New Roman" w:cs="Times New Roman"/>
          <w:sz w:val="24"/>
          <w:szCs w:val="24"/>
        </w:rPr>
        <w:t>Boëda</w:t>
      </w:r>
      <w:proofErr w:type="spellEnd"/>
      <w:r w:rsidRPr="00FA395A">
        <w:rPr>
          <w:rFonts w:ascii="Times New Roman" w:hAnsi="Times New Roman" w:cs="Times New Roman"/>
          <w:sz w:val="24"/>
          <w:szCs w:val="24"/>
        </w:rPr>
        <w:t xml:space="preserve"> et al.</w:t>
      </w:r>
      <w:r w:rsidRPr="00FA395A">
        <w:rPr>
          <w:rFonts w:ascii="Times New Roman" w:hAnsi="Times New Roman" w:cs="Times New Roman"/>
          <w:sz w:val="24"/>
          <w:szCs w:val="24"/>
        </w:rPr>
        <w:fldChar w:fldCharType="begin"/>
      </w:r>
      <w:r w:rsidR="00EB1850" w:rsidRPr="00FA395A">
        <w:rPr>
          <w:rFonts w:ascii="Times New Roman" w:hAnsi="Times New Roman" w:cs="Times New Roman"/>
          <w:sz w:val="24"/>
          <w:szCs w:val="24"/>
        </w:rPr>
        <w:instrText xml:space="preserve"> ADDIN EN.CITE &lt;EndNote&gt;&lt;Cite ExcludeAuth="1"&gt;&lt;Author&gt;Eric Boëda&lt;/Author&gt;&lt;Year&gt;1990&lt;/Year&gt;&lt;RecNum&gt;173&lt;/RecNum&gt;&lt;DisplayText&gt;(1990, 1993)&lt;/DisplayText&gt;&lt;record&gt;&lt;rec-number&gt;173&lt;/rec-number&gt;&lt;foreign-keys&gt;&lt;key app="EN" db-id="e0fx9eewc55z5me9zx35zpfdvs5rfzws2t2r" timestamp="1562486065"&gt;173&lt;/key&gt;&lt;/foreign-keys&gt;&lt;ref-type name="Journal Article"&gt;17&lt;/ref-type&gt;&lt;contributors&gt;&lt;authors&gt;&lt;author&gt;&lt;style face="normal" font="default" size="100%"&gt;Eric Boëda&lt;/style&gt;&lt;style face="normal" font="default" charset="134" size="100%"&gt;, &lt;/style&gt;&lt;style face="normal" font="default" size="100%"&gt;Jean-Michel Geneste, Liliane Meignen&lt;/style&gt;&lt;/author&gt;&lt;/authors&gt;&lt;/contributors&gt;&lt;titles&gt;&lt;title&gt;Identification de chaînes opératoires lithiques du Paléolithique ancien et moyen&lt;/title&gt;&lt;secondary-title&gt;Paléo&lt;/secondary-title&gt;&lt;/titles&gt;&lt;periodical&gt;&lt;full-title&gt;Paléo&lt;/full-title&gt;&lt;/periodical&gt;&lt;pages&gt;43-80&lt;/pages&gt;&lt;volume&gt;2&lt;/volume&gt;&lt;dates&gt;&lt;year&gt;1990&lt;/year&gt;&lt;/dates&gt;&lt;urls&gt;&lt;/urls&gt;&lt;/record&gt;&lt;/Cite&gt;&lt;Cite ExcludeAuth="1"&gt;&lt;Author&gt;Boëda&lt;/Author&gt;&lt;Year&gt;1993&lt;/Year&gt;&lt;RecNum&gt;439&lt;/RecNum&gt;&lt;record&gt;&lt;rec-number&gt;439&lt;/rec-number&gt;&lt;foreign-keys&gt;&lt;key app="EN" db-id="e0fx9eewc55z5me9zx35zpfdvs5rfzws2t2r" timestamp="1562486084"&gt;439&lt;/key&gt;&lt;/foreign-keys&gt;&lt;ref-type name="Journal Article"&gt;17&lt;/ref-type&gt;&lt;contributors&gt;&lt;authors&gt;&lt;author&gt;Eric Boëda&lt;/author&gt;&lt;/authors&gt;&lt;/contributors&gt;&lt;titles&gt;&lt;title&gt;Le débitage discoïde et le débitage Levallois récurrent centripède&lt;/title&gt;&lt;secondary-title&gt;Bulletin de la Société préhistorique française&lt;/secondary-title&gt;&lt;/titles&gt;&lt;periodical&gt;&lt;full-title&gt;Bulletin de la Société préhistorique française&lt;/full-title&gt;&lt;/periodical&gt;&lt;pages&gt;392-404&lt;/pages&gt;&lt;volume&gt;90&lt;/volume&gt;&lt;dates&gt;&lt;year&gt;1993&lt;/year&gt;&lt;/dates&gt;&lt;urls&gt;&lt;/urls&gt;&lt;/record&gt;&lt;/Cite&gt;&lt;/EndNote&gt;</w:instrText>
      </w:r>
      <w:r w:rsidRPr="00FA395A">
        <w:rPr>
          <w:rFonts w:ascii="Times New Roman" w:hAnsi="Times New Roman" w:cs="Times New Roman"/>
          <w:sz w:val="24"/>
          <w:szCs w:val="24"/>
        </w:rPr>
        <w:fldChar w:fldCharType="separate"/>
      </w:r>
      <w:r w:rsidRPr="00FA395A">
        <w:rPr>
          <w:rFonts w:ascii="Times New Roman" w:hAnsi="Times New Roman" w:cs="Times New Roman"/>
          <w:noProof/>
          <w:sz w:val="24"/>
          <w:szCs w:val="24"/>
        </w:rPr>
        <w:t>(1990, 1993)</w:t>
      </w:r>
      <w:r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w:t>
      </w:r>
      <w:proofErr w:type="spellStart"/>
      <w:r w:rsidRPr="00FA395A">
        <w:rPr>
          <w:rFonts w:ascii="Times New Roman" w:hAnsi="Times New Roman" w:cs="Times New Roman"/>
          <w:sz w:val="24"/>
          <w:szCs w:val="24"/>
        </w:rPr>
        <w:t>Geneste</w:t>
      </w:r>
      <w:proofErr w:type="spellEnd"/>
      <w:r w:rsidRPr="00FA395A">
        <w:rPr>
          <w:rFonts w:ascii="Times New Roman" w:hAnsi="Times New Roman" w:cs="Times New Roman"/>
          <w:sz w:val="24"/>
          <w:szCs w:val="24"/>
        </w:rPr>
        <w:t xml:space="preserve"> et al.</w:t>
      </w:r>
      <w:r w:rsidRPr="00FA395A">
        <w:rPr>
          <w:rFonts w:ascii="Times New Roman" w:hAnsi="Times New Roman" w:cs="Times New Roman"/>
          <w:sz w:val="24"/>
          <w:szCs w:val="24"/>
        </w:rPr>
        <w:fldChar w:fldCharType="begin"/>
      </w:r>
      <w:r w:rsidRPr="00FA395A">
        <w:rPr>
          <w:rFonts w:ascii="Times New Roman" w:hAnsi="Times New Roman" w:cs="Times New Roman"/>
          <w:sz w:val="24"/>
          <w:szCs w:val="24"/>
        </w:rPr>
        <w:instrText xml:space="preserve"> ADDIN EN.CITE &lt;EndNote&gt;&lt;Cite ExcludeAuth="1"&gt;&lt;Author&gt;Geneste&lt;/Author&gt;&lt;Year&gt;1997&lt;/Year&gt;&lt;RecNum&gt;5556&lt;/RecNum&gt;&lt;DisplayText&gt;(1997)&lt;/DisplayText&gt;&lt;record&gt;&lt;rec-number&gt;5556&lt;/rec-number&gt;&lt;foreign-keys&gt;&lt;key app="EN" db-id="2e0tpp90z59szvexrf15t22p2ewafwer550w" timestamp="1587920226"&gt;5556&lt;/key&gt;&lt;/foreign-keys&gt;&lt;ref-type name="Journal Article"&gt;17&lt;/ref-type&gt;&lt;contributors&gt;&lt;authors&gt;&lt;author&gt;Geneste, J.-M.&lt;/author&gt;&lt;author&gt;Jaubert, J.&lt;/author&gt;&lt;author&gt;Lenoir, M.&lt;/author&gt;&lt;author&gt;Meignen, L.&lt;/author&gt;&lt;author&gt;Turq, A.&lt;/author&gt;&lt;/authors&gt;&lt;/contributors&gt;&lt;titles&gt;&lt;title&gt;Approche technologique des Moustériens charentiens du sud-ouest de la France et du Languedoc oriental&lt;/title&gt;&lt;secondary-title&gt;Paleo&lt;/secondary-title&gt;&lt;/titles&gt;&lt;periodical&gt;&lt;full-title&gt;Paléo&lt;/full-title&gt;&lt;/periodical&gt;&lt;pages&gt;101-142&lt;/pages&gt;&lt;volume&gt;9&lt;/volume&gt;&lt;dates&gt;&lt;year&gt;1997&lt;/year&gt;&lt;/dates&gt;&lt;urls&gt;&lt;/urls&gt;&lt;/record&gt;&lt;/Cite&gt;&lt;/EndNote&gt;</w:instrText>
      </w:r>
      <w:r w:rsidRPr="00FA395A">
        <w:rPr>
          <w:rFonts w:ascii="Times New Roman" w:hAnsi="Times New Roman" w:cs="Times New Roman"/>
          <w:sz w:val="24"/>
          <w:szCs w:val="24"/>
        </w:rPr>
        <w:fldChar w:fldCharType="separate"/>
      </w:r>
      <w:r w:rsidRPr="00FA395A">
        <w:rPr>
          <w:rFonts w:ascii="Times New Roman" w:hAnsi="Times New Roman" w:cs="Times New Roman"/>
          <w:noProof/>
          <w:sz w:val="24"/>
          <w:szCs w:val="24"/>
        </w:rPr>
        <w:t>(1997)</w:t>
      </w:r>
      <w:r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and Vaquero</w:t>
      </w:r>
      <w:r w:rsidRPr="00FA395A">
        <w:rPr>
          <w:rFonts w:ascii="Times New Roman" w:hAnsi="Times New Roman" w:cs="Times New Roman"/>
          <w:sz w:val="24"/>
          <w:szCs w:val="24"/>
        </w:rPr>
        <w:fldChar w:fldCharType="begin"/>
      </w:r>
      <w:r w:rsidRPr="00FA395A">
        <w:rPr>
          <w:rFonts w:ascii="Times New Roman" w:hAnsi="Times New Roman" w:cs="Times New Roman"/>
          <w:sz w:val="24"/>
          <w:szCs w:val="24"/>
        </w:rPr>
        <w:instrText xml:space="preserve"> ADDIN EN.CITE &lt;EndNote&gt;&lt;Cite ExcludeAuth="1"&gt;&lt;Author&gt;Vaquero&lt;/Author&gt;&lt;Year&gt;2008&lt;/Year&gt;&lt;RecNum&gt;5557&lt;/RecNum&gt;&lt;DisplayText&gt;(2008)&lt;/DisplayText&gt;&lt;record&gt;&lt;rec-number&gt;5557&lt;/rec-number&gt;&lt;foreign-keys&gt;&lt;key app="EN" db-id="2e0tpp90z59szvexrf15t22p2ewafwer550w" timestamp="1587920475"&gt;5557&lt;/key&gt;&lt;/foreign-keys&gt;&lt;ref-type name="Journal Article"&gt;17&lt;/ref-type&gt;&lt;contributors&gt;&lt;authors&gt;&lt;author&gt;Vaquero, Manuel&lt;/author&gt;&lt;/authors&gt;&lt;/contributors&gt;&lt;titles&gt;&lt;title&gt;The history of stones: behavioural inferences and temporal resolution of an archaeological assemblage from the Middle Palaeolithic&lt;/title&gt;&lt;secondary-title&gt;Journal of Archaeological Science&lt;/secondary-title&gt;&lt;/titles&gt;&lt;periodical&gt;&lt;full-title&gt;Journal of Archaeological Science&lt;/full-title&gt;&lt;/periodical&gt;&lt;pages&gt;3178-3185&lt;/pages&gt;&lt;volume&gt;35&lt;/volume&gt;&lt;number&gt;12&lt;/number&gt;&lt;keywords&gt;&lt;keyword&gt;Behaviour&lt;/keyword&gt;&lt;keyword&gt;Temporal resolution&lt;/keyword&gt;&lt;keyword&gt;Lithic provisioning strategies&lt;/keyword&gt;&lt;keyword&gt;Middle Palaeolithic&lt;/keyword&gt;&lt;keyword&gt;Abric Romaní&lt;/keyword&gt;&lt;/keywords&gt;&lt;dates&gt;&lt;year&gt;2008&lt;/year&gt;&lt;pub-dates&gt;&lt;date&gt;2008/12/01/&lt;/date&gt;&lt;/pub-dates&gt;&lt;/dates&gt;&lt;isbn&gt;0305-4403&lt;/isbn&gt;&lt;urls&gt;&lt;related-urls&gt;&lt;url&gt;http://www.sciencedirect.com/science/article/pii/S0305440308001623&lt;/url&gt;&lt;/related-urls&gt;&lt;/urls&gt;&lt;electronic-resource-num&gt;https://doi.org/10.1016/j.jas.2008.07.006&lt;/electronic-resource-num&gt;&lt;/record&gt;&lt;/Cite&gt;&lt;/EndNote&gt;</w:instrText>
      </w:r>
      <w:r w:rsidRPr="00FA395A">
        <w:rPr>
          <w:rFonts w:ascii="Times New Roman" w:hAnsi="Times New Roman" w:cs="Times New Roman"/>
          <w:sz w:val="24"/>
          <w:szCs w:val="24"/>
        </w:rPr>
        <w:fldChar w:fldCharType="separate"/>
      </w:r>
      <w:r w:rsidRPr="00FA395A">
        <w:rPr>
          <w:rFonts w:ascii="Times New Roman" w:hAnsi="Times New Roman" w:cs="Times New Roman"/>
          <w:noProof/>
          <w:sz w:val="24"/>
          <w:szCs w:val="24"/>
        </w:rPr>
        <w:t>(2008)</w:t>
      </w:r>
      <w:r w:rsidRPr="00FA395A">
        <w:rPr>
          <w:rFonts w:ascii="Times New Roman" w:hAnsi="Times New Roman" w:cs="Times New Roman"/>
          <w:sz w:val="24"/>
          <w:szCs w:val="24"/>
        </w:rPr>
        <w:fldChar w:fldCharType="end"/>
      </w:r>
      <w:r w:rsidRPr="00FA395A">
        <w:rPr>
          <w:rFonts w:ascii="Times New Roman" w:hAnsi="Times New Roman" w:cs="Times New Roman"/>
          <w:sz w:val="24"/>
          <w:szCs w:val="24"/>
        </w:rPr>
        <w:t>, t</w:t>
      </w:r>
      <w:r w:rsidR="00D93CC7" w:rsidRPr="00FA395A">
        <w:rPr>
          <w:rFonts w:ascii="Times New Roman" w:hAnsi="Times New Roman" w:cs="Times New Roman"/>
          <w:sz w:val="24"/>
          <w:szCs w:val="24"/>
        </w:rPr>
        <w:t xml:space="preserve">he sorting procedures </w:t>
      </w:r>
      <w:ins w:id="3" w:author="Ben Marwick" w:date="2020-10-05T23:34:00Z">
        <w:r w:rsidR="009663C6">
          <w:rPr>
            <w:rFonts w:ascii="Times New Roman" w:hAnsi="Times New Roman" w:cs="Times New Roman"/>
            <w:sz w:val="24"/>
            <w:szCs w:val="24"/>
          </w:rPr>
          <w:t xml:space="preserve">we used </w:t>
        </w:r>
      </w:ins>
      <w:r w:rsidR="00D93CC7" w:rsidRPr="00FA395A">
        <w:rPr>
          <w:rFonts w:ascii="Times New Roman" w:hAnsi="Times New Roman" w:cs="Times New Roman"/>
          <w:sz w:val="24"/>
          <w:szCs w:val="24"/>
        </w:rPr>
        <w:t xml:space="preserve">for stone artefacts </w:t>
      </w:r>
      <w:del w:id="4" w:author="Ben Marwick" w:date="2020-10-05T23:34:00Z">
        <w:r w:rsidRPr="00FA395A" w:rsidDel="009663C6">
          <w:rPr>
            <w:rFonts w:ascii="Times New Roman" w:hAnsi="Times New Roman" w:cs="Times New Roman"/>
            <w:sz w:val="24"/>
            <w:szCs w:val="24"/>
          </w:rPr>
          <w:delText xml:space="preserve">also </w:delText>
        </w:r>
      </w:del>
      <w:r w:rsidR="00D93CC7" w:rsidRPr="00FA395A">
        <w:rPr>
          <w:rFonts w:ascii="Times New Roman" w:hAnsi="Times New Roman" w:cs="Times New Roman"/>
          <w:sz w:val="24"/>
          <w:szCs w:val="24"/>
        </w:rPr>
        <w:t xml:space="preserve">are according to the typology developed and summarized by </w:t>
      </w:r>
      <w:proofErr w:type="spellStart"/>
      <w:r w:rsidR="00D93CC7" w:rsidRPr="00FA395A">
        <w:rPr>
          <w:rFonts w:ascii="Times New Roman" w:hAnsi="Times New Roman" w:cs="Times New Roman"/>
          <w:sz w:val="24"/>
          <w:szCs w:val="24"/>
        </w:rPr>
        <w:t>Bordes</w:t>
      </w:r>
      <w:proofErr w:type="spellEnd"/>
      <w:r w:rsidR="000A4F6D" w:rsidRPr="00FA395A">
        <w:rPr>
          <w:rFonts w:ascii="Times New Roman" w:hAnsi="Times New Roman" w:cs="Times New Roman"/>
          <w:sz w:val="24"/>
          <w:szCs w:val="24"/>
        </w:rPr>
        <w:t xml:space="preserve"> </w:t>
      </w:r>
      <w:r w:rsidR="000A4F6D" w:rsidRPr="00FA395A">
        <w:rPr>
          <w:rFonts w:ascii="Times New Roman" w:hAnsi="Times New Roman" w:cs="Times New Roman"/>
          <w:sz w:val="24"/>
          <w:szCs w:val="24"/>
        </w:rPr>
        <w:fldChar w:fldCharType="begin">
          <w:fldData xml:space="preserve">PEVuZE5vdGU+PENpdGU+PEF1dGhvcj5Cb3JkZXM8L0F1dGhvcj48WWVhcj4xOTYxPC9ZZWFyPjxS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</w:fldData>
        </w:fldChar>
      </w:r>
      <w:r w:rsidR="000A4F6D" w:rsidRPr="00FA395A">
        <w:rPr>
          <w:rFonts w:ascii="Times New Roman" w:hAnsi="Times New Roman" w:cs="Times New Roman"/>
          <w:sz w:val="24"/>
          <w:szCs w:val="24"/>
        </w:rPr>
        <w:instrText xml:space="preserve"> ADDIN EN.CITE </w:instrText>
      </w:r>
      <w:r w:rsidR="000A4F6D" w:rsidRPr="00FA395A">
        <w:rPr>
          <w:rFonts w:ascii="Times New Roman" w:hAnsi="Times New Roman" w:cs="Times New Roman"/>
          <w:sz w:val="24"/>
          <w:szCs w:val="24"/>
        </w:rPr>
        <w:fldChar w:fldCharType="begin">
          <w:fldData xml:space="preserve">PEVuZE5vdGU+PENpdGU+PEF1dGhvcj5Cb3JkZXM8L0F1dGhvcj48WWVhcj4xOTYxPC9ZZWFyPjxS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</w:fldData>
        </w:fldChar>
      </w:r>
      <w:r w:rsidR="000A4F6D" w:rsidRPr="00FA395A">
        <w:rPr>
          <w:rFonts w:ascii="Times New Roman" w:hAnsi="Times New Roman" w:cs="Times New Roman"/>
          <w:sz w:val="24"/>
          <w:szCs w:val="24"/>
        </w:rPr>
        <w:instrText xml:space="preserve"> ADDIN EN.CITE.DATA </w:instrText>
      </w:r>
      <w:r w:rsidR="000A4F6D" w:rsidRPr="00FA395A">
        <w:rPr>
          <w:rFonts w:ascii="Times New Roman" w:hAnsi="Times New Roman" w:cs="Times New Roman"/>
          <w:sz w:val="24"/>
          <w:szCs w:val="24"/>
        </w:rPr>
      </w:r>
      <w:r w:rsidR="000A4F6D" w:rsidRPr="00FA395A">
        <w:rPr>
          <w:rFonts w:ascii="Times New Roman" w:hAnsi="Times New Roman" w:cs="Times New Roman"/>
          <w:sz w:val="24"/>
          <w:szCs w:val="24"/>
        </w:rPr>
        <w:fldChar w:fldCharType="end"/>
      </w:r>
      <w:r w:rsidR="000A4F6D" w:rsidRPr="00FA395A">
        <w:rPr>
          <w:rFonts w:ascii="Times New Roman" w:hAnsi="Times New Roman" w:cs="Times New Roman"/>
          <w:sz w:val="24"/>
          <w:szCs w:val="24"/>
        </w:rPr>
      </w:r>
      <w:r w:rsidR="000A4F6D"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(Bordes 1961, Bordes 1969, Debénath and Dibble 1993)</w:t>
      </w:r>
      <w:r w:rsidR="000A4F6D" w:rsidRPr="00FA395A">
        <w:rPr>
          <w:rFonts w:ascii="Times New Roman" w:hAnsi="Times New Roman" w:cs="Times New Roman"/>
          <w:sz w:val="24"/>
          <w:szCs w:val="24"/>
        </w:rPr>
        <w:fldChar w:fldCharType="end"/>
      </w:r>
      <w:r w:rsidR="00D93CC7" w:rsidRPr="00FA395A">
        <w:rPr>
          <w:rFonts w:ascii="Times New Roman" w:hAnsi="Times New Roman" w:cs="Times New Roman"/>
          <w:sz w:val="24"/>
          <w:szCs w:val="24"/>
        </w:rPr>
        <w:t xml:space="preserve"> and </w:t>
      </w:r>
      <w:proofErr w:type="spellStart"/>
      <w:r w:rsidR="00D93CC7" w:rsidRPr="00FA395A">
        <w:rPr>
          <w:rFonts w:ascii="Times New Roman" w:hAnsi="Times New Roman" w:cs="Times New Roman"/>
          <w:sz w:val="24"/>
          <w:szCs w:val="24"/>
        </w:rPr>
        <w:t>Inizan</w:t>
      </w:r>
      <w:proofErr w:type="spellEnd"/>
      <w:r w:rsidR="00D93CC7" w:rsidRPr="00FA395A">
        <w:rPr>
          <w:rFonts w:ascii="Times New Roman" w:hAnsi="Times New Roman" w:cs="Times New Roman"/>
          <w:sz w:val="24"/>
          <w:szCs w:val="24"/>
        </w:rPr>
        <w:t xml:space="preserve"> et al. </w:t>
      </w:r>
      <w:r w:rsidRPr="00FA395A">
        <w:rPr>
          <w:rFonts w:ascii="Times New Roman" w:hAnsi="Times New Roman" w:cs="Times New Roman"/>
          <w:sz w:val="24"/>
          <w:szCs w:val="24"/>
        </w:rPr>
        <w:fldChar w:fldCharType="begin"/>
      </w:r>
      <w:r w:rsidRPr="00FA395A">
        <w:rPr>
          <w:rFonts w:ascii="Times New Roman" w:hAnsi="Times New Roman" w:cs="Times New Roman"/>
          <w:sz w:val="24"/>
          <w:szCs w:val="24"/>
        </w:rPr>
        <w:instrText xml:space="preserve"> ADDIN EN.CITE &lt;EndNote&gt;&lt;Cite ExcludeAuth="1"&gt;&lt;Author&gt;Inizan&lt;/Author&gt;&lt;Year&gt;1999&lt;/Year&gt;&lt;RecNum&gt;5581&lt;/RecNum&gt;&lt;DisplayText&gt;(1999)&lt;/DisplayText&gt;&lt;record&gt;&lt;rec-number&gt;5581&lt;/rec-number&gt;&lt;foreign-keys&gt;&lt;key app="EN" db-id="2e0tpp90z59szvexrf15t22p2ewafwer550w" timestamp="1588356843"&gt;5581&lt;/key&gt;&lt;/foreign-keys&gt;&lt;ref-type name="Book"&gt;6&lt;/ref-type&gt;&lt;contributors&gt;&lt;authors&gt;&lt;author&gt;Inizan, Marie</w:instrText>
      </w:r>
      <w:r w:rsidRPr="00FA395A">
        <w:rPr>
          <w:rFonts w:ascii="Times New Roman" w:hAnsi="Times New Roman" w:cs="Times New Roman" w:hint="eastAsia"/>
          <w:sz w:val="24"/>
          <w:szCs w:val="24"/>
        </w:rPr>
        <w:instrText>‐</w:instrText>
      </w:r>
      <w:r w:rsidRPr="00FA395A">
        <w:rPr>
          <w:rFonts w:ascii="Times New Roman" w:hAnsi="Times New Roman" w:cs="Times New Roman"/>
          <w:sz w:val="24"/>
          <w:szCs w:val="24"/>
        </w:rPr>
        <w:instrText>Louise&lt;/author&gt;&lt;author&gt;Reduron-Ballinger, M.&lt;/author&gt;&lt;author&gt;Roche, Helene&lt;/author&gt;&lt;author&gt;Tixier, J.&lt;/author&gt;&lt;/authors&gt;&lt;/contributors&gt;&lt;titles&gt;&lt;title&gt;Technology and Terminology of Knapped Stone&lt;/title&gt;&lt;/titles&gt;&lt;dates&gt;&lt;year&gt;1999&lt;/year&gt;&lt;/dates&gt;&lt;urls&gt;&lt;/urls&gt;&lt;/record&gt;&lt;/Cite&gt;&lt;/EndNote&gt;</w:instrText>
      </w:r>
      <w:r w:rsidRPr="00FA395A">
        <w:rPr>
          <w:rFonts w:ascii="Times New Roman" w:hAnsi="Times New Roman" w:cs="Times New Roman"/>
          <w:sz w:val="24"/>
          <w:szCs w:val="24"/>
        </w:rPr>
        <w:fldChar w:fldCharType="separate"/>
      </w:r>
      <w:r w:rsidRPr="00FA395A">
        <w:rPr>
          <w:rFonts w:ascii="Times New Roman" w:hAnsi="Times New Roman" w:cs="Times New Roman"/>
          <w:noProof/>
          <w:sz w:val="24"/>
          <w:szCs w:val="24"/>
        </w:rPr>
        <w:t>(1999)</w:t>
      </w:r>
      <w:r w:rsidRPr="00FA395A">
        <w:rPr>
          <w:rFonts w:ascii="Times New Roman" w:hAnsi="Times New Roman" w:cs="Times New Roman"/>
          <w:sz w:val="24"/>
          <w:szCs w:val="24"/>
        </w:rPr>
        <w:fldChar w:fldCharType="end"/>
      </w:r>
      <w:del w:id="5" w:author="Ben Marwick" w:date="2020-10-05T23:34:00Z">
        <w:r w:rsidRPr="00FA395A" w:rsidDel="009663C6">
          <w:rPr>
            <w:rFonts w:ascii="Times New Roman" w:hAnsi="Times New Roman" w:cs="Times New Roman"/>
            <w:sz w:val="24"/>
            <w:szCs w:val="24"/>
          </w:rPr>
          <w:delText xml:space="preserve"> and</w:delText>
        </w:r>
      </w:del>
      <w:r w:rsidRPr="00FA395A">
        <w:rPr>
          <w:rFonts w:ascii="Times New Roman" w:hAnsi="Times New Roman" w:cs="Times New Roman"/>
          <w:sz w:val="24"/>
          <w:szCs w:val="24"/>
        </w:rPr>
        <w:t xml:space="preserve"> </w:t>
      </w:r>
      <w:r w:rsidR="00D93CC7" w:rsidRPr="00FA395A">
        <w:rPr>
          <w:rFonts w:ascii="Times New Roman" w:hAnsi="Times New Roman" w:cs="Times New Roman"/>
          <w:sz w:val="24"/>
          <w:szCs w:val="24"/>
        </w:rPr>
        <w:t xml:space="preserve">. The four main categories consist of cores, flakes, tools, chunks and debris. The main categories are defined in </w:t>
      </w:r>
      <w:r w:rsidRPr="00FA395A">
        <w:rPr>
          <w:rFonts w:ascii="Times New Roman" w:hAnsi="Times New Roman" w:cs="Times New Roman"/>
          <w:sz w:val="24"/>
          <w:szCs w:val="24"/>
        </w:rPr>
        <w:fldChar w:fldCharType="begin"/>
      </w:r>
      <w:r w:rsidRPr="00FA395A">
        <w:rPr>
          <w:rFonts w:ascii="Times New Roman" w:hAnsi="Times New Roman" w:cs="Times New Roman"/>
          <w:sz w:val="24"/>
          <w:szCs w:val="24"/>
        </w:rPr>
        <w:instrText xml:space="preserve"> REF _Ref39278188 \h  \* MERGEFORMAT </w:instrText>
      </w:r>
      <w:r w:rsidRPr="00FA395A">
        <w:rPr>
          <w:rFonts w:ascii="Times New Roman" w:hAnsi="Times New Roman" w:cs="Times New Roman"/>
          <w:sz w:val="24"/>
          <w:szCs w:val="24"/>
        </w:rPr>
      </w:r>
      <w:r w:rsidRPr="00FA395A">
        <w:rPr>
          <w:rFonts w:ascii="Times New Roman" w:hAnsi="Times New Roman" w:cs="Times New Roman"/>
          <w:sz w:val="24"/>
          <w:szCs w:val="24"/>
        </w:rPr>
        <w:fldChar w:fldCharType="separate"/>
      </w:r>
      <w:r w:rsidR="00DE1954" w:rsidRPr="00FA395A">
        <w:rPr>
          <w:rFonts w:ascii="Times New Roman" w:hAnsi="Times New Roman" w:cs="Times New Roman"/>
          <w:b/>
          <w:bCs/>
          <w:sz w:val="24"/>
          <w:szCs w:val="24"/>
        </w:rPr>
        <w:t xml:space="preserve">Table </w:t>
      </w:r>
      <w:r w:rsidR="00DE1954" w:rsidRPr="00FA395A">
        <w:rPr>
          <w:rFonts w:ascii="Times New Roman" w:hAnsi="Times New Roman" w:cs="Times New Roman"/>
          <w:b/>
          <w:bCs/>
          <w:noProof/>
          <w:sz w:val="24"/>
          <w:szCs w:val="24"/>
        </w:rPr>
        <w:t>S1</w:t>
      </w:r>
      <w:r w:rsidRPr="00FA395A">
        <w:rPr>
          <w:rFonts w:ascii="Times New Roman" w:hAnsi="Times New Roman" w:cs="Times New Roman"/>
          <w:sz w:val="24"/>
          <w:szCs w:val="24"/>
        </w:rPr>
        <w:fldChar w:fldCharType="end"/>
      </w:r>
      <w:r w:rsidR="00D93CC7" w:rsidRPr="00FA395A">
        <w:rPr>
          <w:rFonts w:ascii="Times New Roman" w:hAnsi="Times New Roman" w:cs="Times New Roman"/>
          <w:sz w:val="24"/>
          <w:szCs w:val="24"/>
        </w:rPr>
        <w:t>. For cores, we divided them in Levallois cores, discoid cores, truncated facet</w:t>
      </w:r>
      <w:r w:rsidR="00B42F27" w:rsidRPr="00FA395A">
        <w:rPr>
          <w:rFonts w:ascii="Times New Roman" w:hAnsi="Times New Roman" w:cs="Times New Roman"/>
          <w:sz w:val="24"/>
          <w:szCs w:val="24"/>
        </w:rPr>
        <w:t>ed pieces</w:t>
      </w:r>
      <w:r w:rsidR="00D93CC7" w:rsidRPr="00FA395A">
        <w:rPr>
          <w:rFonts w:ascii="Times New Roman" w:hAnsi="Times New Roman" w:cs="Times New Roman"/>
          <w:sz w:val="24"/>
          <w:szCs w:val="24"/>
        </w:rPr>
        <w:t xml:space="preserve">, </w:t>
      </w:r>
      <w:r w:rsidR="00B42F27" w:rsidRPr="00FA395A">
        <w:rPr>
          <w:rFonts w:ascii="Times New Roman" w:hAnsi="Times New Roman" w:cs="Times New Roman"/>
          <w:sz w:val="24"/>
          <w:szCs w:val="24"/>
        </w:rPr>
        <w:t>volumetric</w:t>
      </w:r>
      <w:r w:rsidR="00D93CC7" w:rsidRPr="00FA395A">
        <w:rPr>
          <w:rFonts w:ascii="Times New Roman" w:hAnsi="Times New Roman" w:cs="Times New Roman"/>
          <w:sz w:val="24"/>
          <w:szCs w:val="24"/>
        </w:rPr>
        <w:t xml:space="preserve"> cores, and ordinary cores, which are further divided as single-platform, double-platform and multiply-platform cores, based on the quantity of platforms they have. Complete flakes were classified into ordinary flakes, Levallois flakes, </w:t>
      </w:r>
      <w:proofErr w:type="spellStart"/>
      <w:r w:rsidR="00D93CC7" w:rsidRPr="00FA395A">
        <w:rPr>
          <w:rFonts w:ascii="Times New Roman" w:hAnsi="Times New Roman" w:cs="Times New Roman"/>
          <w:sz w:val="24"/>
          <w:szCs w:val="24"/>
        </w:rPr>
        <w:t>débordant</w:t>
      </w:r>
      <w:proofErr w:type="spellEnd"/>
      <w:r w:rsidR="00D93CC7" w:rsidRPr="00FA395A">
        <w:rPr>
          <w:rFonts w:ascii="Times New Roman" w:hAnsi="Times New Roman" w:cs="Times New Roman"/>
          <w:sz w:val="24"/>
          <w:szCs w:val="24"/>
        </w:rPr>
        <w:t xml:space="preserve"> flakes, elongated flakes, </w:t>
      </w:r>
      <w:proofErr w:type="spellStart"/>
      <w:ins w:id="6" w:author="Ben Marwick" w:date="2020-10-05T23:34:00Z">
        <w:r w:rsidR="009663C6">
          <w:rPr>
            <w:rFonts w:ascii="Times New Roman" w:hAnsi="Times New Roman" w:cs="Times New Roman"/>
            <w:sz w:val="24"/>
            <w:szCs w:val="24"/>
          </w:rPr>
          <w:t>K</w:t>
        </w:r>
      </w:ins>
      <w:del w:id="7" w:author="Ben Marwick" w:date="2020-10-05T23:34:00Z">
        <w:r w:rsidR="00D93CC7" w:rsidRPr="00FA395A" w:rsidDel="009663C6">
          <w:rPr>
            <w:rFonts w:ascii="Times New Roman" w:hAnsi="Times New Roman" w:cs="Times New Roman"/>
            <w:sz w:val="24"/>
            <w:szCs w:val="24"/>
          </w:rPr>
          <w:delText>k</w:delText>
        </w:r>
      </w:del>
      <w:r w:rsidR="00D93CC7" w:rsidRPr="00FA395A">
        <w:rPr>
          <w:rFonts w:ascii="Times New Roman" w:hAnsi="Times New Roman" w:cs="Times New Roman"/>
          <w:sz w:val="24"/>
          <w:szCs w:val="24"/>
        </w:rPr>
        <w:t>ombewa</w:t>
      </w:r>
      <w:proofErr w:type="spellEnd"/>
      <w:r w:rsidR="00D93CC7" w:rsidRPr="00FA395A">
        <w:rPr>
          <w:rFonts w:ascii="Times New Roman" w:hAnsi="Times New Roman" w:cs="Times New Roman"/>
          <w:sz w:val="24"/>
          <w:szCs w:val="24"/>
        </w:rPr>
        <w:t xml:space="preserve"> flakes, tablets, natural backed knife, and crests. Other flakes include flake fragments, retouched flakes and retouched flake fragments. Because retouched pieces account for a large component in the assemblage, we further classified them into side-scrapers, </w:t>
      </w:r>
      <w:proofErr w:type="spellStart"/>
      <w:r w:rsidR="00D93CC7" w:rsidRPr="00FA395A">
        <w:rPr>
          <w:rFonts w:ascii="Times New Roman" w:hAnsi="Times New Roman" w:cs="Times New Roman"/>
          <w:sz w:val="24"/>
          <w:szCs w:val="24"/>
        </w:rPr>
        <w:t>denticulates</w:t>
      </w:r>
      <w:proofErr w:type="spellEnd"/>
      <w:r w:rsidR="00D93CC7" w:rsidRPr="00FA395A">
        <w:rPr>
          <w:rFonts w:ascii="Times New Roman" w:hAnsi="Times New Roman" w:cs="Times New Roman"/>
          <w:sz w:val="24"/>
          <w:szCs w:val="24"/>
        </w:rPr>
        <w:t xml:space="preserve">, notches, points, borers, burins, backed knives, end-scrapers, choppers and cleavers based on their technological and morphological characters according </w:t>
      </w:r>
      <w:r w:rsidR="00D93CC7" w:rsidRPr="00FA395A">
        <w:rPr>
          <w:rFonts w:ascii="Times New Roman" w:hAnsi="Times New Roman" w:cs="Times New Roman"/>
          <w:sz w:val="24"/>
          <w:szCs w:val="24"/>
        </w:rPr>
        <w:lastRenderedPageBreak/>
        <w:t xml:space="preserve">to Borders </w:t>
      </w:r>
      <w:r w:rsidR="000A4F6D" w:rsidRPr="00FA395A">
        <w:rPr>
          <w:rFonts w:ascii="Times New Roman" w:hAnsi="Times New Roman" w:cs="Times New Roman"/>
          <w:sz w:val="24"/>
          <w:szCs w:val="24"/>
        </w:rPr>
        <w:fldChar w:fldCharType="begin"/>
      </w:r>
      <w:r w:rsidR="000A4F6D" w:rsidRPr="00FA395A">
        <w:rPr>
          <w:rFonts w:ascii="Times New Roman" w:hAnsi="Times New Roman" w:cs="Times New Roman"/>
          <w:sz w:val="24"/>
          <w:szCs w:val="24"/>
        </w:rPr>
        <w:instrText xml:space="preserve"> ADDIN EN.CITE &lt;EndNote&gt;&lt;Cite&gt;&lt;Author&gt;Debénath&lt;/Author&gt;&lt;Year&gt;1993&lt;/Year&gt;&lt;RecNum&gt;5563&lt;/RecNum&gt;&lt;DisplayText&gt;(Debénath and Dibble 1993)&lt;/DisplayText&gt;&lt;record&gt;&lt;rec-number&gt;5563&lt;/rec-number&gt;&lt;foreign-keys&gt;&lt;key app="EN" db-id="2e0tpp90z59szvexrf15t22p2ewafwer550w" timestamp="1587925635"&gt;5563&lt;/key&gt;&lt;/foreign-keys&gt;&lt;ref-type name="Book"&gt;6&lt;/ref-type&gt;&lt;contributors&gt;&lt;authors&gt;&lt;author&gt;Debénath, A.&lt;/author&gt;&lt;author&gt;Dibble, H.L.&lt;/author&gt;&lt;/authors&gt;&lt;/contributors&gt;&lt;titles&gt;&lt;title&gt;Handbook of Paleolithic Typology: Lower and Middle Paleolithic of Europe&lt;/title&gt;&lt;/titles&gt;&lt;dates&gt;&lt;year&gt;1993&lt;/year&gt;&lt;/dates&gt;&lt;pub-location&gt;Philadelphia&lt;/pub-location&gt;&lt;publisher&gt;University of Pennsylvania Press&lt;/publisher&gt;&lt;urls&gt;&lt;/urls&gt;&lt;/record&gt;&lt;/Cite&gt;&lt;/EndNote&gt;</w:instrText>
      </w:r>
      <w:r w:rsidR="000A4F6D"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(Debénath and Dibble 1993)</w:t>
      </w:r>
      <w:r w:rsidR="000A4F6D" w:rsidRPr="00FA395A">
        <w:rPr>
          <w:rFonts w:ascii="Times New Roman" w:hAnsi="Times New Roman" w:cs="Times New Roman"/>
          <w:sz w:val="24"/>
          <w:szCs w:val="24"/>
        </w:rPr>
        <w:fldChar w:fldCharType="end"/>
      </w:r>
      <w:r w:rsidR="00D93CC7" w:rsidRPr="00FA395A">
        <w:rPr>
          <w:rFonts w:ascii="Times New Roman" w:hAnsi="Times New Roman" w:cs="Times New Roman"/>
          <w:sz w:val="24"/>
          <w:szCs w:val="24"/>
        </w:rPr>
        <w:t xml:space="preserve">. The chunks and debris are those artefacts that present artificial marks but without any retouch or served as cores or flakes.  </w:t>
      </w:r>
    </w:p>
    <w:p w14:paraId="6D807DCA" w14:textId="77777777" w:rsidR="00943169" w:rsidRPr="00FA395A" w:rsidRDefault="00943169" w:rsidP="009F7CAC">
      <w:pPr>
        <w:rPr>
          <w:sz w:val="24"/>
          <w:szCs w:val="24"/>
        </w:rPr>
      </w:pPr>
    </w:p>
    <w:p w14:paraId="24E3289F" w14:textId="774C24D0" w:rsidR="00B87E13" w:rsidRPr="00FA395A" w:rsidDel="009663C6" w:rsidRDefault="00B87E13" w:rsidP="00FA395A">
      <w:pPr>
        <w:pStyle w:val="Heading2"/>
        <w:rPr>
          <w:del w:id="8" w:author="Ben Marwick" w:date="2020-10-05T23:35:00Z"/>
        </w:rPr>
      </w:pPr>
      <w:bookmarkStart w:id="9" w:name="_Toc10636553"/>
      <w:bookmarkStart w:id="10" w:name="_Toc13661092"/>
      <w:r w:rsidRPr="00FA395A">
        <w:t>Metric</w:t>
      </w:r>
      <w:del w:id="11" w:author="Ben Marwick" w:date="2020-10-05T23:35:00Z">
        <w:r w:rsidRPr="00FA395A" w:rsidDel="009663C6">
          <w:delText>al</w:delText>
        </w:r>
      </w:del>
      <w:r w:rsidRPr="00FA395A">
        <w:t xml:space="preserve"> and morphometric data</w:t>
      </w:r>
      <w:bookmarkEnd w:id="9"/>
      <w:bookmarkEnd w:id="10"/>
    </w:p>
    <w:p w14:paraId="3F2D2B03" w14:textId="77777777" w:rsidR="00943169" w:rsidRPr="00FA395A" w:rsidRDefault="00943169" w:rsidP="00943169">
      <w:pPr>
        <w:pStyle w:val="Heading2"/>
        <w:pPrChange w:id="12" w:author="Ben Marwick" w:date="2020-10-05T23:35:00Z">
          <w:pPr/>
        </w:pPrChange>
      </w:pPr>
    </w:p>
    <w:p w14:paraId="0EF99F4A" w14:textId="48B54497" w:rsidR="00B87E13" w:rsidRPr="00FA395A" w:rsidRDefault="00B87E13" w:rsidP="00B87E13">
      <w:pPr>
        <w:rPr>
          <w:rFonts w:ascii="Times New Roman" w:hAnsi="Times New Roman" w:cs="Times New Roman"/>
          <w:sz w:val="24"/>
          <w:szCs w:val="24"/>
        </w:rPr>
      </w:pPr>
      <w:r w:rsidRPr="00FA395A">
        <w:rPr>
          <w:rFonts w:ascii="Times New Roman" w:hAnsi="Times New Roman" w:cs="Times New Roman"/>
          <w:sz w:val="24"/>
          <w:szCs w:val="24"/>
        </w:rPr>
        <w:t>Metric</w:t>
      </w:r>
      <w:del w:id="13" w:author="Ben Marwick" w:date="2020-10-05T23:35:00Z">
        <w:r w:rsidRPr="00FA395A" w:rsidDel="009663C6">
          <w:rPr>
            <w:rFonts w:ascii="Times New Roman" w:hAnsi="Times New Roman" w:cs="Times New Roman"/>
            <w:sz w:val="24"/>
            <w:szCs w:val="24"/>
          </w:rPr>
          <w:delText>al</w:delText>
        </w:r>
      </w:del>
      <w:r w:rsidRPr="00FA395A">
        <w:rPr>
          <w:rFonts w:ascii="Times New Roman" w:hAnsi="Times New Roman" w:cs="Times New Roman"/>
          <w:sz w:val="24"/>
          <w:szCs w:val="24"/>
        </w:rPr>
        <w:t xml:space="preserve"> and morphometric data were collected using a digital calliper and an electronic scale. </w:t>
      </w:r>
      <w:ins w:id="14" w:author="Ben Marwick" w:date="2020-10-05T23:35:00Z">
        <w:r w:rsidR="009663C6">
          <w:rPr>
            <w:rFonts w:ascii="Times New Roman" w:hAnsi="Times New Roman" w:cs="Times New Roman"/>
            <w:sz w:val="24"/>
            <w:szCs w:val="24"/>
          </w:rPr>
          <w:t>B</w:t>
        </w:r>
      </w:ins>
      <w:del w:id="15" w:author="Ben Marwick" w:date="2020-10-05T23:35:00Z">
        <w:r w:rsidRPr="00FA395A" w:rsidDel="009663C6">
          <w:rPr>
            <w:rFonts w:ascii="Times New Roman" w:hAnsi="Times New Roman" w:cs="Times New Roman"/>
            <w:sz w:val="24"/>
            <w:szCs w:val="24"/>
          </w:rPr>
          <w:delText>Except b</w:delText>
        </w:r>
      </w:del>
      <w:r w:rsidRPr="00FA395A">
        <w:rPr>
          <w:rFonts w:ascii="Times New Roman" w:hAnsi="Times New Roman" w:cs="Times New Roman"/>
          <w:sz w:val="24"/>
          <w:szCs w:val="24"/>
        </w:rPr>
        <w:t>asic raw material</w:t>
      </w:r>
      <w:del w:id="16" w:author="Ben Marwick" w:date="2020-10-05T23:35:00Z">
        <w:r w:rsidRPr="00FA395A" w:rsidDel="009663C6">
          <w:rPr>
            <w:rFonts w:ascii="Times New Roman" w:hAnsi="Times New Roman" w:cs="Times New Roman"/>
            <w:sz w:val="24"/>
            <w:szCs w:val="24"/>
          </w:rPr>
          <w:delText>s</w:delText>
        </w:r>
      </w:del>
      <w:r w:rsidRPr="00FA395A">
        <w:rPr>
          <w:rFonts w:ascii="Times New Roman" w:hAnsi="Times New Roman" w:cs="Times New Roman"/>
          <w:sz w:val="24"/>
          <w:szCs w:val="24"/>
        </w:rPr>
        <w:t xml:space="preserve"> and metric</w:t>
      </w:r>
      <w:del w:id="17" w:author="Ben Marwick" w:date="2020-10-05T23:35:00Z">
        <w:r w:rsidRPr="00FA395A" w:rsidDel="009663C6">
          <w:rPr>
            <w:rFonts w:ascii="Times New Roman" w:hAnsi="Times New Roman" w:cs="Times New Roman"/>
            <w:sz w:val="24"/>
            <w:szCs w:val="24"/>
          </w:rPr>
          <w:delText>al</w:delText>
        </w:r>
      </w:del>
      <w:r w:rsidRPr="00FA395A">
        <w:rPr>
          <w:rFonts w:ascii="Times New Roman" w:hAnsi="Times New Roman" w:cs="Times New Roman"/>
          <w:sz w:val="24"/>
          <w:szCs w:val="24"/>
        </w:rPr>
        <w:t xml:space="preserve"> data (mainly including length, width and thickness, and mass)</w:t>
      </w:r>
      <w:r w:rsidR="001E709A" w:rsidRPr="00FA395A">
        <w:rPr>
          <w:rFonts w:ascii="Times New Roman" w:hAnsi="Times New Roman" w:cs="Times New Roman"/>
          <w:sz w:val="24"/>
          <w:szCs w:val="24"/>
        </w:rPr>
        <w:t xml:space="preserve"> </w:t>
      </w:r>
      <w:r w:rsidRPr="00FA395A">
        <w:rPr>
          <w:rFonts w:ascii="Times New Roman" w:hAnsi="Times New Roman" w:cs="Times New Roman"/>
          <w:sz w:val="24"/>
          <w:szCs w:val="24"/>
        </w:rPr>
        <w:t>were measured for each artefact</w:t>
      </w:r>
      <w:del w:id="18" w:author="Ben Marwick" w:date="2020-10-05T23:36:00Z">
        <w:r w:rsidRPr="00FA395A" w:rsidDel="009663C6">
          <w:rPr>
            <w:rFonts w:ascii="Times New Roman" w:hAnsi="Times New Roman" w:cs="Times New Roman"/>
            <w:sz w:val="24"/>
            <w:szCs w:val="24"/>
          </w:rPr>
          <w:delText>s</w:delText>
        </w:r>
      </w:del>
      <w:r w:rsidRPr="00FA395A">
        <w:rPr>
          <w:rFonts w:ascii="Times New Roman" w:hAnsi="Times New Roman" w:cs="Times New Roman"/>
          <w:sz w:val="24"/>
          <w:szCs w:val="24"/>
        </w:rPr>
        <w:t xml:space="preserve"> and different attributes for different categories were differentiated. For the chunks and debris, only </w:t>
      </w:r>
      <w:ins w:id="19" w:author="Ben Marwick" w:date="2020-10-05T23:36:00Z">
        <w:r w:rsidR="009663C6">
          <w:rPr>
            <w:rFonts w:ascii="Times New Roman" w:hAnsi="Times New Roman" w:cs="Times New Roman"/>
            <w:sz w:val="24"/>
            <w:szCs w:val="24"/>
          </w:rPr>
          <w:t xml:space="preserve">their individual </w:t>
        </w:r>
      </w:ins>
      <w:r w:rsidRPr="00FA395A">
        <w:rPr>
          <w:rFonts w:ascii="Times New Roman" w:hAnsi="Times New Roman" w:cs="Times New Roman"/>
          <w:sz w:val="24"/>
          <w:szCs w:val="24"/>
        </w:rPr>
        <w:t>mass</w:t>
      </w:r>
      <w:del w:id="20" w:author="Ben Marwick" w:date="2020-10-05T23:36:00Z">
        <w:r w:rsidR="001E709A" w:rsidRPr="00FA395A" w:rsidDel="009663C6">
          <w:rPr>
            <w:rFonts w:ascii="Times New Roman" w:hAnsi="Times New Roman" w:cs="Times New Roman"/>
            <w:sz w:val="24"/>
            <w:szCs w:val="24"/>
          </w:rPr>
          <w:delText>es</w:delText>
        </w:r>
      </w:del>
      <w:r w:rsidRPr="00FA395A">
        <w:rPr>
          <w:rFonts w:ascii="Times New Roman" w:hAnsi="Times New Roman" w:cs="Times New Roman"/>
          <w:sz w:val="24"/>
          <w:szCs w:val="24"/>
        </w:rPr>
        <w:t xml:space="preserve"> were measured.</w:t>
      </w:r>
      <w:bookmarkStart w:id="21" w:name="_Ref13511249"/>
    </w:p>
    <w:p w14:paraId="19608438" w14:textId="481E008C" w:rsidR="00B87E13" w:rsidRPr="00FA395A" w:rsidRDefault="00D93CC7">
      <w:pPr>
        <w:pStyle w:val="Caption"/>
        <w:rPr>
          <w:b/>
          <w:bCs/>
          <w:i w:val="0"/>
          <w:iCs w:val="0"/>
          <w:sz w:val="24"/>
          <w:szCs w:val="24"/>
        </w:rPr>
      </w:pPr>
      <w:bookmarkStart w:id="22" w:name="_Ref39278188"/>
      <w:bookmarkStart w:id="23" w:name="_Toc19212600"/>
      <w:bookmarkEnd w:id="21"/>
      <w:r w:rsidRPr="00FA395A">
        <w:rPr>
          <w:b/>
          <w:bCs/>
          <w:i w:val="0"/>
          <w:iCs w:val="0"/>
          <w:sz w:val="24"/>
          <w:szCs w:val="24"/>
        </w:rPr>
        <w:t xml:space="preserve">Table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Table \* ARABIC </w:instrText>
      </w:r>
      <w:r w:rsidRPr="00FA395A">
        <w:rPr>
          <w:b/>
          <w:bCs/>
          <w:i w:val="0"/>
          <w:iCs w:val="0"/>
          <w:sz w:val="24"/>
          <w:szCs w:val="24"/>
        </w:rPr>
        <w:fldChar w:fldCharType="separate"/>
      </w:r>
      <w:r w:rsidR="00DE1954" w:rsidRPr="00FA395A">
        <w:rPr>
          <w:b/>
          <w:bCs/>
          <w:i w:val="0"/>
          <w:iCs w:val="0"/>
          <w:noProof/>
          <w:sz w:val="24"/>
          <w:szCs w:val="24"/>
        </w:rPr>
        <w:t>1</w:t>
      </w:r>
      <w:r w:rsidRPr="00FA395A">
        <w:rPr>
          <w:b/>
          <w:bCs/>
          <w:i w:val="0"/>
          <w:iCs w:val="0"/>
          <w:sz w:val="24"/>
          <w:szCs w:val="24"/>
        </w:rPr>
        <w:fldChar w:fldCharType="end"/>
      </w:r>
      <w:bookmarkEnd w:id="22"/>
      <w:r w:rsidRPr="00FA395A">
        <w:rPr>
          <w:b/>
          <w:bCs/>
          <w:i w:val="0"/>
          <w:iCs w:val="0"/>
          <w:sz w:val="24"/>
          <w:szCs w:val="24"/>
        </w:rPr>
        <w:t xml:space="preserve"> | </w:t>
      </w:r>
      <w:r w:rsidR="00B87E13" w:rsidRPr="00FA395A">
        <w:rPr>
          <w:b/>
          <w:bCs/>
          <w:i w:val="0"/>
          <w:iCs w:val="0"/>
          <w:sz w:val="24"/>
          <w:szCs w:val="24"/>
        </w:rPr>
        <w:t>The definitions of some key categories mentioned in the chapter</w:t>
      </w:r>
      <w:bookmarkEnd w:id="23"/>
    </w:p>
    <w:tbl>
      <w:tblPr>
        <w:tblStyle w:val="TableGrid"/>
        <w:tblW w:w="8437" w:type="dxa"/>
        <w:tblLayout w:type="fixed"/>
        <w:tblLook w:val="04A0" w:firstRow="1" w:lastRow="0" w:firstColumn="1" w:lastColumn="0" w:noHBand="0" w:noVBand="1"/>
      </w:tblPr>
      <w:tblGrid>
        <w:gridCol w:w="2055"/>
        <w:gridCol w:w="6382"/>
      </w:tblGrid>
      <w:tr w:rsidR="00B87E13" w:rsidRPr="00FA395A" w14:paraId="03F5A5AA" w14:textId="77777777" w:rsidTr="009F7CAC">
        <w:tc>
          <w:tcPr>
            <w:tcW w:w="2055" w:type="dxa"/>
          </w:tcPr>
          <w:p w14:paraId="26BD23E0" w14:textId="77777777" w:rsidR="00B87E13" w:rsidRPr="00FA395A" w:rsidRDefault="00B87E13" w:rsidP="00B87E13">
            <w:pPr>
              <w:pStyle w:val="Table"/>
              <w:spacing w:after="120"/>
              <w:rPr>
                <w:b/>
                <w:sz w:val="24"/>
                <w:szCs w:val="24"/>
              </w:rPr>
            </w:pPr>
            <w:r w:rsidRPr="00FA395A">
              <w:rPr>
                <w:b/>
                <w:sz w:val="24"/>
                <w:szCs w:val="24"/>
              </w:rPr>
              <w:t xml:space="preserve">Category </w:t>
            </w:r>
          </w:p>
        </w:tc>
        <w:tc>
          <w:tcPr>
            <w:tcW w:w="6382" w:type="dxa"/>
          </w:tcPr>
          <w:p w14:paraId="4115FF73" w14:textId="77777777" w:rsidR="00B87E13" w:rsidRPr="00FA395A" w:rsidRDefault="00B87E13" w:rsidP="00B87E13">
            <w:pPr>
              <w:pStyle w:val="Table"/>
              <w:spacing w:after="120"/>
              <w:rPr>
                <w:b/>
                <w:sz w:val="24"/>
                <w:szCs w:val="24"/>
              </w:rPr>
            </w:pPr>
            <w:r w:rsidRPr="00FA395A">
              <w:rPr>
                <w:b/>
                <w:sz w:val="24"/>
                <w:szCs w:val="24"/>
              </w:rPr>
              <w:t xml:space="preserve">Definition </w:t>
            </w:r>
          </w:p>
        </w:tc>
      </w:tr>
      <w:tr w:rsidR="00B87E13" w:rsidRPr="00FA395A" w14:paraId="7F0C1D1A" w14:textId="77777777" w:rsidTr="009F7CAC">
        <w:tc>
          <w:tcPr>
            <w:tcW w:w="2055" w:type="dxa"/>
          </w:tcPr>
          <w:p w14:paraId="710D0866" w14:textId="77777777" w:rsidR="00B87E13" w:rsidRPr="00FA395A" w:rsidRDefault="00B87E13" w:rsidP="00B87E13">
            <w:pPr>
              <w:pStyle w:val="Table"/>
              <w:spacing w:after="120"/>
              <w:rPr>
                <w:sz w:val="24"/>
                <w:szCs w:val="24"/>
              </w:rPr>
            </w:pPr>
            <w:r w:rsidRPr="00FA395A">
              <w:rPr>
                <w:sz w:val="24"/>
                <w:szCs w:val="24"/>
              </w:rPr>
              <w:t>Ordinary cores</w:t>
            </w:r>
          </w:p>
        </w:tc>
        <w:tc>
          <w:tcPr>
            <w:tcW w:w="6382" w:type="dxa"/>
          </w:tcPr>
          <w:p w14:paraId="1C0821F9" w14:textId="14FFC344" w:rsidR="00B87E13" w:rsidRPr="00FA395A" w:rsidRDefault="00B87E13" w:rsidP="00B87E13">
            <w:pPr>
              <w:pStyle w:val="Table"/>
              <w:spacing w:after="120"/>
              <w:rPr>
                <w:sz w:val="24"/>
                <w:szCs w:val="24"/>
              </w:rPr>
            </w:pPr>
            <w:r w:rsidRPr="00FA395A">
              <w:rPr>
                <w:sz w:val="24"/>
                <w:szCs w:val="24"/>
              </w:rPr>
              <w:t>Simple flaking cores w</w:t>
            </w:r>
            <w:r w:rsidR="000F3EBB" w:rsidRPr="00FA395A">
              <w:rPr>
                <w:sz w:val="24"/>
                <w:szCs w:val="24"/>
              </w:rPr>
              <w:t>ith</w:t>
            </w:r>
            <w:r w:rsidRPr="00FA395A">
              <w:rPr>
                <w:sz w:val="24"/>
                <w:szCs w:val="24"/>
              </w:rPr>
              <w:t xml:space="preserve"> different quantity of platforms.</w:t>
            </w:r>
          </w:p>
        </w:tc>
      </w:tr>
      <w:tr w:rsidR="00B87E13" w:rsidRPr="00FA395A" w14:paraId="033C8441" w14:textId="77777777" w:rsidTr="009F7CAC">
        <w:tc>
          <w:tcPr>
            <w:tcW w:w="2055" w:type="dxa"/>
          </w:tcPr>
          <w:p w14:paraId="0EC571DF" w14:textId="77777777" w:rsidR="00B87E13" w:rsidRPr="00FA395A" w:rsidRDefault="00B87E13" w:rsidP="00B87E13">
            <w:pPr>
              <w:pStyle w:val="Table"/>
              <w:spacing w:after="120"/>
              <w:rPr>
                <w:sz w:val="24"/>
                <w:szCs w:val="24"/>
              </w:rPr>
            </w:pPr>
            <w:r w:rsidRPr="00FA395A">
              <w:rPr>
                <w:sz w:val="24"/>
                <w:szCs w:val="24"/>
              </w:rPr>
              <w:t>Complete flakes</w:t>
            </w:r>
          </w:p>
        </w:tc>
        <w:tc>
          <w:tcPr>
            <w:tcW w:w="6382" w:type="dxa"/>
          </w:tcPr>
          <w:p w14:paraId="47AE4291" w14:textId="08B7A890" w:rsidR="00B87E13" w:rsidRPr="00FA395A" w:rsidRDefault="00B87E13" w:rsidP="00B87E13">
            <w:pPr>
              <w:pStyle w:val="Table"/>
              <w:spacing w:after="120"/>
              <w:rPr>
                <w:sz w:val="24"/>
                <w:szCs w:val="24"/>
              </w:rPr>
            </w:pPr>
            <w:r w:rsidRPr="00FA395A">
              <w:rPr>
                <w:sz w:val="24"/>
                <w:szCs w:val="24"/>
              </w:rPr>
              <w:t>Flakes</w:t>
            </w:r>
            <w:r w:rsidR="000F3EBB" w:rsidRPr="00FA395A">
              <w:rPr>
                <w:sz w:val="24"/>
                <w:szCs w:val="24"/>
              </w:rPr>
              <w:t xml:space="preserve">, always but not all, </w:t>
            </w:r>
            <w:r w:rsidRPr="00FA395A">
              <w:rPr>
                <w:sz w:val="24"/>
                <w:szCs w:val="24"/>
              </w:rPr>
              <w:t>with platform, percussion point, bulb, completed proximal, me</w:t>
            </w:r>
            <w:r w:rsidR="000F3EBB" w:rsidRPr="00FA395A">
              <w:rPr>
                <w:sz w:val="24"/>
                <w:szCs w:val="24"/>
              </w:rPr>
              <w:t>d</w:t>
            </w:r>
            <w:r w:rsidRPr="00FA395A">
              <w:rPr>
                <w:sz w:val="24"/>
                <w:szCs w:val="24"/>
              </w:rPr>
              <w:t>ial and distal part.</w:t>
            </w:r>
          </w:p>
        </w:tc>
      </w:tr>
      <w:tr w:rsidR="00B87E13" w:rsidRPr="00FA395A" w14:paraId="18A84F68" w14:textId="77777777" w:rsidTr="009F7CAC">
        <w:tc>
          <w:tcPr>
            <w:tcW w:w="2055" w:type="dxa"/>
          </w:tcPr>
          <w:p w14:paraId="43AA6158" w14:textId="77777777" w:rsidR="00B87E13" w:rsidRPr="00FA395A" w:rsidRDefault="00B87E13" w:rsidP="00B87E13">
            <w:pPr>
              <w:pStyle w:val="Table"/>
              <w:spacing w:after="120"/>
              <w:rPr>
                <w:sz w:val="24"/>
                <w:szCs w:val="24"/>
              </w:rPr>
            </w:pPr>
            <w:r w:rsidRPr="00FA395A">
              <w:rPr>
                <w:sz w:val="24"/>
                <w:szCs w:val="24"/>
              </w:rPr>
              <w:t>Flake Fragments</w:t>
            </w:r>
          </w:p>
        </w:tc>
        <w:tc>
          <w:tcPr>
            <w:tcW w:w="6382" w:type="dxa"/>
          </w:tcPr>
          <w:p w14:paraId="7A653B7E" w14:textId="77777777" w:rsidR="00B87E13" w:rsidRPr="00FA395A" w:rsidRDefault="00B87E13" w:rsidP="00B87E13">
            <w:pPr>
              <w:pStyle w:val="Table"/>
              <w:spacing w:after="120"/>
              <w:rPr>
                <w:sz w:val="24"/>
                <w:szCs w:val="24"/>
              </w:rPr>
            </w:pPr>
            <w:r w:rsidRPr="00FA395A">
              <w:rPr>
                <w:sz w:val="24"/>
                <w:szCs w:val="24"/>
              </w:rPr>
              <w:t>Pieces lack any part of a complete flake.</w:t>
            </w:r>
          </w:p>
        </w:tc>
      </w:tr>
      <w:tr w:rsidR="00B87E13" w:rsidRPr="00FA395A" w14:paraId="5E126001" w14:textId="77777777" w:rsidTr="009F7CAC">
        <w:tc>
          <w:tcPr>
            <w:tcW w:w="2055" w:type="dxa"/>
          </w:tcPr>
          <w:p w14:paraId="0BFAFB5D" w14:textId="77777777" w:rsidR="00B87E13" w:rsidRPr="00FA395A" w:rsidRDefault="00B87E13" w:rsidP="009F7CAC">
            <w:pPr>
              <w:pStyle w:val="Table"/>
              <w:spacing w:after="120"/>
              <w:jc w:val="left"/>
              <w:rPr>
                <w:sz w:val="24"/>
                <w:szCs w:val="24"/>
              </w:rPr>
            </w:pPr>
            <w:r w:rsidRPr="00FA395A">
              <w:rPr>
                <w:sz w:val="24"/>
                <w:szCs w:val="24"/>
              </w:rPr>
              <w:t>Retouched flake (or flake fragments)</w:t>
            </w:r>
          </w:p>
        </w:tc>
        <w:tc>
          <w:tcPr>
            <w:tcW w:w="6382" w:type="dxa"/>
          </w:tcPr>
          <w:p w14:paraId="3689C334" w14:textId="77777777" w:rsidR="00B87E13" w:rsidRPr="00FA395A" w:rsidRDefault="00B87E13" w:rsidP="00B87E13">
            <w:pPr>
              <w:pStyle w:val="Table"/>
              <w:spacing w:after="120"/>
              <w:rPr>
                <w:sz w:val="24"/>
                <w:szCs w:val="24"/>
              </w:rPr>
            </w:pPr>
            <w:r w:rsidRPr="00FA395A">
              <w:rPr>
                <w:sz w:val="24"/>
                <w:szCs w:val="24"/>
              </w:rPr>
              <w:t>Complete flakes or flake fragments that are retouched.</w:t>
            </w:r>
          </w:p>
        </w:tc>
      </w:tr>
      <w:tr w:rsidR="00B87E13" w:rsidRPr="00FA395A" w14:paraId="1808D33C" w14:textId="77777777" w:rsidTr="009F7CAC">
        <w:tc>
          <w:tcPr>
            <w:tcW w:w="2055" w:type="dxa"/>
          </w:tcPr>
          <w:p w14:paraId="01F9F676" w14:textId="77777777" w:rsidR="00B87E13" w:rsidRPr="00FA395A" w:rsidRDefault="00B87E13" w:rsidP="00B87E13">
            <w:pPr>
              <w:pStyle w:val="Table"/>
              <w:spacing w:after="120"/>
              <w:rPr>
                <w:sz w:val="24"/>
                <w:szCs w:val="24"/>
              </w:rPr>
            </w:pPr>
            <w:proofErr w:type="spellStart"/>
            <w:r w:rsidRPr="00FA395A">
              <w:rPr>
                <w:sz w:val="24"/>
                <w:szCs w:val="24"/>
              </w:rPr>
              <w:t>Débordant</w:t>
            </w:r>
            <w:proofErr w:type="spellEnd"/>
            <w:r w:rsidRPr="00FA395A">
              <w:rPr>
                <w:sz w:val="24"/>
                <w:szCs w:val="24"/>
              </w:rPr>
              <w:t xml:space="preserve"> flakes</w:t>
            </w:r>
          </w:p>
        </w:tc>
        <w:tc>
          <w:tcPr>
            <w:tcW w:w="6382" w:type="dxa"/>
          </w:tcPr>
          <w:p w14:paraId="6D70B626" w14:textId="23A2CBA0" w:rsidR="00B87E13" w:rsidRPr="00FA395A" w:rsidRDefault="00B87E13" w:rsidP="00B87E13">
            <w:pPr>
              <w:pStyle w:val="Table"/>
              <w:spacing w:after="120"/>
              <w:rPr>
                <w:sz w:val="24"/>
                <w:szCs w:val="24"/>
              </w:rPr>
            </w:pPr>
            <w:r w:rsidRPr="00FA395A">
              <w:rPr>
                <w:sz w:val="24"/>
                <w:szCs w:val="24"/>
              </w:rPr>
              <w:t xml:space="preserve">Levallois core edge flake. The aim of removal of this flake is to maintain the lateral convexity of the Levallois core </w:t>
            </w:r>
            <w:r w:rsidR="00EB1850" w:rsidRPr="00FA395A">
              <w:rPr>
                <w:sz w:val="24"/>
                <w:szCs w:val="24"/>
              </w:rPr>
              <w:fldChar w:fldCharType="begin"/>
            </w:r>
            <w:r w:rsidR="00EB1850" w:rsidRPr="00FA395A">
              <w:rPr>
                <w:sz w:val="24"/>
                <w:szCs w:val="24"/>
              </w:rPr>
              <w:instrText xml:space="preserve"> ADDIN EN.CITE &lt;EndNote&gt;&lt;Cite&gt;&lt;Author&gt;Boëda&lt;/Author&gt;&lt;Year&gt;1990&lt;/Year&gt;&lt;RecNum&gt;293&lt;/RecNum&gt;&lt;DisplayText&gt;(Boëda, Geneste et al. 1990)&lt;/DisplayText&gt;&lt;record&gt;&lt;rec-number&gt;293&lt;/rec-number&gt;&lt;foreign-keys&gt;&lt;key app="EN" db-id="e0fx9eewc55z5me9zx35zpfdvs5rfzws2t2r" timestamp="1562486073"&gt;293&lt;/key&gt;&lt;/foreign-keys&gt;&lt;ref-type name="Journal Article"&gt;17&lt;/ref-type&gt;&lt;contributors&gt;&lt;authors&gt;&lt;author&gt;&lt;style face="normal" font="default" size="100%"&gt;Boëda&lt;/style&gt;&lt;style face="normal" font="default" charset="134" size="100%"&gt;,&lt;/style&gt;&lt;style face="normal" font="default" size="100%"&gt; E&lt;/style&gt;&lt;/author&gt;&lt;author&gt;Geneste, J-M&lt;/author&gt;&lt;author&gt;Meignen L&lt;/author&gt;&lt;/authors&gt;&lt;/contributors&gt;&lt;titles&gt;&lt;title&gt;Identification de chaînes opératoires lithiques du Paléolithique ancien et moyen&lt;/title&gt;&lt;secondary-title&gt;Paléo&lt;/secondary-title&gt;&lt;/titles&gt;&lt;periodical&gt;&lt;full-title&gt;Paléo&lt;/full-title&gt;&lt;/periodical&gt;&lt;pages&gt;43-80&lt;/pages&gt;&lt;volume&gt;2&lt;/volume&gt;&lt;dates&gt;&lt;year&gt;1990&lt;/year&gt;&lt;/dates&gt;&lt;urls&gt;&lt;/urls&gt;&lt;/record&gt;&lt;/Cite&gt;&lt;/EndNote&gt;</w:instrText>
            </w:r>
            <w:r w:rsidR="00EB1850" w:rsidRPr="00FA395A">
              <w:rPr>
                <w:sz w:val="24"/>
                <w:szCs w:val="24"/>
              </w:rPr>
              <w:fldChar w:fldCharType="separate"/>
            </w:r>
            <w:r w:rsidR="00EB1850" w:rsidRPr="00FA395A">
              <w:rPr>
                <w:noProof/>
                <w:sz w:val="24"/>
                <w:szCs w:val="24"/>
              </w:rPr>
              <w:t>(Boëda, Geneste et al. 1990)</w:t>
            </w:r>
            <w:r w:rsidR="00EB1850" w:rsidRPr="00FA395A">
              <w:rPr>
                <w:sz w:val="24"/>
                <w:szCs w:val="24"/>
              </w:rPr>
              <w:fldChar w:fldCharType="end"/>
            </w:r>
            <w:r w:rsidRPr="00FA395A">
              <w:rPr>
                <w:sz w:val="24"/>
                <w:szCs w:val="24"/>
              </w:rPr>
              <w:t>.</w:t>
            </w:r>
          </w:p>
        </w:tc>
      </w:tr>
      <w:tr w:rsidR="00B87E13" w:rsidRPr="00FA395A" w14:paraId="7509BAAE" w14:textId="77777777" w:rsidTr="009F7CAC">
        <w:tc>
          <w:tcPr>
            <w:tcW w:w="2055" w:type="dxa"/>
          </w:tcPr>
          <w:p w14:paraId="259C5FEB" w14:textId="77777777" w:rsidR="00B87E13" w:rsidRPr="00FA395A" w:rsidRDefault="00B87E13" w:rsidP="00B87E13">
            <w:pPr>
              <w:pStyle w:val="Table"/>
              <w:spacing w:after="120"/>
              <w:rPr>
                <w:sz w:val="24"/>
                <w:szCs w:val="24"/>
              </w:rPr>
            </w:pPr>
            <w:r w:rsidRPr="00FA395A">
              <w:rPr>
                <w:sz w:val="24"/>
                <w:szCs w:val="24"/>
              </w:rPr>
              <w:t>Elongated flakes</w:t>
            </w:r>
          </w:p>
        </w:tc>
        <w:tc>
          <w:tcPr>
            <w:tcW w:w="6382" w:type="dxa"/>
          </w:tcPr>
          <w:p w14:paraId="7B1879E8" w14:textId="77777777" w:rsidR="00B87E13" w:rsidRPr="00FA395A" w:rsidRDefault="00B87E13" w:rsidP="00B87E13">
            <w:pPr>
              <w:pStyle w:val="Table"/>
              <w:spacing w:after="120"/>
              <w:rPr>
                <w:sz w:val="24"/>
                <w:szCs w:val="24"/>
              </w:rPr>
            </w:pPr>
            <w:r w:rsidRPr="00FA395A">
              <w:rPr>
                <w:sz w:val="24"/>
                <w:szCs w:val="24"/>
              </w:rPr>
              <w:t xml:space="preserve">Flakes are relatively long (length </w:t>
            </w:r>
            <w:r w:rsidRPr="00FA395A">
              <w:rPr>
                <w:rFonts w:hint="eastAsia"/>
                <w:sz w:val="24"/>
                <w:szCs w:val="24"/>
              </w:rPr>
              <w:t>≥</w:t>
            </w:r>
            <w:r w:rsidRPr="00FA395A">
              <w:rPr>
                <w:sz w:val="24"/>
                <w:szCs w:val="24"/>
              </w:rPr>
              <w:t xml:space="preserve"> 2×width).</w:t>
            </w:r>
          </w:p>
        </w:tc>
      </w:tr>
      <w:tr w:rsidR="00B87E13" w:rsidRPr="00FA395A" w14:paraId="2E3A021B" w14:textId="77777777" w:rsidTr="009F7CAC">
        <w:tc>
          <w:tcPr>
            <w:tcW w:w="2055" w:type="dxa"/>
          </w:tcPr>
          <w:p w14:paraId="0005D0EF" w14:textId="77777777" w:rsidR="00B87E13" w:rsidRPr="00FA395A" w:rsidRDefault="00B87E13" w:rsidP="00B87E13">
            <w:pPr>
              <w:pStyle w:val="Table"/>
              <w:spacing w:after="120"/>
              <w:rPr>
                <w:sz w:val="24"/>
                <w:szCs w:val="24"/>
              </w:rPr>
            </w:pPr>
            <w:r w:rsidRPr="00FA395A">
              <w:rPr>
                <w:sz w:val="24"/>
                <w:szCs w:val="24"/>
              </w:rPr>
              <w:t>Tablets</w:t>
            </w:r>
          </w:p>
        </w:tc>
        <w:tc>
          <w:tcPr>
            <w:tcW w:w="6382" w:type="dxa"/>
          </w:tcPr>
          <w:p w14:paraId="7A2D12E0" w14:textId="7EC3F61B" w:rsidR="00B87E13" w:rsidRPr="00FA395A" w:rsidRDefault="00B87E13" w:rsidP="00B87E13">
            <w:pPr>
              <w:pStyle w:val="Table"/>
              <w:spacing w:after="120"/>
              <w:rPr>
                <w:sz w:val="24"/>
                <w:szCs w:val="24"/>
              </w:rPr>
            </w:pPr>
            <w:r w:rsidRPr="00FA395A">
              <w:rPr>
                <w:sz w:val="24"/>
                <w:szCs w:val="24"/>
              </w:rPr>
              <w:t>A flake with its exterior surface as its core’s entire original platform surface, and facets on its margins that are portions of previous flake scars of the core</w:t>
            </w:r>
            <w:r w:rsidR="00EB1850" w:rsidRPr="00FA395A">
              <w:rPr>
                <w:sz w:val="24"/>
                <w:szCs w:val="24"/>
              </w:rPr>
              <w:fldChar w:fldCharType="begin"/>
            </w:r>
            <w:r w:rsidR="00EB1850" w:rsidRPr="00FA395A">
              <w:rPr>
                <w:sz w:val="24"/>
                <w:szCs w:val="24"/>
              </w:rPr>
              <w:instrText xml:space="preserve"> ADDIN EN.CITE &lt;EndNote&gt;&lt;Cite&gt;&lt;Author&gt;Debénath&lt;/Author&gt;&lt;Year&gt;1993&lt;/Year&gt;&lt;RecNum&gt;5563&lt;/RecNum&gt;&lt;DisplayText&gt;(Debénath and Dibble 1993)&lt;/DisplayText&gt;&lt;record&gt;&lt;rec-number&gt;5563&lt;/rec-number&gt;&lt;foreign-keys&gt;&lt;key app="EN" db-id="2e0tpp90z59szvexrf15t22p2ewafwer550w" timestamp="1587925635"&gt;5563&lt;/key&gt;&lt;/foreign-keys&gt;&lt;ref-type name="Book"&gt;6&lt;/ref-type&gt;&lt;contributors&gt;&lt;authors&gt;&lt;author&gt;Debénath, A.&lt;/author&gt;&lt;author&gt;Dibble, H.L.&lt;/author&gt;&lt;/authors&gt;&lt;/contributors&gt;&lt;titles&gt;&lt;title&gt;Handbook of Paleolithic Typology: Lower and Middle Paleolithic of Europe&lt;/title&gt;&lt;/titles&gt;&lt;dates&gt;&lt;year&gt;1993&lt;/year&gt;&lt;/dates&gt;&lt;pub-location&gt;Philadelphia&lt;/pub-location&gt;&lt;publisher&gt;University of Pennsylvania Press&lt;/publisher&gt;&lt;urls&gt;&lt;/urls&gt;&lt;/record&gt;&lt;/Cite&gt;&lt;/EndNote&gt;</w:instrText>
            </w:r>
            <w:r w:rsidR="00EB1850" w:rsidRPr="00FA395A">
              <w:rPr>
                <w:sz w:val="24"/>
                <w:szCs w:val="24"/>
              </w:rPr>
              <w:fldChar w:fldCharType="separate"/>
            </w:r>
            <w:r w:rsidR="00EB1850" w:rsidRPr="00FA395A">
              <w:rPr>
                <w:noProof/>
                <w:sz w:val="24"/>
                <w:szCs w:val="24"/>
              </w:rPr>
              <w:t>(Debénath and Dibble 1993)</w:t>
            </w:r>
            <w:r w:rsidR="00EB1850" w:rsidRPr="00FA395A">
              <w:rPr>
                <w:sz w:val="24"/>
                <w:szCs w:val="24"/>
              </w:rPr>
              <w:fldChar w:fldCharType="end"/>
            </w:r>
            <w:r w:rsidRPr="00FA395A">
              <w:rPr>
                <w:sz w:val="24"/>
                <w:szCs w:val="24"/>
              </w:rPr>
              <w:t>.</w:t>
            </w:r>
          </w:p>
        </w:tc>
      </w:tr>
      <w:tr w:rsidR="00B87E13" w:rsidRPr="00FA395A" w14:paraId="1D5F6654" w14:textId="77777777" w:rsidTr="009F7CAC">
        <w:tc>
          <w:tcPr>
            <w:tcW w:w="2055" w:type="dxa"/>
          </w:tcPr>
          <w:p w14:paraId="026F8846" w14:textId="77777777" w:rsidR="00B87E13" w:rsidRPr="00FA395A" w:rsidRDefault="00B87E13" w:rsidP="009F7CAC">
            <w:pPr>
              <w:pStyle w:val="Table"/>
              <w:spacing w:after="120"/>
              <w:jc w:val="left"/>
              <w:rPr>
                <w:sz w:val="24"/>
                <w:szCs w:val="24"/>
              </w:rPr>
            </w:pPr>
            <w:r w:rsidRPr="00FA395A">
              <w:rPr>
                <w:sz w:val="24"/>
                <w:szCs w:val="24"/>
              </w:rPr>
              <w:t>Natural backed knife</w:t>
            </w:r>
          </w:p>
        </w:tc>
        <w:tc>
          <w:tcPr>
            <w:tcW w:w="6382" w:type="dxa"/>
          </w:tcPr>
          <w:p w14:paraId="0BCB9D54" w14:textId="77777777" w:rsidR="00B87E13" w:rsidRPr="00FA395A" w:rsidRDefault="00B87E13" w:rsidP="00B87E13">
            <w:pPr>
              <w:pStyle w:val="Table"/>
              <w:spacing w:after="120"/>
              <w:rPr>
                <w:sz w:val="24"/>
                <w:szCs w:val="24"/>
              </w:rPr>
            </w:pPr>
            <w:r w:rsidRPr="00FA395A">
              <w:rPr>
                <w:sz w:val="24"/>
                <w:szCs w:val="24"/>
              </w:rPr>
              <w:t>A flake with a cortex abrupt edge opposite a natural sharp cutting edge.</w:t>
            </w:r>
          </w:p>
        </w:tc>
      </w:tr>
      <w:tr w:rsidR="00B87E13" w:rsidRPr="00FA395A" w14:paraId="34CBAA2B" w14:textId="77777777" w:rsidTr="009F7CAC">
        <w:tc>
          <w:tcPr>
            <w:tcW w:w="2055" w:type="dxa"/>
          </w:tcPr>
          <w:p w14:paraId="6FE56192" w14:textId="77777777" w:rsidR="00B87E13" w:rsidRPr="00FA395A" w:rsidRDefault="00B87E13" w:rsidP="00B87E13">
            <w:pPr>
              <w:pStyle w:val="Table"/>
              <w:spacing w:after="120"/>
              <w:rPr>
                <w:sz w:val="24"/>
                <w:szCs w:val="24"/>
              </w:rPr>
            </w:pPr>
            <w:r w:rsidRPr="00FA395A">
              <w:rPr>
                <w:sz w:val="24"/>
                <w:szCs w:val="24"/>
              </w:rPr>
              <w:t xml:space="preserve">Crests </w:t>
            </w:r>
          </w:p>
        </w:tc>
        <w:tc>
          <w:tcPr>
            <w:tcW w:w="6382" w:type="dxa"/>
          </w:tcPr>
          <w:p w14:paraId="4DDD106B" w14:textId="0F052793" w:rsidR="00B87E13" w:rsidRPr="00FA395A" w:rsidRDefault="00B87E13" w:rsidP="00B87E13">
            <w:pPr>
              <w:pStyle w:val="Table"/>
              <w:spacing w:after="120"/>
              <w:rPr>
                <w:sz w:val="24"/>
                <w:szCs w:val="24"/>
              </w:rPr>
            </w:pPr>
            <w:r w:rsidRPr="00FA395A">
              <w:rPr>
                <w:sz w:val="24"/>
                <w:szCs w:val="24"/>
              </w:rPr>
              <w:t xml:space="preserve">A flake to initialize a production of blades through bifacial flaking along one edge of a nodule </w:t>
            </w:r>
            <w:r w:rsidR="00EB1850" w:rsidRPr="00FA395A">
              <w:rPr>
                <w:sz w:val="24"/>
                <w:szCs w:val="24"/>
              </w:rPr>
              <w:fldChar w:fldCharType="begin"/>
            </w:r>
            <w:r w:rsidR="00EB1850" w:rsidRPr="00FA395A">
              <w:rPr>
                <w:sz w:val="24"/>
                <w:szCs w:val="24"/>
              </w:rPr>
              <w:instrText xml:space="preserve"> ADDIN EN.CITE &lt;EndNote&gt;&lt;Cite&gt;&lt;Author&gt;Debénath&lt;/Author&gt;&lt;Year&gt;1993&lt;/Year&gt;&lt;RecNum&gt;5563&lt;/RecNum&gt;&lt;DisplayText&gt;(Debénath and Dibble 1993)&lt;/DisplayText&gt;&lt;record&gt;&lt;rec-number&gt;5563&lt;/rec-number&gt;&lt;foreign-keys&gt;&lt;key app="EN" db-id="2e0tpp90z59szvexrf15t22p2ewafwer550w" timestamp="1587925635"&gt;5563&lt;/key&gt;&lt;/foreign-keys&gt;&lt;ref-type name="Book"&gt;6&lt;/ref-type&gt;&lt;contributors&gt;&lt;authors&gt;&lt;author&gt;Debénath, A.&lt;/author&gt;&lt;author&gt;Dibble, H.L.&lt;/author&gt;&lt;/authors&gt;&lt;/contributors&gt;&lt;titles&gt;&lt;title&gt;Handbook of Paleolithic Typology: Lower and Middle Paleolithic of Europe&lt;/title&gt;&lt;/titles&gt;&lt;dates&gt;&lt;year&gt;1993&lt;/year&gt;&lt;/dates&gt;&lt;pub-location&gt;Philadelphia&lt;/pub-location&gt;&lt;publisher&gt;University of Pennsylvania Press&lt;/publisher&gt;&lt;urls&gt;&lt;/urls&gt;&lt;/record&gt;&lt;/Cite&gt;&lt;/EndNote&gt;</w:instrText>
            </w:r>
            <w:r w:rsidR="00EB1850" w:rsidRPr="00FA395A">
              <w:rPr>
                <w:sz w:val="24"/>
                <w:szCs w:val="24"/>
              </w:rPr>
              <w:fldChar w:fldCharType="separate"/>
            </w:r>
            <w:r w:rsidR="00EB1850" w:rsidRPr="00FA395A">
              <w:rPr>
                <w:noProof/>
                <w:sz w:val="24"/>
                <w:szCs w:val="24"/>
              </w:rPr>
              <w:t>(Debénath and Dibble 1993)</w:t>
            </w:r>
            <w:r w:rsidR="00EB1850" w:rsidRPr="00FA395A">
              <w:rPr>
                <w:sz w:val="24"/>
                <w:szCs w:val="24"/>
              </w:rPr>
              <w:fldChar w:fldCharType="end"/>
            </w:r>
            <w:r w:rsidRPr="00FA395A">
              <w:rPr>
                <w:sz w:val="24"/>
                <w:szCs w:val="24"/>
              </w:rPr>
              <w:t>.</w:t>
            </w:r>
          </w:p>
        </w:tc>
      </w:tr>
      <w:tr w:rsidR="00B87E13" w:rsidRPr="00FA395A" w14:paraId="5DCC320A" w14:textId="77777777" w:rsidTr="009F7CAC">
        <w:tc>
          <w:tcPr>
            <w:tcW w:w="2055" w:type="dxa"/>
          </w:tcPr>
          <w:p w14:paraId="044C1089" w14:textId="77777777" w:rsidR="00B87E13" w:rsidRPr="00FA395A" w:rsidRDefault="00B87E13" w:rsidP="00B87E13">
            <w:pPr>
              <w:pStyle w:val="Table"/>
              <w:spacing w:after="120"/>
              <w:rPr>
                <w:sz w:val="24"/>
                <w:szCs w:val="24"/>
              </w:rPr>
            </w:pPr>
            <w:r w:rsidRPr="00FA395A">
              <w:rPr>
                <w:sz w:val="24"/>
                <w:szCs w:val="24"/>
              </w:rPr>
              <w:t>Chunks and debris</w:t>
            </w:r>
          </w:p>
        </w:tc>
        <w:tc>
          <w:tcPr>
            <w:tcW w:w="6382" w:type="dxa"/>
          </w:tcPr>
          <w:p w14:paraId="7523143C" w14:textId="77777777" w:rsidR="00B87E13" w:rsidRPr="00FA395A" w:rsidRDefault="00B87E13" w:rsidP="00B87E13">
            <w:pPr>
              <w:pStyle w:val="Table"/>
              <w:spacing w:after="120"/>
              <w:rPr>
                <w:sz w:val="24"/>
                <w:szCs w:val="24"/>
              </w:rPr>
            </w:pPr>
            <w:r w:rsidRPr="00FA395A">
              <w:rPr>
                <w:sz w:val="24"/>
                <w:szCs w:val="24"/>
              </w:rPr>
              <w:t>Artefacts that present artificial marks but without any retouch or served as cores or flakes.</w:t>
            </w:r>
          </w:p>
        </w:tc>
      </w:tr>
    </w:tbl>
    <w:p w14:paraId="7DA8875D" w14:textId="77777777" w:rsidR="00B87E13" w:rsidRPr="00FA395A" w:rsidRDefault="00B87E13" w:rsidP="00B87E13">
      <w:pPr>
        <w:spacing w:line="480" w:lineRule="auto"/>
        <w:rPr>
          <w:rFonts w:ascii="Times New Roman" w:hAnsi="Times New Roman" w:cs="Times New Roman"/>
          <w:sz w:val="24"/>
          <w:szCs w:val="24"/>
        </w:rPr>
      </w:pPr>
    </w:p>
    <w:p w14:paraId="42C89E58" w14:textId="77777777" w:rsidR="00B87E13" w:rsidRPr="00FA395A" w:rsidRDefault="00B87E13" w:rsidP="00FA395A">
      <w:pPr>
        <w:pStyle w:val="Heading3"/>
      </w:pPr>
      <w:bookmarkStart w:id="24" w:name="_Toc13661093"/>
      <w:r w:rsidRPr="00FA395A">
        <w:t>Raw materials</w:t>
      </w:r>
      <w:bookmarkEnd w:id="24"/>
    </w:p>
    <w:p w14:paraId="256F5F40" w14:textId="77777777" w:rsidR="00B87E13" w:rsidRPr="00FA395A" w:rsidRDefault="00B87E13" w:rsidP="00B87E13">
      <w:pPr>
        <w:rPr>
          <w:rFonts w:ascii="Times New Roman" w:hAnsi="Times New Roman" w:cs="Times New Roman"/>
          <w:sz w:val="24"/>
          <w:szCs w:val="24"/>
        </w:rPr>
      </w:pPr>
      <w:r w:rsidRPr="00FA395A">
        <w:rPr>
          <w:rFonts w:ascii="Times New Roman" w:hAnsi="Times New Roman" w:cs="Times New Roman"/>
          <w:sz w:val="24"/>
          <w:szCs w:val="24"/>
        </w:rPr>
        <w:t xml:space="preserve">The classification of raw materials is based on their physical properties, including homogeneity, crystal structure, grain size, etc. Sub-division was not conducted because their fracture properties are similar within a category (e.g., chert and limestone). </w:t>
      </w:r>
    </w:p>
    <w:p w14:paraId="3CA5E674" w14:textId="77777777" w:rsidR="00B87E13" w:rsidRPr="00FA395A" w:rsidRDefault="00B87E13" w:rsidP="00FA395A">
      <w:pPr>
        <w:pStyle w:val="Heading3"/>
      </w:pPr>
      <w:bookmarkStart w:id="25" w:name="_Toc13661094"/>
      <w:r w:rsidRPr="00FA395A">
        <w:t>Cores</w:t>
      </w:r>
      <w:bookmarkEnd w:id="25"/>
    </w:p>
    <w:p w14:paraId="4386BF91" w14:textId="29F845D7" w:rsidR="00B87E13" w:rsidRPr="00FA395A" w:rsidRDefault="00B87E13" w:rsidP="00B87E13">
      <w:pPr>
        <w:rPr>
          <w:rFonts w:ascii="Times New Roman" w:hAnsi="Times New Roman" w:cs="Times New Roman"/>
          <w:sz w:val="24"/>
          <w:szCs w:val="24"/>
        </w:rPr>
      </w:pPr>
      <w:r w:rsidRPr="00FA395A">
        <w:rPr>
          <w:rFonts w:ascii="Times New Roman" w:hAnsi="Times New Roman" w:cs="Times New Roman"/>
          <w:sz w:val="24"/>
          <w:szCs w:val="24"/>
        </w:rPr>
        <w:t xml:space="preserve">For cores, the following information was collected: type, geometry (column, conic, cubic, irregular, </w:t>
      </w:r>
      <w:del w:id="26" w:author="Ben Marwick" w:date="2020-10-05T23:35:00Z">
        <w:r w:rsidRPr="00FA395A" w:rsidDel="009663C6">
          <w:rPr>
            <w:rFonts w:ascii="Times New Roman" w:hAnsi="Times New Roman" w:cs="Times New Roman"/>
            <w:sz w:val="24"/>
            <w:szCs w:val="24"/>
          </w:rPr>
          <w:delText>cicular</w:delText>
        </w:r>
      </w:del>
      <w:ins w:id="27" w:author="Ben Marwick" w:date="2020-10-05T23:35:00Z">
        <w:r w:rsidR="009663C6" w:rsidRPr="00FA395A">
          <w:rPr>
            <w:rFonts w:ascii="Times New Roman" w:hAnsi="Times New Roman" w:cs="Times New Roman"/>
            <w:sz w:val="24"/>
            <w:szCs w:val="24"/>
          </w:rPr>
          <w:t>circular</w:t>
        </w:r>
      </w:ins>
      <w:r w:rsidRPr="00FA395A">
        <w:rPr>
          <w:rFonts w:ascii="Times New Roman" w:hAnsi="Times New Roman" w:cs="Times New Roman"/>
          <w:sz w:val="24"/>
          <w:szCs w:val="24"/>
        </w:rPr>
        <w:t xml:space="preserve"> and wedged), maximum dimension, medial width, distal width, distal thickness, platform types, platform width, platform thickness, scar number, scar length, </w:t>
      </w:r>
      <w:r w:rsidRPr="00FA395A">
        <w:rPr>
          <w:rFonts w:ascii="Times New Roman" w:hAnsi="Times New Roman" w:cs="Times New Roman"/>
          <w:sz w:val="24"/>
          <w:szCs w:val="24"/>
        </w:rPr>
        <w:lastRenderedPageBreak/>
        <w:t xml:space="preserve">cortex percentage, cortex texture, cortex location, heat damage, platform preparation, and rotations (see </w:t>
      </w:r>
      <w:r w:rsidR="002249C0" w:rsidRPr="00FA395A">
        <w:rPr>
          <w:rFonts w:ascii="Times New Roman" w:hAnsi="Times New Roman" w:cs="Times New Roman"/>
          <w:sz w:val="24"/>
          <w:szCs w:val="24"/>
        </w:rPr>
        <w:fldChar w:fldCharType="begin"/>
      </w:r>
      <w:r w:rsidR="002249C0" w:rsidRPr="00FA395A">
        <w:rPr>
          <w:rFonts w:ascii="Times New Roman" w:hAnsi="Times New Roman" w:cs="Times New Roman"/>
          <w:sz w:val="24"/>
          <w:szCs w:val="24"/>
        </w:rPr>
        <w:instrText xml:space="preserve"> REF _Ref39279113 \h </w:instrText>
      </w:r>
      <w:r w:rsidR="00042930" w:rsidRPr="00FA395A">
        <w:rPr>
          <w:rFonts w:ascii="Times New Roman" w:hAnsi="Times New Roman" w:cs="Times New Roman"/>
          <w:sz w:val="24"/>
          <w:szCs w:val="24"/>
        </w:rPr>
        <w:instrText xml:space="preserve"> \* MERGEFORMAT </w:instrText>
      </w:r>
      <w:r w:rsidR="002249C0" w:rsidRPr="00FA395A">
        <w:rPr>
          <w:rFonts w:ascii="Times New Roman" w:hAnsi="Times New Roman" w:cs="Times New Roman"/>
          <w:sz w:val="24"/>
          <w:szCs w:val="24"/>
        </w:rPr>
      </w:r>
      <w:r w:rsidR="002249C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S1</w:t>
      </w:r>
      <w:r w:rsidR="002249C0"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for examples of the variables). Types comprise Levallois, discoid, </w:t>
      </w:r>
      <w:r w:rsidR="002249C0" w:rsidRPr="00FA395A">
        <w:rPr>
          <w:rFonts w:ascii="Times New Roman" w:hAnsi="Times New Roman" w:cs="Times New Roman"/>
          <w:sz w:val="24"/>
          <w:szCs w:val="24"/>
        </w:rPr>
        <w:t>volumetric cores</w:t>
      </w:r>
      <w:r w:rsidRPr="00FA395A">
        <w:rPr>
          <w:rFonts w:ascii="Times New Roman" w:hAnsi="Times New Roman" w:cs="Times New Roman"/>
          <w:sz w:val="24"/>
          <w:szCs w:val="24"/>
        </w:rPr>
        <w:t>, truncated facet</w:t>
      </w:r>
      <w:r w:rsidR="002249C0" w:rsidRPr="00FA395A">
        <w:rPr>
          <w:rFonts w:ascii="Times New Roman" w:hAnsi="Times New Roman" w:cs="Times New Roman"/>
          <w:sz w:val="24"/>
          <w:szCs w:val="24"/>
        </w:rPr>
        <w:t>ed pieces</w:t>
      </w:r>
      <w:r w:rsidRPr="00FA395A">
        <w:rPr>
          <w:rFonts w:ascii="Times New Roman" w:hAnsi="Times New Roman" w:cs="Times New Roman"/>
          <w:sz w:val="24"/>
          <w:szCs w:val="24"/>
        </w:rPr>
        <w:t xml:space="preserve">, single, double, and multiply platform cores. Only large and main scars (&gt; 2 cm) were counted. Cortex percentage is estimated with ~10% uncertainty and cortex textures are mainly rough, smooth and tabular. Platform preparation chiefly consists of plain, faceted, cortex. The rotation number indicates possible platform transform times during the reduction of a core. </w:t>
      </w:r>
    </w:p>
    <w:p w14:paraId="236FE5D5" w14:textId="77777777" w:rsidR="00B87E13" w:rsidRPr="00FA395A" w:rsidRDefault="00B87E13" w:rsidP="00B87E13">
      <w:pPr>
        <w:rPr>
          <w:rFonts w:ascii="Times New Roman" w:hAnsi="Times New Roman" w:cs="Times New Roman"/>
          <w:sz w:val="24"/>
          <w:szCs w:val="24"/>
        </w:rPr>
      </w:pPr>
    </w:p>
    <w:p w14:paraId="16D0F326" w14:textId="77777777" w:rsidR="00B87E13" w:rsidRPr="00FA395A" w:rsidRDefault="00B87E13" w:rsidP="00B87E13">
      <w:pPr>
        <w:keepNext/>
        <w:spacing w:line="480" w:lineRule="auto"/>
        <w:jc w:val="center"/>
        <w:rPr>
          <w:rFonts w:ascii="Times New Roman" w:hAnsi="Times New Roman" w:cs="Times New Roman"/>
          <w:sz w:val="24"/>
          <w:szCs w:val="24"/>
        </w:rPr>
      </w:pPr>
      <w:r w:rsidRPr="00FA395A">
        <w:rPr>
          <w:rFonts w:ascii="Times New Roman" w:hAnsi="Times New Roman" w:cs="Times New Roman"/>
          <w:noProof/>
          <w:sz w:val="24"/>
          <w:szCs w:val="24"/>
        </w:rPr>
        <w:t xml:space="preserve"> </w:t>
      </w:r>
      <w:r w:rsidRPr="00FA395A">
        <w:rPr>
          <w:rFonts w:ascii="Times New Roman" w:hAnsi="Times New Roman" w:cs="Times New Roman"/>
          <w:noProof/>
          <w:sz w:val="24"/>
          <w:szCs w:val="24"/>
        </w:rPr>
        <w:drawing>
          <wp:inline distT="0" distB="0" distL="0" distR="0" wp14:anchorId="3B071E92" wp14:editId="1B2C8BE7">
            <wp:extent cx="4406630" cy="3630879"/>
            <wp:effectExtent l="0" t="0" r="0" b="8255"/>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09840" cy="3633524"/>
                    </a:xfrm>
                    <a:prstGeom prst="rect">
                      <a:avLst/>
                    </a:prstGeom>
                  </pic:spPr>
                </pic:pic>
              </a:graphicData>
            </a:graphic>
          </wp:inline>
        </w:drawing>
      </w:r>
      <w:r w:rsidRPr="00FA395A">
        <w:rPr>
          <w:rFonts w:ascii="Times New Roman" w:hAnsi="Times New Roman" w:cs="Times New Roman"/>
          <w:noProof/>
          <w:sz w:val="24"/>
          <w:szCs w:val="24"/>
        </w:rPr>
        <w:t xml:space="preserve"> </w:t>
      </w:r>
    </w:p>
    <w:p w14:paraId="690CB951" w14:textId="448FBA56" w:rsidR="00B87E13" w:rsidRPr="00FA395A" w:rsidRDefault="00D93CC7" w:rsidP="009F7CAC">
      <w:pPr>
        <w:pStyle w:val="Caption"/>
        <w:rPr>
          <w:b/>
          <w:bCs/>
          <w:i w:val="0"/>
          <w:iCs w:val="0"/>
          <w:sz w:val="24"/>
          <w:szCs w:val="24"/>
        </w:rPr>
      </w:pPr>
      <w:bookmarkStart w:id="28" w:name="_Ref39279113"/>
      <w:bookmarkStart w:id="29" w:name="_Toc19195618"/>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DE1954" w:rsidRPr="00FA395A">
        <w:rPr>
          <w:b/>
          <w:bCs/>
          <w:i w:val="0"/>
          <w:iCs w:val="0"/>
          <w:noProof/>
          <w:sz w:val="24"/>
          <w:szCs w:val="24"/>
        </w:rPr>
        <w:t>1</w:t>
      </w:r>
      <w:r w:rsidRPr="00FA395A">
        <w:rPr>
          <w:b/>
          <w:bCs/>
          <w:i w:val="0"/>
          <w:iCs w:val="0"/>
          <w:sz w:val="24"/>
          <w:szCs w:val="24"/>
        </w:rPr>
        <w:fldChar w:fldCharType="end"/>
      </w:r>
      <w:bookmarkEnd w:id="28"/>
      <w:r w:rsidRPr="00FA395A">
        <w:rPr>
          <w:b/>
          <w:bCs/>
          <w:i w:val="0"/>
          <w:iCs w:val="0"/>
          <w:sz w:val="24"/>
          <w:szCs w:val="24"/>
        </w:rPr>
        <w:t xml:space="preserve"> | </w:t>
      </w:r>
      <w:r w:rsidR="00B87E13" w:rsidRPr="00FA395A">
        <w:rPr>
          <w:b/>
          <w:bCs/>
          <w:i w:val="0"/>
          <w:iCs w:val="0"/>
          <w:sz w:val="24"/>
          <w:szCs w:val="24"/>
        </w:rPr>
        <w:t>Key morphometric variables of cores.</w:t>
      </w:r>
      <w:bookmarkEnd w:id="29"/>
    </w:p>
    <w:p w14:paraId="118CF262" w14:textId="77777777" w:rsidR="00B87E13" w:rsidRPr="00FA395A" w:rsidRDefault="00B87E13" w:rsidP="00B87E13">
      <w:pPr>
        <w:rPr>
          <w:rFonts w:ascii="Times New Roman" w:hAnsi="Times New Roman" w:cs="Times New Roman"/>
          <w:sz w:val="24"/>
          <w:szCs w:val="24"/>
        </w:rPr>
      </w:pPr>
    </w:p>
    <w:p w14:paraId="673B5C49" w14:textId="77777777" w:rsidR="00B87E13" w:rsidRPr="00FA395A" w:rsidRDefault="00B87E13" w:rsidP="00FA395A">
      <w:pPr>
        <w:pStyle w:val="Heading3"/>
      </w:pPr>
      <w:bookmarkStart w:id="30" w:name="_Toc13661095"/>
      <w:r w:rsidRPr="00FA395A">
        <w:t>Flakes</w:t>
      </w:r>
      <w:bookmarkEnd w:id="30"/>
    </w:p>
    <w:p w14:paraId="6B504FAF" w14:textId="7B730EBB" w:rsidR="00B87E13" w:rsidRPr="00FA395A" w:rsidRDefault="00B87E13" w:rsidP="00B87E13">
      <w:pPr>
        <w:rPr>
          <w:rFonts w:ascii="Times New Roman" w:hAnsi="Times New Roman" w:cs="Times New Roman"/>
          <w:sz w:val="24"/>
          <w:szCs w:val="24"/>
        </w:rPr>
      </w:pPr>
      <w:r w:rsidRPr="00FA395A">
        <w:rPr>
          <w:rFonts w:ascii="Times New Roman" w:hAnsi="Times New Roman" w:cs="Times New Roman"/>
          <w:sz w:val="24"/>
          <w:szCs w:val="24"/>
        </w:rPr>
        <w:t xml:space="preserve">For flakes, we </w:t>
      </w:r>
      <w:del w:id="31" w:author="Ben Marwick" w:date="2020-10-05T23:36:00Z">
        <w:r w:rsidRPr="00FA395A" w:rsidDel="009663C6">
          <w:rPr>
            <w:rFonts w:ascii="Times New Roman" w:hAnsi="Times New Roman" w:cs="Times New Roman"/>
            <w:sz w:val="24"/>
            <w:szCs w:val="24"/>
          </w:rPr>
          <w:delText xml:space="preserve">collected </w:delText>
        </w:r>
      </w:del>
      <w:ins w:id="32" w:author="Ben Marwick" w:date="2020-10-05T23:36:00Z">
        <w:r w:rsidR="009663C6">
          <w:rPr>
            <w:rFonts w:ascii="Times New Roman" w:hAnsi="Times New Roman" w:cs="Times New Roman"/>
            <w:sz w:val="24"/>
            <w:szCs w:val="24"/>
          </w:rPr>
          <w:t>recorded</w:t>
        </w:r>
        <w:r w:rsidR="009663C6" w:rsidRPr="00FA395A">
          <w:rPr>
            <w:rFonts w:ascii="Times New Roman" w:hAnsi="Times New Roman" w:cs="Times New Roman"/>
            <w:sz w:val="24"/>
            <w:szCs w:val="24"/>
          </w:rPr>
          <w:t xml:space="preserve"> </w:t>
        </w:r>
      </w:ins>
      <w:r w:rsidRPr="00FA395A">
        <w:rPr>
          <w:rFonts w:ascii="Times New Roman" w:hAnsi="Times New Roman" w:cs="Times New Roman"/>
          <w:sz w:val="24"/>
          <w:szCs w:val="24"/>
        </w:rPr>
        <w:t xml:space="preserve">their types (including complete, fragment, retouched or sub-types such </w:t>
      </w:r>
      <w:del w:id="33" w:author="Ben Marwick" w:date="2020-10-05T23:36:00Z">
        <w:r w:rsidRPr="00FA395A" w:rsidDel="009663C6">
          <w:rPr>
            <w:rFonts w:ascii="Times New Roman" w:hAnsi="Times New Roman" w:cs="Times New Roman"/>
            <w:sz w:val="24"/>
            <w:szCs w:val="24"/>
          </w:rPr>
          <w:delText xml:space="preserve">like </w:delText>
        </w:r>
      </w:del>
      <w:ins w:id="34" w:author="Ben Marwick" w:date="2020-10-05T23:36:00Z">
        <w:r w:rsidR="009663C6">
          <w:rPr>
            <w:rFonts w:ascii="Times New Roman" w:hAnsi="Times New Roman" w:cs="Times New Roman"/>
            <w:sz w:val="24"/>
            <w:szCs w:val="24"/>
          </w:rPr>
          <w:t>as</w:t>
        </w:r>
        <w:r w:rsidR="009663C6" w:rsidRPr="00FA395A">
          <w:rPr>
            <w:rFonts w:ascii="Times New Roman" w:hAnsi="Times New Roman" w:cs="Times New Roman"/>
            <w:sz w:val="24"/>
            <w:szCs w:val="24"/>
          </w:rPr>
          <w:t xml:space="preserve"> </w:t>
        </w:r>
      </w:ins>
      <w:r w:rsidRPr="00FA395A">
        <w:rPr>
          <w:rFonts w:ascii="Times New Roman" w:hAnsi="Times New Roman" w:cs="Times New Roman"/>
          <w:sz w:val="24"/>
          <w:szCs w:val="24"/>
        </w:rPr>
        <w:t xml:space="preserve">Levallois and </w:t>
      </w:r>
      <w:proofErr w:type="spellStart"/>
      <w:r w:rsidRPr="00FA395A">
        <w:rPr>
          <w:rFonts w:ascii="Times New Roman" w:hAnsi="Times New Roman" w:cs="Times New Roman"/>
          <w:sz w:val="24"/>
          <w:szCs w:val="24"/>
        </w:rPr>
        <w:t>débordant</w:t>
      </w:r>
      <w:proofErr w:type="spellEnd"/>
      <w:r w:rsidRPr="00FA395A">
        <w:rPr>
          <w:rFonts w:ascii="Times New Roman" w:hAnsi="Times New Roman" w:cs="Times New Roman"/>
          <w:sz w:val="24"/>
          <w:szCs w:val="24"/>
        </w:rPr>
        <w:t xml:space="preserve">), maximum dimension, length, oriented width, width at 25%, 50% and 75% max dimension, oriented thickness, thickness at 25%, 50% and 75% max dimension, platform width, platform thickness, platform shape (triangle, rectangle, quadrangle, gull-wing, fusiform, trapezoid and irregular), dorsal scar number (i.e., the completed flake scars left on the dorsal surface), dorsal scar directions, cortex percentage, cortex texture (rough, smooth, angular), cortex location (platform, proximal, medial and distal), heat and damage, termination , and platform preparation (plain, faceted, cortex, </w:t>
      </w:r>
      <w:proofErr w:type="spellStart"/>
      <w:r w:rsidRPr="00FA395A">
        <w:rPr>
          <w:rFonts w:ascii="Times New Roman" w:hAnsi="Times New Roman" w:cs="Times New Roman"/>
          <w:sz w:val="24"/>
          <w:szCs w:val="24"/>
        </w:rPr>
        <w:t>dihederal</w:t>
      </w:r>
      <w:proofErr w:type="spellEnd"/>
      <w:r w:rsidRPr="00FA395A">
        <w:rPr>
          <w:rFonts w:ascii="Times New Roman" w:hAnsi="Times New Roman" w:cs="Times New Roman"/>
          <w:sz w:val="24"/>
          <w:szCs w:val="24"/>
        </w:rPr>
        <w:t xml:space="preserve">, focus and missing). Key morphometric terms are demonstrated in </w:t>
      </w:r>
      <w:r w:rsidR="002249C0" w:rsidRPr="00FA395A">
        <w:rPr>
          <w:rFonts w:ascii="Times New Roman" w:hAnsi="Times New Roman" w:cs="Times New Roman"/>
          <w:sz w:val="24"/>
          <w:szCs w:val="24"/>
        </w:rPr>
        <w:fldChar w:fldCharType="begin"/>
      </w:r>
      <w:r w:rsidR="002249C0" w:rsidRPr="00FA395A">
        <w:rPr>
          <w:rFonts w:ascii="Times New Roman" w:hAnsi="Times New Roman" w:cs="Times New Roman"/>
          <w:sz w:val="24"/>
          <w:szCs w:val="24"/>
        </w:rPr>
        <w:instrText xml:space="preserve"> REF _Ref39279168 \h </w:instrText>
      </w:r>
      <w:r w:rsidR="00042930" w:rsidRPr="00FA395A">
        <w:rPr>
          <w:rFonts w:ascii="Times New Roman" w:hAnsi="Times New Roman" w:cs="Times New Roman"/>
          <w:sz w:val="24"/>
          <w:szCs w:val="24"/>
        </w:rPr>
        <w:instrText xml:space="preserve"> \* MERGEFORMAT </w:instrText>
      </w:r>
      <w:r w:rsidR="002249C0" w:rsidRPr="00FA395A">
        <w:rPr>
          <w:rFonts w:ascii="Times New Roman" w:hAnsi="Times New Roman" w:cs="Times New Roman"/>
          <w:sz w:val="24"/>
          <w:szCs w:val="24"/>
        </w:rPr>
      </w:r>
      <w:r w:rsidR="002249C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S2</w:t>
      </w:r>
      <w:r w:rsidR="002249C0"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and </w:t>
      </w:r>
      <w:r w:rsidR="002249C0" w:rsidRPr="00FA395A">
        <w:rPr>
          <w:rFonts w:ascii="Times New Roman" w:hAnsi="Times New Roman" w:cs="Times New Roman"/>
          <w:sz w:val="24"/>
          <w:szCs w:val="24"/>
        </w:rPr>
        <w:fldChar w:fldCharType="begin"/>
      </w:r>
      <w:r w:rsidR="002249C0" w:rsidRPr="00FA395A">
        <w:rPr>
          <w:rFonts w:ascii="Times New Roman" w:hAnsi="Times New Roman" w:cs="Times New Roman"/>
          <w:sz w:val="24"/>
          <w:szCs w:val="24"/>
        </w:rPr>
        <w:instrText xml:space="preserve"> REF _Ref39279181 \h </w:instrText>
      </w:r>
      <w:r w:rsidR="00042930" w:rsidRPr="00FA395A">
        <w:rPr>
          <w:rFonts w:ascii="Times New Roman" w:hAnsi="Times New Roman" w:cs="Times New Roman"/>
          <w:sz w:val="24"/>
          <w:szCs w:val="24"/>
        </w:rPr>
        <w:instrText xml:space="preserve"> \* MERGEFORMAT </w:instrText>
      </w:r>
      <w:r w:rsidR="002249C0" w:rsidRPr="00FA395A">
        <w:rPr>
          <w:rFonts w:ascii="Times New Roman" w:hAnsi="Times New Roman" w:cs="Times New Roman"/>
          <w:sz w:val="24"/>
          <w:szCs w:val="24"/>
        </w:rPr>
      </w:r>
      <w:r w:rsidR="002249C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S3</w:t>
      </w:r>
      <w:r w:rsidR="002249C0"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w:t>
      </w:r>
    </w:p>
    <w:p w14:paraId="030DCD63" w14:textId="77777777" w:rsidR="00B87E13" w:rsidRPr="00FA395A" w:rsidRDefault="00B87E13" w:rsidP="00B87E13">
      <w:pPr>
        <w:keepNext/>
        <w:spacing w:line="480" w:lineRule="auto"/>
        <w:jc w:val="center"/>
        <w:rPr>
          <w:rFonts w:ascii="Times New Roman" w:hAnsi="Times New Roman" w:cs="Times New Roman"/>
          <w:sz w:val="24"/>
          <w:szCs w:val="24"/>
        </w:rPr>
      </w:pPr>
      <w:r w:rsidRPr="00FA395A">
        <w:rPr>
          <w:rFonts w:ascii="Times New Roman" w:hAnsi="Times New Roman" w:cs="Times New Roman"/>
          <w:noProof/>
          <w:sz w:val="24"/>
          <w:szCs w:val="24"/>
        </w:rPr>
        <w:lastRenderedPageBreak/>
        <w:drawing>
          <wp:inline distT="0" distB="0" distL="0" distR="0" wp14:anchorId="16FFCDA0" wp14:editId="6E802925">
            <wp:extent cx="3983355" cy="2768600"/>
            <wp:effectExtent l="0" t="0" r="0" b="0"/>
            <wp:docPr id="3091" name="Picture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 name="Picture 3091"/>
                    <pic:cNvPicPr>
                      <a:picLocks noChangeAspect="1"/>
                    </pic:cNvPicPr>
                  </pic:nvPicPr>
                  <pic:blipFill>
                    <a:blip r:embed="rId13"/>
                    <a:stretch>
                      <a:fillRect/>
                    </a:stretch>
                  </pic:blipFill>
                  <pic:spPr>
                    <a:xfrm>
                      <a:off x="0" y="0"/>
                      <a:ext cx="3988531" cy="2772121"/>
                    </a:xfrm>
                    <a:prstGeom prst="rect">
                      <a:avLst/>
                    </a:prstGeom>
                  </pic:spPr>
                </pic:pic>
              </a:graphicData>
            </a:graphic>
          </wp:inline>
        </w:drawing>
      </w:r>
    </w:p>
    <w:p w14:paraId="438CF627" w14:textId="61BCCEB2" w:rsidR="00B87E13" w:rsidRPr="00FA395A" w:rsidRDefault="00D93CC7" w:rsidP="009F7CAC">
      <w:pPr>
        <w:pStyle w:val="Caption"/>
        <w:rPr>
          <w:b/>
          <w:bCs/>
          <w:i w:val="0"/>
          <w:iCs w:val="0"/>
          <w:sz w:val="24"/>
          <w:szCs w:val="24"/>
        </w:rPr>
      </w:pPr>
      <w:bookmarkStart w:id="35" w:name="_Ref39279168"/>
      <w:bookmarkStart w:id="36" w:name="_Toc19195619"/>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DE1954" w:rsidRPr="00FA395A">
        <w:rPr>
          <w:b/>
          <w:bCs/>
          <w:i w:val="0"/>
          <w:iCs w:val="0"/>
          <w:noProof/>
          <w:sz w:val="24"/>
          <w:szCs w:val="24"/>
        </w:rPr>
        <w:t>2</w:t>
      </w:r>
      <w:r w:rsidRPr="00FA395A">
        <w:rPr>
          <w:b/>
          <w:bCs/>
          <w:i w:val="0"/>
          <w:iCs w:val="0"/>
          <w:sz w:val="24"/>
          <w:szCs w:val="24"/>
        </w:rPr>
        <w:fldChar w:fldCharType="end"/>
      </w:r>
      <w:bookmarkEnd w:id="35"/>
      <w:r w:rsidRPr="00FA395A">
        <w:rPr>
          <w:b/>
          <w:bCs/>
          <w:i w:val="0"/>
          <w:iCs w:val="0"/>
          <w:sz w:val="24"/>
          <w:szCs w:val="24"/>
        </w:rPr>
        <w:t xml:space="preserve"> | </w:t>
      </w:r>
      <w:r w:rsidR="00B87E13" w:rsidRPr="00FA395A">
        <w:rPr>
          <w:b/>
          <w:bCs/>
          <w:i w:val="0"/>
          <w:iCs w:val="0"/>
          <w:sz w:val="24"/>
          <w:szCs w:val="24"/>
        </w:rPr>
        <w:t>S</w:t>
      </w:r>
      <w:ins w:id="37" w:author="Ben Marwick" w:date="2020-10-05T23:36:00Z">
        <w:r w:rsidR="009663C6">
          <w:rPr>
            <w:b/>
            <w:bCs/>
            <w:i w:val="0"/>
            <w:iCs w:val="0"/>
            <w:sz w:val="24"/>
            <w:szCs w:val="24"/>
          </w:rPr>
          <w:t>ch</w:t>
        </w:r>
      </w:ins>
      <w:del w:id="38" w:author="Ben Marwick" w:date="2020-10-05T23:36:00Z">
        <w:r w:rsidR="00B87E13" w:rsidRPr="00FA395A" w:rsidDel="009663C6">
          <w:rPr>
            <w:b/>
            <w:bCs/>
            <w:i w:val="0"/>
            <w:iCs w:val="0"/>
            <w:sz w:val="24"/>
            <w:szCs w:val="24"/>
          </w:rPr>
          <w:delText>k</w:delText>
        </w:r>
      </w:del>
      <w:r w:rsidR="00B87E13" w:rsidRPr="00FA395A">
        <w:rPr>
          <w:b/>
          <w:bCs/>
          <w:i w:val="0"/>
          <w:iCs w:val="0"/>
          <w:sz w:val="24"/>
          <w:szCs w:val="24"/>
        </w:rPr>
        <w:t>ematic model showing key morphometric variables of flakes.</w:t>
      </w:r>
      <w:bookmarkEnd w:id="36"/>
    </w:p>
    <w:p w14:paraId="11CC0FF0" w14:textId="77777777" w:rsidR="00B87E13" w:rsidRPr="00FA395A" w:rsidRDefault="00B87E13" w:rsidP="009F7CAC">
      <w:pPr>
        <w:pStyle w:val="Caption"/>
        <w:rPr>
          <w:i w:val="0"/>
          <w:iCs w:val="0"/>
          <w:sz w:val="24"/>
          <w:szCs w:val="24"/>
        </w:rPr>
      </w:pPr>
    </w:p>
    <w:p w14:paraId="5C8C2587" w14:textId="77777777" w:rsidR="00B87E13" w:rsidRPr="00FA395A" w:rsidRDefault="00B87E13" w:rsidP="00B87E13">
      <w:pPr>
        <w:rPr>
          <w:rFonts w:ascii="Times New Roman" w:hAnsi="Times New Roman" w:cs="Times New Roman"/>
          <w:sz w:val="24"/>
          <w:szCs w:val="24"/>
        </w:rPr>
      </w:pPr>
    </w:p>
    <w:p w14:paraId="0788A6DB" w14:textId="77777777" w:rsidR="00B87E13" w:rsidRPr="00FA395A" w:rsidRDefault="00B87E13" w:rsidP="00B87E13">
      <w:pPr>
        <w:keepNext/>
        <w:jc w:val="center"/>
        <w:rPr>
          <w:rFonts w:ascii="Times New Roman" w:hAnsi="Times New Roman" w:cs="Times New Roman"/>
          <w:sz w:val="24"/>
          <w:szCs w:val="24"/>
        </w:rPr>
      </w:pPr>
      <w:r w:rsidRPr="00FA395A">
        <w:rPr>
          <w:rFonts w:ascii="Times New Roman" w:hAnsi="Times New Roman" w:cs="Times New Roman"/>
          <w:noProof/>
          <w:sz w:val="24"/>
          <w:szCs w:val="24"/>
        </w:rPr>
        <w:drawing>
          <wp:inline distT="0" distB="0" distL="0" distR="0" wp14:anchorId="45B76F38" wp14:editId="29329E12">
            <wp:extent cx="4032885" cy="1344930"/>
            <wp:effectExtent l="19050" t="19050" r="24765" b="26670"/>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 name="Picture 3097"/>
                    <pic:cNvPicPr>
                      <a:picLocks noChangeAspect="1"/>
                    </pic:cNvPicPr>
                  </pic:nvPicPr>
                  <pic:blipFill>
                    <a:blip r:embed="rId14"/>
                    <a:srcRect l="349"/>
                    <a:stretch>
                      <a:fillRect/>
                    </a:stretch>
                  </pic:blipFill>
                  <pic:spPr>
                    <a:xfrm>
                      <a:off x="0" y="0"/>
                      <a:ext cx="4053529" cy="1351686"/>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2075C7DF" w14:textId="2464450B" w:rsidR="00B87E13" w:rsidRPr="00FA395A" w:rsidRDefault="00D93CC7" w:rsidP="009F7CAC">
      <w:pPr>
        <w:pStyle w:val="Caption"/>
        <w:rPr>
          <w:b/>
          <w:bCs/>
          <w:i w:val="0"/>
          <w:iCs w:val="0"/>
          <w:sz w:val="24"/>
          <w:szCs w:val="24"/>
        </w:rPr>
      </w:pPr>
      <w:bookmarkStart w:id="39" w:name="_Ref39279181"/>
      <w:bookmarkStart w:id="40" w:name="_Toc19195620"/>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DE1954" w:rsidRPr="00FA395A">
        <w:rPr>
          <w:b/>
          <w:bCs/>
          <w:i w:val="0"/>
          <w:iCs w:val="0"/>
          <w:noProof/>
          <w:sz w:val="24"/>
          <w:szCs w:val="24"/>
        </w:rPr>
        <w:t>3</w:t>
      </w:r>
      <w:r w:rsidRPr="00FA395A">
        <w:rPr>
          <w:b/>
          <w:bCs/>
          <w:i w:val="0"/>
          <w:iCs w:val="0"/>
          <w:sz w:val="24"/>
          <w:szCs w:val="24"/>
        </w:rPr>
        <w:fldChar w:fldCharType="end"/>
      </w:r>
      <w:bookmarkEnd w:id="39"/>
      <w:r w:rsidRPr="00FA395A">
        <w:rPr>
          <w:b/>
          <w:bCs/>
          <w:i w:val="0"/>
          <w:iCs w:val="0"/>
          <w:sz w:val="24"/>
          <w:szCs w:val="24"/>
        </w:rPr>
        <w:t xml:space="preserve"> | </w:t>
      </w:r>
      <w:r w:rsidR="00B87E13" w:rsidRPr="00FA395A">
        <w:rPr>
          <w:b/>
          <w:bCs/>
          <w:i w:val="0"/>
          <w:iCs w:val="0"/>
          <w:sz w:val="24"/>
          <w:szCs w:val="24"/>
        </w:rPr>
        <w:t>Flake termination types (from Shea, 2013)</w:t>
      </w:r>
      <w:bookmarkEnd w:id="40"/>
    </w:p>
    <w:p w14:paraId="61818536" w14:textId="77777777" w:rsidR="00B87E13" w:rsidRPr="00FA395A" w:rsidRDefault="00B87E13" w:rsidP="00B87E13">
      <w:pPr>
        <w:rPr>
          <w:rFonts w:ascii="Times New Roman" w:hAnsi="Times New Roman" w:cs="Times New Roman"/>
          <w:sz w:val="24"/>
          <w:szCs w:val="24"/>
        </w:rPr>
      </w:pPr>
    </w:p>
    <w:p w14:paraId="40E0423B" w14:textId="77777777" w:rsidR="00B87E13" w:rsidRPr="00FA395A" w:rsidRDefault="00B87E13" w:rsidP="00B87E13">
      <w:pPr>
        <w:jc w:val="center"/>
        <w:rPr>
          <w:rFonts w:ascii="Times New Roman" w:hAnsi="Times New Roman" w:cs="Times New Roman"/>
          <w:sz w:val="24"/>
          <w:szCs w:val="24"/>
        </w:rPr>
      </w:pPr>
    </w:p>
    <w:p w14:paraId="7659B490" w14:textId="1C6990F3" w:rsidR="00B87E13" w:rsidRPr="00FA395A" w:rsidRDefault="00B87E13" w:rsidP="00FA395A">
      <w:pPr>
        <w:pStyle w:val="Heading3"/>
      </w:pPr>
      <w:bookmarkStart w:id="41" w:name="_Toc13661096"/>
      <w:r w:rsidRPr="00FA395A">
        <w:t>Retouched pieces</w:t>
      </w:r>
      <w:bookmarkEnd w:id="41"/>
    </w:p>
    <w:p w14:paraId="6A70DE10" w14:textId="61DF3309" w:rsidR="00B87E13" w:rsidRPr="00FA395A" w:rsidRDefault="00B87E13" w:rsidP="00B87E13">
      <w:pPr>
        <w:rPr>
          <w:rFonts w:ascii="Times New Roman" w:hAnsi="Times New Roman" w:cs="Times New Roman"/>
          <w:sz w:val="24"/>
          <w:szCs w:val="24"/>
        </w:rPr>
      </w:pPr>
      <w:r w:rsidRPr="00FA395A">
        <w:rPr>
          <w:rFonts w:ascii="Times New Roman" w:hAnsi="Times New Roman" w:cs="Times New Roman"/>
          <w:sz w:val="24"/>
          <w:szCs w:val="24"/>
        </w:rPr>
        <w:t>For retouched pieces, attributes including number of layers, number of edges, edge types,</w:t>
      </w:r>
      <w:r w:rsidR="002249C0"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number of burins, retouch diameter (for curvature), retouch depth (for curvature), notch number, notch location, notch length and depth, edge angle, GUIR and index of invasiveness were recorded. The number of layers </w:t>
      </w:r>
      <w:del w:id="42" w:author="Ben Marwick" w:date="2020-10-05T23:37:00Z">
        <w:r w:rsidRPr="00FA395A" w:rsidDel="009663C6">
          <w:rPr>
            <w:rFonts w:ascii="Times New Roman" w:hAnsi="Times New Roman" w:cs="Times New Roman"/>
            <w:sz w:val="24"/>
            <w:szCs w:val="24"/>
          </w:rPr>
          <w:delText xml:space="preserve">was </w:delText>
        </w:r>
      </w:del>
      <w:ins w:id="43" w:author="Ben Marwick" w:date="2020-10-05T23:37:00Z">
        <w:r w:rsidR="009663C6">
          <w:rPr>
            <w:rFonts w:ascii="Times New Roman" w:hAnsi="Times New Roman" w:cs="Times New Roman"/>
            <w:sz w:val="24"/>
            <w:szCs w:val="24"/>
          </w:rPr>
          <w:t>were</w:t>
        </w:r>
        <w:r w:rsidR="009663C6" w:rsidRPr="00FA395A">
          <w:rPr>
            <w:rFonts w:ascii="Times New Roman" w:hAnsi="Times New Roman" w:cs="Times New Roman"/>
            <w:sz w:val="24"/>
            <w:szCs w:val="24"/>
          </w:rPr>
          <w:t xml:space="preserve"> </w:t>
        </w:r>
      </w:ins>
      <w:r w:rsidRPr="00FA395A">
        <w:rPr>
          <w:rFonts w:ascii="Times New Roman" w:hAnsi="Times New Roman" w:cs="Times New Roman"/>
          <w:sz w:val="24"/>
          <w:szCs w:val="24"/>
        </w:rPr>
        <w:t xml:space="preserve">estimated by the overlaps of retouching phases. Edge types include straight (i.e., the edge shape is straight), convex (i.e., the edge shape is convex), concave (i.e., the edge shape is concave), denticulate (i.e., the edge shape is denticulate), end (end-scraper), beak, pointed (borer), and notch. The edge angle was calculated by measuring the width at the 3 mm depth of the edge and then transfer the value into angle degree </w:t>
      </w:r>
      <w:r w:rsidR="004F5B47" w:rsidRPr="00FA395A">
        <w:rPr>
          <w:rFonts w:ascii="Times New Roman" w:hAnsi="Times New Roman" w:cs="Times New Roman"/>
          <w:sz w:val="24"/>
          <w:szCs w:val="24"/>
        </w:rPr>
        <w:fldChar w:fldCharType="begin"/>
      </w:r>
      <w:r w:rsidR="004F5B47" w:rsidRPr="00FA395A">
        <w:rPr>
          <w:rFonts w:ascii="Times New Roman" w:hAnsi="Times New Roman" w:cs="Times New Roman"/>
          <w:sz w:val="24"/>
          <w:szCs w:val="24"/>
        </w:rPr>
        <w:instrText xml:space="preserve"> ADDIN EN.CITE &lt;EndNote&gt;&lt;Cite&gt;&lt;Author&gt;Eren&lt;/Author&gt;&lt;Year&gt;2016&lt;/Year&gt;&lt;RecNum&gt;321&lt;/RecNum&gt;&lt;DisplayText&gt;(Eren and Lycett 2016)&lt;/DisplayText&gt;&lt;record&gt;&lt;rec-number&gt;321&lt;/rec-number&gt;&lt;foreign-keys&gt;&lt;key app="EN" db-id="e0fx9eewc55z5me9zx35zpfdvs5rfzws2t2r" timestamp="1562486075"&gt;321&lt;/key&gt;&lt;/foreign-keys&gt;&lt;ref-type name="Journal Article"&gt;17&lt;/ref-type&gt;&lt;contributors&gt;&lt;authors&gt;&lt;author&gt;Eren, Metin I.&lt;/author&gt;&lt;author&gt;Lycett, Stephen J.&lt;/author&gt;&lt;/authors&gt;&lt;/contributors&gt;&lt;titles&gt;&lt;title&gt;A Statistical Examination of Flake Edge Angles Produced During Experimental Lineal Levallois Reductions and Consideration of Their Functional Implications&lt;/title&gt;&lt;secondary-title&gt;Journal of Archaeological Method and Theory&lt;/secondary-title&gt;&lt;/titles&gt;&lt;periodical&gt;&lt;full-title&gt;Journal of Archaeological Method and Theory&lt;/full-title&gt;&lt;/periodical&gt;&lt;pages&gt;379-398&lt;/pages&gt;&lt;volume&gt;23&lt;/volume&gt;&lt;number&gt;1&lt;/number&gt;&lt;dates&gt;&lt;year&gt;2016&lt;/year&gt;&lt;pub-dates&gt;&lt;date&gt;2016/03/01&lt;/date&gt;&lt;/pub-dates&gt;&lt;/dates&gt;&lt;isbn&gt;1573-7764&lt;/isbn&gt;&lt;urls&gt;&lt;related-urls&gt;&lt;url&gt;https://doi.org/10.1007/s10816-015-9245-z&lt;/url&gt;&lt;/related-urls&gt;&lt;/urls&gt;&lt;electronic-resource-num&gt;10.1007/s10816-015-9245-z&lt;/electronic-resource-num&gt;&lt;/record&gt;&lt;/Cite&gt;&lt;/EndNote&gt;</w:instrText>
      </w:r>
      <w:r w:rsidR="004F5B47" w:rsidRPr="00FA395A">
        <w:rPr>
          <w:rFonts w:ascii="Times New Roman" w:hAnsi="Times New Roman" w:cs="Times New Roman"/>
          <w:sz w:val="24"/>
          <w:szCs w:val="24"/>
        </w:rPr>
        <w:fldChar w:fldCharType="separate"/>
      </w:r>
      <w:r w:rsidR="004F5B47" w:rsidRPr="00FA395A">
        <w:rPr>
          <w:rFonts w:ascii="Times New Roman" w:hAnsi="Times New Roman" w:cs="Times New Roman"/>
          <w:noProof/>
          <w:sz w:val="24"/>
          <w:szCs w:val="24"/>
        </w:rPr>
        <w:t>(Eren and Lycett 2016)</w:t>
      </w:r>
      <w:r w:rsidR="004F5B47"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To estimate the invasion and intensity of retouching, two concepts “Index of Invasiveness” </w:t>
      </w:r>
      <w:r w:rsidR="004F5B47" w:rsidRPr="00FA395A">
        <w:rPr>
          <w:rFonts w:ascii="Times New Roman" w:hAnsi="Times New Roman" w:cs="Times New Roman"/>
          <w:sz w:val="24"/>
          <w:szCs w:val="24"/>
        </w:rPr>
        <w:fldChar w:fldCharType="begin"/>
      </w:r>
      <w:r w:rsidR="004F5B47" w:rsidRPr="00FA395A">
        <w:rPr>
          <w:rFonts w:ascii="Times New Roman" w:hAnsi="Times New Roman" w:cs="Times New Roman"/>
          <w:sz w:val="24"/>
          <w:szCs w:val="24"/>
        </w:rPr>
        <w:instrText xml:space="preserve"> ADDIN EN.CITE &lt;EndNote&gt;&lt;Cite&gt;&lt;Author&gt;Clarkson&lt;/Author&gt;&lt;Year&gt;2002&lt;/Year&gt;&lt;RecNum&gt;185&lt;/RecNum&gt;&lt;DisplayText&gt;(Clarkson 2002)&lt;/DisplayText&gt;&lt;record&gt;&lt;rec-number&gt;185&lt;/rec-number&gt;&lt;foreign-keys&gt;&lt;key app="EN" db-id="2e0tpp90z59szvexrf15t22p2ewafwer550w" timestamp="0"&gt;185&lt;/key&gt;&lt;/foreign-keys&gt;&lt;ref-type name="Journal Article"&gt;17&lt;/ref-type&gt;&lt;contributors&gt;&lt;authors&gt;&lt;author&gt;Clarkson, Chris&lt;/author&gt;&lt;/authors&gt;&lt;/contributors&gt;&lt;titles&gt;&lt;title&gt;An Index of Invasiveness for the Measurement of Unifacial and Bifacial Retouch: A Theoretical, Experimental and Archaeological Verification&lt;/title&gt;&lt;secondary-title&gt;Journal of Archaeological Science&lt;/secondary-title&gt;&lt;/titles&gt;&lt;periodical&gt;&lt;full-title&gt;Journal of Archaeological Science&lt;/full-title&gt;&lt;/periodical&gt;&lt;pages&gt;65-75&lt;/pages&gt;&lt;volume&gt;29&lt;/volume&gt;&lt;number&gt;1&lt;/number&gt;&lt;dates&gt;&lt;year&gt;2002&lt;/year&gt;&lt;pub-dates&gt;&lt;date&gt;2002/1&lt;/date&gt;&lt;/pub-dates&gt;&lt;/dates&gt;&lt;urls&gt;&lt;related-urls&gt;&lt;url&gt;http://www.sciencedirect.com/science/article/B6WH8-45BT6P6-1W/2/84c4e5e4d353c653c32a79312d170444&lt;/url&gt;&lt;/related-urls&gt;&lt;pdf-urls&gt;&lt;url&gt;file:///C:/Documents%20and%20Settings/Ben%20Marwick/My%20Documents/My%20Various%20Things/PhD/journal%20articles/from%20PH/Papers/Clarkson%202002a.pdf&lt;/url&gt;&lt;/pdf-urls&gt;&lt;/urls&gt;&lt;/record&gt;&lt;/Cite&gt;&lt;/EndNote&gt;</w:instrText>
      </w:r>
      <w:r w:rsidR="004F5B47" w:rsidRPr="00FA395A">
        <w:rPr>
          <w:rFonts w:ascii="Times New Roman" w:hAnsi="Times New Roman" w:cs="Times New Roman"/>
          <w:sz w:val="24"/>
          <w:szCs w:val="24"/>
        </w:rPr>
        <w:fldChar w:fldCharType="separate"/>
      </w:r>
      <w:r w:rsidR="004F5B47" w:rsidRPr="00FA395A">
        <w:rPr>
          <w:rFonts w:ascii="Times New Roman" w:hAnsi="Times New Roman" w:cs="Times New Roman"/>
          <w:noProof/>
          <w:sz w:val="24"/>
          <w:szCs w:val="24"/>
        </w:rPr>
        <w:t>(Clarkson 2002)</w:t>
      </w:r>
      <w:r w:rsidR="004F5B47"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and “Geometric Index of Unifacial Reduction (GIUR)” were applied </w:t>
      </w:r>
      <w:r w:rsidR="006B3CBB" w:rsidRPr="00FA395A">
        <w:rPr>
          <w:rFonts w:ascii="Times New Roman" w:hAnsi="Times New Roman" w:cs="Times New Roman"/>
          <w:sz w:val="24"/>
          <w:szCs w:val="24"/>
        </w:rPr>
        <w:fldChar w:fldCharType="begin">
          <w:fldData xml:space="preserve">PEVuZE5vdGU+PENpdGU+PEF1dGhvcj5IaXNjb2NrPC9BdXRob3I+PFllYXI+MjAwNTwvWWVhcj48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</w:fldData>
        </w:fldChar>
      </w:r>
      <w:r w:rsidR="006B3CBB" w:rsidRPr="00FA395A">
        <w:rPr>
          <w:rFonts w:ascii="Times New Roman" w:hAnsi="Times New Roman" w:cs="Times New Roman"/>
          <w:sz w:val="24"/>
          <w:szCs w:val="24"/>
        </w:rPr>
        <w:instrText xml:space="preserve"> ADDIN EN.CITE </w:instrText>
      </w:r>
      <w:r w:rsidR="006B3CBB" w:rsidRPr="00FA395A">
        <w:rPr>
          <w:rFonts w:ascii="Times New Roman" w:hAnsi="Times New Roman" w:cs="Times New Roman"/>
          <w:sz w:val="24"/>
          <w:szCs w:val="24"/>
        </w:rPr>
        <w:fldChar w:fldCharType="begin">
          <w:fldData xml:space="preserve">PEVuZE5vdGU+PENpdGU+PEF1dGhvcj5IaXNjb2NrPC9BdXRob3I+PFllYXI+MjAwNTwvWWVhcj48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</w:fldData>
        </w:fldChar>
      </w:r>
      <w:r w:rsidR="006B3CBB" w:rsidRPr="00FA395A">
        <w:rPr>
          <w:rFonts w:ascii="Times New Roman" w:hAnsi="Times New Roman" w:cs="Times New Roman"/>
          <w:sz w:val="24"/>
          <w:szCs w:val="24"/>
        </w:rPr>
        <w:instrText xml:space="preserve"> ADDIN EN.CITE.DATA </w:instrText>
      </w:r>
      <w:r w:rsidR="006B3CBB" w:rsidRPr="00FA395A">
        <w:rPr>
          <w:rFonts w:ascii="Times New Roman" w:hAnsi="Times New Roman" w:cs="Times New Roman"/>
          <w:sz w:val="24"/>
          <w:szCs w:val="24"/>
        </w:rPr>
      </w:r>
      <w:r w:rsidR="006B3CBB" w:rsidRPr="00FA395A">
        <w:rPr>
          <w:rFonts w:ascii="Times New Roman" w:hAnsi="Times New Roman" w:cs="Times New Roman"/>
          <w:sz w:val="24"/>
          <w:szCs w:val="24"/>
        </w:rPr>
        <w:fldChar w:fldCharType="end"/>
      </w:r>
      <w:r w:rsidR="006B3CBB" w:rsidRPr="00FA395A">
        <w:rPr>
          <w:rFonts w:ascii="Times New Roman" w:hAnsi="Times New Roman" w:cs="Times New Roman"/>
          <w:sz w:val="24"/>
          <w:szCs w:val="24"/>
        </w:rPr>
      </w:r>
      <w:r w:rsidR="006B3CBB" w:rsidRPr="00FA395A">
        <w:rPr>
          <w:rFonts w:ascii="Times New Roman" w:hAnsi="Times New Roman" w:cs="Times New Roman"/>
          <w:sz w:val="24"/>
          <w:szCs w:val="24"/>
        </w:rPr>
        <w:fldChar w:fldCharType="separate"/>
      </w:r>
      <w:r w:rsidR="006B3CBB" w:rsidRPr="00FA395A">
        <w:rPr>
          <w:rFonts w:ascii="Times New Roman" w:hAnsi="Times New Roman" w:cs="Times New Roman"/>
          <w:noProof/>
          <w:sz w:val="24"/>
          <w:szCs w:val="24"/>
        </w:rPr>
        <w:t>(Kuhn 1990, Hiscock and Clarkson 2005, Hiscock and Tabrett 2010)</w:t>
      </w:r>
      <w:r w:rsidR="006B3CBB" w:rsidRPr="00FA395A">
        <w:rPr>
          <w:rFonts w:ascii="Times New Roman" w:hAnsi="Times New Roman" w:cs="Times New Roman"/>
          <w:sz w:val="24"/>
          <w:szCs w:val="24"/>
        </w:rPr>
        <w:fldChar w:fldCharType="end"/>
      </w:r>
      <w:r w:rsidRPr="00FA395A">
        <w:rPr>
          <w:rFonts w:ascii="Times New Roman" w:hAnsi="Times New Roman" w:cs="Times New Roman"/>
          <w:sz w:val="24"/>
          <w:szCs w:val="24"/>
        </w:rPr>
        <w:t>.</w:t>
      </w:r>
    </w:p>
    <w:p w14:paraId="6DDC6477" w14:textId="77777777" w:rsidR="00B87E13" w:rsidRPr="00FA395A" w:rsidRDefault="00B87E13" w:rsidP="00B87E13">
      <w:pPr>
        <w:rPr>
          <w:rFonts w:ascii="Times New Roman" w:hAnsi="Times New Roman" w:cs="Times New Roman"/>
          <w:sz w:val="24"/>
          <w:szCs w:val="24"/>
        </w:rPr>
      </w:pPr>
    </w:p>
    <w:p w14:paraId="5A0C08FD" w14:textId="77777777" w:rsidR="001E709A" w:rsidRPr="00FA395A" w:rsidRDefault="001E709A" w:rsidP="00FA395A">
      <w:pPr>
        <w:pStyle w:val="Heading2"/>
        <w:rPr>
          <w:rFonts w:eastAsiaTheme="majorEastAsia"/>
          <w:b/>
        </w:rPr>
      </w:pPr>
      <w:bookmarkStart w:id="44" w:name="_Toc10636554"/>
      <w:bookmarkStart w:id="45" w:name="_Toc13661097"/>
      <w:r w:rsidRPr="00FA395A">
        <w:rPr>
          <w:rFonts w:eastAsiaTheme="majorEastAsia"/>
          <w:b/>
        </w:rPr>
        <w:t>Data collection method</w:t>
      </w:r>
      <w:bookmarkEnd w:id="44"/>
      <w:bookmarkEnd w:id="45"/>
    </w:p>
    <w:p w14:paraId="4B05498B" w14:textId="00A07E50" w:rsidR="00B87E13" w:rsidRPr="00FA395A" w:rsidRDefault="001E709A" w:rsidP="009F7CAC">
      <w:pPr>
        <w:spacing w:after="120" w:line="360" w:lineRule="auto"/>
        <w:jc w:val="both"/>
        <w:rPr>
          <w:rFonts w:ascii="Times New Roman" w:hAnsi="Times New Roman" w:cs="Times New Roman"/>
          <w:sz w:val="24"/>
          <w:szCs w:val="24"/>
        </w:rPr>
      </w:pPr>
      <w:r w:rsidRPr="00FA395A">
        <w:rPr>
          <w:rFonts w:ascii="Times New Roman" w:hAnsi="Times New Roman" w:cs="Times New Roman"/>
          <w:sz w:val="24"/>
          <w:szCs w:val="24"/>
        </w:rPr>
        <w:t xml:space="preserve">Data were recorded in Excel spreadsheets. Statistical analysis, interaction patterns among categories and attributes, tables and charts were </w:t>
      </w:r>
      <w:del w:id="46" w:author="Ben Marwick" w:date="2020-10-05T23:37:00Z">
        <w:r w:rsidRPr="00FA395A" w:rsidDel="009663C6">
          <w:rPr>
            <w:rFonts w:ascii="Times New Roman" w:hAnsi="Times New Roman" w:cs="Times New Roman"/>
            <w:sz w:val="24"/>
            <w:szCs w:val="24"/>
          </w:rPr>
          <w:delText>compited</w:delText>
        </w:r>
      </w:del>
      <w:ins w:id="47" w:author="Ben Marwick" w:date="2020-10-05T23:37:00Z">
        <w:r w:rsidR="009663C6" w:rsidRPr="00FA395A">
          <w:rPr>
            <w:rFonts w:ascii="Times New Roman" w:hAnsi="Times New Roman" w:cs="Times New Roman"/>
            <w:sz w:val="24"/>
            <w:szCs w:val="24"/>
          </w:rPr>
          <w:t>computed</w:t>
        </w:r>
      </w:ins>
      <w:r w:rsidRPr="00FA395A">
        <w:rPr>
          <w:rFonts w:ascii="Times New Roman" w:hAnsi="Times New Roman" w:cs="Times New Roman"/>
          <w:sz w:val="24"/>
          <w:szCs w:val="24"/>
        </w:rPr>
        <w:t xml:space="preserve"> using R and RStudio. The R code used to produce the statistics and graphs presented in this thesis are openly available online at https://</w:t>
      </w:r>
      <w:r w:rsidRPr="005D333D">
        <w:rPr>
          <w:rFonts w:ascii="Times New Roman" w:hAnsi="Times New Roman" w:cs="Times New Roman"/>
          <w:sz w:val="24"/>
          <w:szCs w:val="24"/>
          <w:highlight w:val="yellow"/>
        </w:rPr>
        <w:t>doi.org</w:t>
      </w:r>
      <w:ins w:id="48" w:author="Ben Marwick" w:date="2020-10-05T23:38:00Z">
        <w:r w:rsidR="009663C6">
          <w:rPr>
            <w:rFonts w:ascii="Times New Roman" w:hAnsi="Times New Roman" w:cs="Times New Roman"/>
            <w:sz w:val="24"/>
            <w:szCs w:val="24"/>
          </w:rPr>
          <w:t>/</w:t>
        </w:r>
        <w:r w:rsidR="009663C6" w:rsidRPr="009663C6">
          <w:rPr>
            <w:rFonts w:ascii="Times New Roman" w:hAnsi="Times New Roman" w:cs="Times New Roman"/>
            <w:sz w:val="24"/>
            <w:szCs w:val="24"/>
          </w:rPr>
          <w:t>10.17605/OSF.IO/7B5QD</w:t>
        </w:r>
      </w:ins>
      <w:del w:id="49" w:author="Ben Marwick" w:date="2020-10-05T23:38:00Z">
        <w:r w:rsidRPr="005D333D" w:rsidDel="009663C6">
          <w:rPr>
            <w:rFonts w:ascii="Times New Roman" w:hAnsi="Times New Roman" w:cs="Times New Roman"/>
            <w:sz w:val="24"/>
            <w:szCs w:val="24"/>
            <w:highlight w:val="yellow"/>
          </w:rPr>
          <w:delText>/…</w:delText>
        </w:r>
      </w:del>
    </w:p>
    <w:p w14:paraId="4813936F" w14:textId="77777777" w:rsidR="003479F8" w:rsidRPr="00FA395A" w:rsidRDefault="003479F8" w:rsidP="00FA395A">
      <w:pPr>
        <w:pStyle w:val="Heading1"/>
      </w:pPr>
      <w:r w:rsidRPr="00FA395A">
        <w:t>Raw materials</w:t>
      </w:r>
    </w:p>
    <w:p w14:paraId="0EA06237" w14:textId="174E441E" w:rsidR="003479F8" w:rsidRPr="00FA395A" w:rsidRDefault="009E4C06" w:rsidP="005E57E4">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The </w:t>
      </w:r>
      <w:r w:rsidR="00561FC0" w:rsidRPr="00FA395A">
        <w:rPr>
          <w:rFonts w:ascii="Times New Roman" w:hAnsi="Times New Roman" w:cs="Times New Roman"/>
          <w:sz w:val="24"/>
          <w:szCs w:val="24"/>
        </w:rPr>
        <w:t xml:space="preserve">raw </w:t>
      </w:r>
      <w:r w:rsidR="009F062E" w:rsidRPr="00FA395A">
        <w:rPr>
          <w:rFonts w:ascii="Times New Roman" w:hAnsi="Times New Roman" w:cs="Times New Roman"/>
          <w:sz w:val="24"/>
          <w:szCs w:val="24"/>
        </w:rPr>
        <w:t>materials</w:t>
      </w:r>
      <w:r w:rsidR="00561FC0" w:rsidRPr="00FA395A">
        <w:rPr>
          <w:rFonts w:ascii="Times New Roman" w:hAnsi="Times New Roman" w:cs="Times New Roman"/>
          <w:sz w:val="24"/>
          <w:szCs w:val="24"/>
        </w:rPr>
        <w:t xml:space="preserve"> of the </w:t>
      </w:r>
      <w:r w:rsidR="00386836" w:rsidRPr="00FA395A">
        <w:rPr>
          <w:rFonts w:ascii="Times New Roman" w:hAnsi="Times New Roman" w:cs="Times New Roman"/>
          <w:sz w:val="24"/>
          <w:szCs w:val="24"/>
        </w:rPr>
        <w:t xml:space="preserve">assemblage </w:t>
      </w:r>
      <w:r w:rsidR="006B3CBB" w:rsidRPr="00FA395A">
        <w:rPr>
          <w:rFonts w:ascii="Times New Roman" w:hAnsi="Times New Roman" w:cs="Times New Roman"/>
          <w:sz w:val="24"/>
          <w:szCs w:val="24"/>
        </w:rPr>
        <w:t>are</w:t>
      </w:r>
      <w:r w:rsidR="00386836" w:rsidRPr="00FA395A">
        <w:rPr>
          <w:rFonts w:ascii="Times New Roman" w:hAnsi="Times New Roman" w:cs="Times New Roman"/>
          <w:sz w:val="24"/>
          <w:szCs w:val="24"/>
        </w:rPr>
        <w:t xml:space="preserve"> dominated by chert (77.</w:t>
      </w:r>
      <w:r w:rsidR="008977BC" w:rsidRPr="00FA395A">
        <w:rPr>
          <w:rFonts w:ascii="Times New Roman" w:hAnsi="Times New Roman" w:cs="Times New Roman"/>
          <w:sz w:val="24"/>
          <w:szCs w:val="24"/>
        </w:rPr>
        <w:t>3</w:t>
      </w:r>
      <w:r w:rsidR="00386836" w:rsidRPr="00FA395A">
        <w:rPr>
          <w:rFonts w:ascii="Times New Roman" w:hAnsi="Times New Roman" w:cs="Times New Roman"/>
          <w:sz w:val="24"/>
          <w:szCs w:val="24"/>
        </w:rPr>
        <w:t xml:space="preserve">%) </w:t>
      </w:r>
      <w:r w:rsidRPr="00FA395A">
        <w:rPr>
          <w:rFonts w:ascii="Times New Roman" w:hAnsi="Times New Roman" w:cs="Times New Roman"/>
          <w:sz w:val="24"/>
          <w:szCs w:val="24"/>
        </w:rPr>
        <w:t>followed by limestone</w:t>
      </w:r>
      <w:r w:rsidR="008977BC" w:rsidRPr="00FA395A">
        <w:rPr>
          <w:rFonts w:ascii="Times New Roman" w:hAnsi="Times New Roman" w:cs="Times New Roman"/>
          <w:sz w:val="24"/>
          <w:szCs w:val="24"/>
        </w:rPr>
        <w:t xml:space="preserve"> (21.4</w:t>
      </w:r>
      <w:r w:rsidR="00386836" w:rsidRPr="00FA395A">
        <w:rPr>
          <w:rFonts w:ascii="Times New Roman" w:hAnsi="Times New Roman" w:cs="Times New Roman"/>
          <w:sz w:val="24"/>
          <w:szCs w:val="24"/>
        </w:rPr>
        <w:t>%)</w:t>
      </w:r>
      <w:r w:rsidRPr="00FA395A">
        <w:rPr>
          <w:rFonts w:ascii="Times New Roman" w:hAnsi="Times New Roman" w:cs="Times New Roman"/>
          <w:sz w:val="24"/>
          <w:szCs w:val="24"/>
        </w:rPr>
        <w:t xml:space="preserve"> and basalt</w:t>
      </w:r>
      <w:r w:rsidR="00561FC0" w:rsidRPr="00FA395A">
        <w:rPr>
          <w:rFonts w:ascii="Times New Roman" w:hAnsi="Times New Roman" w:cs="Times New Roman"/>
          <w:sz w:val="24"/>
          <w:szCs w:val="24"/>
        </w:rPr>
        <w:t xml:space="preserve"> (</w:t>
      </w:r>
      <w:r w:rsidR="00386836" w:rsidRPr="00FA395A">
        <w:rPr>
          <w:rFonts w:ascii="Times New Roman" w:hAnsi="Times New Roman" w:cs="Times New Roman"/>
          <w:sz w:val="24"/>
          <w:szCs w:val="24"/>
        </w:rPr>
        <w:t>0.9</w:t>
      </w:r>
      <w:r w:rsidR="00561FC0"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F03BC6" w:rsidRPr="00FA395A">
        <w:rPr>
          <w:rFonts w:ascii="Times New Roman" w:hAnsi="Times New Roman" w:cs="Times New Roman"/>
          <w:sz w:val="24"/>
          <w:szCs w:val="24"/>
        </w:rPr>
        <w:t>Other materials (such as s</w:t>
      </w:r>
      <w:r w:rsidRPr="00FA395A">
        <w:rPr>
          <w:rFonts w:ascii="Times New Roman" w:hAnsi="Times New Roman" w:cs="Times New Roman"/>
          <w:sz w:val="24"/>
          <w:szCs w:val="24"/>
        </w:rPr>
        <w:t>andstone and quartz</w:t>
      </w:r>
      <w:r w:rsidR="00F03BC6" w:rsidRPr="00FA395A">
        <w:rPr>
          <w:rFonts w:ascii="Times New Roman" w:hAnsi="Times New Roman" w:cs="Times New Roman"/>
          <w:sz w:val="24"/>
          <w:szCs w:val="24"/>
        </w:rPr>
        <w:t>)</w:t>
      </w:r>
      <w:r w:rsidRPr="00FA395A">
        <w:rPr>
          <w:rFonts w:ascii="Times New Roman" w:hAnsi="Times New Roman" w:cs="Times New Roman"/>
          <w:sz w:val="24"/>
          <w:szCs w:val="24"/>
        </w:rPr>
        <w:t xml:space="preserve"> were only </w:t>
      </w:r>
      <w:r w:rsidR="00CB78BF" w:rsidRPr="00FA395A">
        <w:rPr>
          <w:rFonts w:ascii="Times New Roman" w:hAnsi="Times New Roman" w:cs="Times New Roman"/>
          <w:sz w:val="24"/>
          <w:szCs w:val="24"/>
        </w:rPr>
        <w:t xml:space="preserve">rarely </w:t>
      </w:r>
      <w:r w:rsidRPr="00FA395A">
        <w:rPr>
          <w:rFonts w:ascii="Times New Roman" w:hAnsi="Times New Roman" w:cs="Times New Roman"/>
          <w:sz w:val="24"/>
          <w:szCs w:val="24"/>
        </w:rPr>
        <w:t xml:space="preserve">used </w:t>
      </w:r>
      <w:r w:rsidR="008977BC" w:rsidRPr="00FA395A">
        <w:rPr>
          <w:rFonts w:ascii="Times New Roman" w:hAnsi="Times New Roman" w:cs="Times New Roman"/>
          <w:sz w:val="24"/>
          <w:szCs w:val="24"/>
        </w:rPr>
        <w:t>(0.</w:t>
      </w:r>
      <w:r w:rsidR="00F03BC6" w:rsidRPr="00FA395A">
        <w:rPr>
          <w:rFonts w:ascii="Times New Roman" w:hAnsi="Times New Roman" w:cs="Times New Roman"/>
          <w:sz w:val="24"/>
          <w:szCs w:val="24"/>
        </w:rPr>
        <w:t>4</w:t>
      </w:r>
      <w:r w:rsidR="008977BC" w:rsidRPr="00FA395A">
        <w:rPr>
          <w:rFonts w:ascii="Times New Roman" w:hAnsi="Times New Roman" w:cs="Times New Roman"/>
          <w:sz w:val="24"/>
          <w:szCs w:val="24"/>
        </w:rPr>
        <w:t>%</w:t>
      </w:r>
      <w:r w:rsidR="00BE249C"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465582" w:rsidRPr="00FA395A">
        <w:rPr>
          <w:rFonts w:ascii="Times New Roman" w:hAnsi="Times New Roman" w:cs="Times New Roman"/>
          <w:sz w:val="24"/>
          <w:szCs w:val="24"/>
        </w:rPr>
        <w:fldChar w:fldCharType="begin"/>
      </w:r>
      <w:r w:rsidR="00465582" w:rsidRPr="00FA395A">
        <w:rPr>
          <w:rFonts w:ascii="Times New Roman" w:hAnsi="Times New Roman" w:cs="Times New Roman"/>
          <w:sz w:val="24"/>
          <w:szCs w:val="24"/>
        </w:rPr>
        <w:instrText xml:space="preserve"> REF _Ref39279892 \h </w:instrText>
      </w:r>
      <w:r w:rsidR="00042930" w:rsidRPr="00FA395A">
        <w:rPr>
          <w:rFonts w:ascii="Times New Roman" w:hAnsi="Times New Roman" w:cs="Times New Roman"/>
          <w:sz w:val="24"/>
          <w:szCs w:val="24"/>
        </w:rPr>
        <w:instrText xml:space="preserve"> \* MERGEFORMAT </w:instrText>
      </w:r>
      <w:r w:rsidR="00465582" w:rsidRPr="00FA395A">
        <w:rPr>
          <w:rFonts w:ascii="Times New Roman" w:hAnsi="Times New Roman" w:cs="Times New Roman"/>
          <w:sz w:val="24"/>
          <w:szCs w:val="24"/>
        </w:rPr>
      </w:r>
      <w:r w:rsidR="00465582" w:rsidRPr="00FA395A">
        <w:rPr>
          <w:rFonts w:ascii="Times New Roman" w:hAnsi="Times New Roman" w:cs="Times New Roman"/>
          <w:sz w:val="24"/>
          <w:szCs w:val="24"/>
        </w:rPr>
        <w:fldChar w:fldCharType="separate"/>
      </w:r>
      <w:r w:rsidR="00DE1954" w:rsidRPr="00FA395A">
        <w:rPr>
          <w:rFonts w:ascii="Times New Roman" w:hAnsi="Times New Roman" w:cs="Times New Roman"/>
          <w:b/>
          <w:bCs/>
          <w:sz w:val="24"/>
          <w:szCs w:val="24"/>
        </w:rPr>
        <w:t xml:space="preserve">Table </w:t>
      </w:r>
      <w:r w:rsidR="00DE1954" w:rsidRPr="00FA395A">
        <w:rPr>
          <w:rFonts w:ascii="Times New Roman" w:hAnsi="Times New Roman" w:cs="Times New Roman"/>
          <w:b/>
          <w:bCs/>
          <w:noProof/>
          <w:sz w:val="24"/>
          <w:szCs w:val="24"/>
        </w:rPr>
        <w:t>S2</w:t>
      </w:r>
      <w:r w:rsidR="00465582" w:rsidRPr="00FA395A">
        <w:rPr>
          <w:rFonts w:ascii="Times New Roman" w:hAnsi="Times New Roman" w:cs="Times New Roman"/>
          <w:sz w:val="24"/>
          <w:szCs w:val="24"/>
        </w:rPr>
        <w:fldChar w:fldCharType="end"/>
      </w:r>
      <w:r w:rsidR="00134D35" w:rsidRPr="00FA395A">
        <w:rPr>
          <w:rFonts w:ascii="Times New Roman" w:hAnsi="Times New Roman" w:cs="Times New Roman"/>
          <w:sz w:val="24"/>
          <w:szCs w:val="24"/>
        </w:rPr>
        <w:t>)</w:t>
      </w:r>
      <w:r w:rsidR="00FD06CD"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004203" w:rsidRPr="00FA395A">
        <w:rPr>
          <w:rFonts w:ascii="Times New Roman" w:hAnsi="Times New Roman" w:cs="Times New Roman"/>
          <w:sz w:val="24"/>
          <w:szCs w:val="24"/>
        </w:rPr>
        <w:t xml:space="preserve">The </w:t>
      </w:r>
      <w:r w:rsidR="00524808" w:rsidRPr="00FA395A">
        <w:rPr>
          <w:rFonts w:ascii="Times New Roman" w:hAnsi="Times New Roman" w:cs="Times New Roman"/>
          <w:sz w:val="24"/>
          <w:szCs w:val="24"/>
        </w:rPr>
        <w:t xml:space="preserve">dominant </w:t>
      </w:r>
      <w:r w:rsidR="00004203" w:rsidRPr="00FA395A">
        <w:rPr>
          <w:rFonts w:ascii="Times New Roman" w:hAnsi="Times New Roman" w:cs="Times New Roman"/>
          <w:sz w:val="24"/>
          <w:szCs w:val="24"/>
        </w:rPr>
        <w:t xml:space="preserve">exploitation of chert </w:t>
      </w:r>
      <w:r w:rsidR="00524808" w:rsidRPr="00FA395A">
        <w:rPr>
          <w:rFonts w:ascii="Times New Roman" w:hAnsi="Times New Roman" w:cs="Times New Roman"/>
          <w:sz w:val="24"/>
          <w:szCs w:val="24"/>
        </w:rPr>
        <w:t xml:space="preserve">for </w:t>
      </w:r>
      <w:r w:rsidR="006E52BB" w:rsidRPr="00FA395A">
        <w:rPr>
          <w:rFonts w:ascii="Times New Roman" w:hAnsi="Times New Roman" w:cs="Times New Roman"/>
          <w:sz w:val="24"/>
          <w:szCs w:val="24"/>
        </w:rPr>
        <w:t xml:space="preserve">core reduction and tool manufacture </w:t>
      </w:r>
      <w:r w:rsidR="00004203" w:rsidRPr="00FA395A">
        <w:rPr>
          <w:rFonts w:ascii="Times New Roman" w:hAnsi="Times New Roman" w:cs="Times New Roman"/>
          <w:sz w:val="24"/>
          <w:szCs w:val="24"/>
        </w:rPr>
        <w:t>suggest</w:t>
      </w:r>
      <w:r w:rsidR="003554C8" w:rsidRPr="00FA395A">
        <w:rPr>
          <w:rFonts w:ascii="Times New Roman" w:hAnsi="Times New Roman" w:cs="Times New Roman"/>
          <w:sz w:val="24"/>
          <w:szCs w:val="24"/>
        </w:rPr>
        <w:t>s</w:t>
      </w:r>
      <w:r w:rsidR="00004203" w:rsidRPr="00FA395A">
        <w:rPr>
          <w:rFonts w:ascii="Times New Roman" w:hAnsi="Times New Roman" w:cs="Times New Roman"/>
          <w:sz w:val="24"/>
          <w:szCs w:val="24"/>
        </w:rPr>
        <w:t xml:space="preserve"> that the </w:t>
      </w:r>
      <w:proofErr w:type="spellStart"/>
      <w:r w:rsidR="00004203" w:rsidRPr="00FA395A">
        <w:rPr>
          <w:rFonts w:ascii="Times New Roman" w:hAnsi="Times New Roman" w:cs="Times New Roman"/>
          <w:sz w:val="24"/>
          <w:szCs w:val="24"/>
        </w:rPr>
        <w:t>Guanyindong</w:t>
      </w:r>
      <w:proofErr w:type="spellEnd"/>
      <w:r w:rsidR="00004203" w:rsidRPr="00FA395A">
        <w:rPr>
          <w:rFonts w:ascii="Times New Roman" w:hAnsi="Times New Roman" w:cs="Times New Roman"/>
          <w:sz w:val="24"/>
          <w:szCs w:val="24"/>
        </w:rPr>
        <w:t xml:space="preserve"> hominins </w:t>
      </w:r>
      <w:r w:rsidR="005F7592" w:rsidRPr="00FA395A">
        <w:rPr>
          <w:rFonts w:ascii="Times New Roman" w:hAnsi="Times New Roman" w:cs="Times New Roman"/>
          <w:sz w:val="24"/>
          <w:szCs w:val="24"/>
        </w:rPr>
        <w:t>deliber</w:t>
      </w:r>
      <w:r w:rsidR="00925516" w:rsidRPr="00FA395A">
        <w:rPr>
          <w:rFonts w:ascii="Times New Roman" w:hAnsi="Times New Roman" w:cs="Times New Roman"/>
          <w:sz w:val="24"/>
          <w:szCs w:val="24"/>
        </w:rPr>
        <w:t>ately selected chert as the</w:t>
      </w:r>
      <w:r w:rsidR="005F7592" w:rsidRPr="00FA395A">
        <w:rPr>
          <w:rFonts w:ascii="Times New Roman" w:hAnsi="Times New Roman" w:cs="Times New Roman"/>
          <w:sz w:val="24"/>
          <w:szCs w:val="24"/>
        </w:rPr>
        <w:t xml:space="preserve"> raw material, being aware that chert is comparatively isotropic and fine-grained</w:t>
      </w:r>
      <w:r w:rsidR="00E26868" w:rsidRPr="00FA395A">
        <w:rPr>
          <w:rFonts w:ascii="Times New Roman" w:hAnsi="Times New Roman" w:cs="Times New Roman"/>
          <w:sz w:val="24"/>
          <w:szCs w:val="24"/>
        </w:rPr>
        <w:t>,</w:t>
      </w:r>
      <w:r w:rsidR="005F7592" w:rsidRPr="00FA395A">
        <w:rPr>
          <w:rFonts w:ascii="Times New Roman" w:hAnsi="Times New Roman" w:cs="Times New Roman"/>
          <w:sz w:val="24"/>
          <w:szCs w:val="24"/>
        </w:rPr>
        <w:t xml:space="preserve"> allowing them to have a closer control over </w:t>
      </w:r>
      <w:r w:rsidR="00CB78BF" w:rsidRPr="00FA395A">
        <w:rPr>
          <w:rFonts w:ascii="Times New Roman" w:hAnsi="Times New Roman" w:cs="Times New Roman"/>
          <w:sz w:val="24"/>
          <w:szCs w:val="24"/>
        </w:rPr>
        <w:t xml:space="preserve">artefact </w:t>
      </w:r>
      <w:r w:rsidR="005F7592" w:rsidRPr="00FA395A">
        <w:rPr>
          <w:rFonts w:ascii="Times New Roman" w:hAnsi="Times New Roman" w:cs="Times New Roman"/>
          <w:sz w:val="24"/>
          <w:szCs w:val="24"/>
        </w:rPr>
        <w:t>produc</w:t>
      </w:r>
      <w:r w:rsidR="001D33E5" w:rsidRPr="00FA395A">
        <w:rPr>
          <w:rFonts w:ascii="Times New Roman" w:hAnsi="Times New Roman" w:cs="Times New Roman"/>
          <w:sz w:val="24"/>
          <w:szCs w:val="24"/>
        </w:rPr>
        <w:t>tion</w:t>
      </w:r>
      <w:r w:rsidR="005F7592" w:rsidRPr="00FA395A">
        <w:rPr>
          <w:rFonts w:ascii="Times New Roman" w:hAnsi="Times New Roman" w:cs="Times New Roman"/>
          <w:sz w:val="24"/>
          <w:szCs w:val="24"/>
        </w:rPr>
        <w:t>.</w:t>
      </w:r>
      <w:r w:rsidR="00925516" w:rsidRPr="00FA395A">
        <w:rPr>
          <w:rFonts w:ascii="Times New Roman" w:hAnsi="Times New Roman" w:cs="Times New Roman"/>
          <w:sz w:val="24"/>
          <w:szCs w:val="24"/>
        </w:rPr>
        <w:t xml:space="preserve"> </w:t>
      </w:r>
      <w:r w:rsidR="00CB78BF" w:rsidRPr="00FA395A">
        <w:rPr>
          <w:rFonts w:ascii="Times New Roman" w:hAnsi="Times New Roman" w:cs="Times New Roman"/>
          <w:sz w:val="24"/>
          <w:szCs w:val="24"/>
        </w:rPr>
        <w:t>T</w:t>
      </w:r>
      <w:r w:rsidR="005F7592" w:rsidRPr="00FA395A">
        <w:rPr>
          <w:rFonts w:ascii="Times New Roman" w:hAnsi="Times New Roman" w:cs="Times New Roman"/>
          <w:sz w:val="24"/>
          <w:szCs w:val="24"/>
        </w:rPr>
        <w:t xml:space="preserve">he </w:t>
      </w:r>
      <w:r w:rsidR="00E26868" w:rsidRPr="00FA395A">
        <w:rPr>
          <w:rFonts w:ascii="Times New Roman" w:hAnsi="Times New Roman" w:cs="Times New Roman"/>
          <w:sz w:val="24"/>
          <w:szCs w:val="24"/>
        </w:rPr>
        <w:t xml:space="preserve">majority </w:t>
      </w:r>
      <w:r w:rsidR="005F7592" w:rsidRPr="00FA395A">
        <w:rPr>
          <w:rFonts w:ascii="Times New Roman" w:hAnsi="Times New Roman" w:cs="Times New Roman"/>
          <w:sz w:val="24"/>
          <w:szCs w:val="24"/>
        </w:rPr>
        <w:t>of raw material</w:t>
      </w:r>
      <w:r w:rsidR="00E26868" w:rsidRPr="00FA395A">
        <w:rPr>
          <w:rFonts w:ascii="Times New Roman" w:hAnsi="Times New Roman" w:cs="Times New Roman"/>
          <w:sz w:val="24"/>
          <w:szCs w:val="24"/>
        </w:rPr>
        <w:t>s</w:t>
      </w:r>
      <w:r w:rsidR="005F7592" w:rsidRPr="00FA395A">
        <w:rPr>
          <w:rFonts w:ascii="Times New Roman" w:hAnsi="Times New Roman" w:cs="Times New Roman"/>
          <w:sz w:val="24"/>
          <w:szCs w:val="24"/>
        </w:rPr>
        <w:t xml:space="preserve"> are accessible within 6 km</w:t>
      </w:r>
      <w:r w:rsidR="00CB78BF" w:rsidRPr="00FA395A">
        <w:rPr>
          <w:rFonts w:ascii="Times New Roman" w:hAnsi="Times New Roman" w:cs="Times New Roman"/>
          <w:sz w:val="24"/>
          <w:szCs w:val="24"/>
        </w:rPr>
        <w:t xml:space="preserve"> of the site</w:t>
      </w:r>
      <w:r w:rsidR="005F7592" w:rsidRPr="00FA395A">
        <w:rPr>
          <w:rFonts w:ascii="Times New Roman" w:hAnsi="Times New Roman" w:cs="Times New Roman"/>
          <w:sz w:val="24"/>
          <w:szCs w:val="24"/>
        </w:rPr>
        <w:t xml:space="preserve"> </w:t>
      </w:r>
      <w:r w:rsidR="00E21FEA" w:rsidRPr="00FA395A">
        <w:rPr>
          <w:rFonts w:ascii="Times New Roman" w:hAnsi="Times New Roman" w:cs="Times New Roman"/>
          <w:sz w:val="24"/>
          <w:szCs w:val="24"/>
        </w:rPr>
        <w:fldChar w:fldCharType="begin">
          <w:fldData xml:space="preserve">PEVuZE5vdGU+PENpdGU+PEF1dGhvcj5MZW5nPC9BdXRob3I+PFllYXI+MjAwMTwvWWVhcj48UmVj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</w:fldData>
        </w:fldChar>
      </w:r>
      <w:r w:rsidR="00EB1850" w:rsidRPr="00FA395A">
        <w:rPr>
          <w:rFonts w:ascii="Times New Roman" w:hAnsi="Times New Roman" w:cs="Times New Roman"/>
          <w:sz w:val="24"/>
          <w:szCs w:val="24"/>
        </w:rPr>
        <w:instrText xml:space="preserve"> ADDIN EN.CITE </w:instrText>
      </w:r>
      <w:r w:rsidR="00EB1850" w:rsidRPr="00FA395A">
        <w:rPr>
          <w:rFonts w:ascii="Times New Roman" w:hAnsi="Times New Roman" w:cs="Times New Roman"/>
          <w:sz w:val="24"/>
          <w:szCs w:val="24"/>
        </w:rPr>
        <w:fldChar w:fldCharType="begin">
          <w:fldData xml:space="preserve">PEVuZE5vdGU+PENpdGU+PEF1dGhvcj5MZW5nPC9BdXRob3I+PFllYXI+MjAwMTwvWWVhcj48UmVj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</w:fldData>
        </w:fldChar>
      </w:r>
      <w:r w:rsidR="00EB1850" w:rsidRPr="00FA395A">
        <w:rPr>
          <w:rFonts w:ascii="Times New Roman" w:hAnsi="Times New Roman" w:cs="Times New Roman"/>
          <w:sz w:val="24"/>
          <w:szCs w:val="24"/>
        </w:rPr>
        <w:instrText xml:space="preserve"> ADDIN EN.CITE.DATA </w:instrText>
      </w:r>
      <w:r w:rsidR="00EB1850" w:rsidRPr="00FA395A">
        <w:rPr>
          <w:rFonts w:ascii="Times New Roman" w:hAnsi="Times New Roman" w:cs="Times New Roman"/>
          <w:sz w:val="24"/>
          <w:szCs w:val="24"/>
        </w:rPr>
      </w:r>
      <w:r w:rsidR="00EB1850" w:rsidRPr="00FA395A">
        <w:rPr>
          <w:rFonts w:ascii="Times New Roman" w:hAnsi="Times New Roman" w:cs="Times New Roman"/>
          <w:sz w:val="24"/>
          <w:szCs w:val="24"/>
        </w:rPr>
        <w:fldChar w:fldCharType="end"/>
      </w:r>
      <w:r w:rsidR="00E21FEA" w:rsidRPr="00FA395A">
        <w:rPr>
          <w:rFonts w:ascii="Times New Roman" w:hAnsi="Times New Roman" w:cs="Times New Roman"/>
          <w:sz w:val="24"/>
          <w:szCs w:val="24"/>
        </w:rPr>
      </w:r>
      <w:r w:rsidR="00E21FEA"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(Leng 2001, Li, Hou et al. 2009)</w:t>
      </w:r>
      <w:r w:rsidR="00E21FEA" w:rsidRPr="00FA395A">
        <w:rPr>
          <w:rFonts w:ascii="Times New Roman" w:hAnsi="Times New Roman" w:cs="Times New Roman"/>
          <w:sz w:val="24"/>
          <w:szCs w:val="24"/>
        </w:rPr>
        <w:fldChar w:fldCharType="end"/>
      </w:r>
      <w:r w:rsidR="005F7592" w:rsidRPr="00FA395A">
        <w:rPr>
          <w:rFonts w:ascii="Times New Roman" w:hAnsi="Times New Roman" w:cs="Times New Roman"/>
          <w:sz w:val="24"/>
          <w:szCs w:val="24"/>
        </w:rPr>
        <w:t xml:space="preserve">. Specifically, chert is available within about 2–6 km, while limestone and volcanic rocks (such as basalt and quartz) are all available from local mountains, river bed and exposed sediments. </w:t>
      </w:r>
      <w:r w:rsidR="00CB78BF" w:rsidRPr="00FA395A">
        <w:rPr>
          <w:rFonts w:ascii="Times New Roman" w:hAnsi="Times New Roman" w:cs="Times New Roman"/>
          <w:sz w:val="24"/>
          <w:szCs w:val="24"/>
        </w:rPr>
        <w:t>In</w:t>
      </w:r>
      <w:r w:rsidR="003479F8" w:rsidRPr="00FA395A">
        <w:rPr>
          <w:rFonts w:ascii="Times New Roman" w:hAnsi="Times New Roman" w:cs="Times New Roman"/>
          <w:sz w:val="24"/>
          <w:szCs w:val="24"/>
        </w:rPr>
        <w:t xml:space="preserve"> Middle Pleistocene</w:t>
      </w:r>
      <w:r w:rsidR="005D7BD0" w:rsidRPr="00FA395A">
        <w:rPr>
          <w:rFonts w:ascii="Times New Roman" w:hAnsi="Times New Roman" w:cs="Times New Roman"/>
          <w:sz w:val="24"/>
          <w:szCs w:val="24"/>
        </w:rPr>
        <w:t xml:space="preserve"> Europe</w:t>
      </w:r>
      <w:r w:rsidR="003479F8" w:rsidRPr="00FA395A">
        <w:rPr>
          <w:rFonts w:ascii="Times New Roman" w:hAnsi="Times New Roman" w:cs="Times New Roman"/>
          <w:sz w:val="24"/>
          <w:szCs w:val="24"/>
        </w:rPr>
        <w:t xml:space="preserve"> most lithic materials were obtained from nearby sources (&lt; 5 km) or relatively close localities (5</w:t>
      </w:r>
      <w:r w:rsidR="005D7BD0" w:rsidRPr="00FA395A">
        <w:rPr>
          <w:rFonts w:ascii="Times New Roman" w:hAnsi="Times New Roman" w:cs="Times New Roman"/>
          <w:sz w:val="24"/>
          <w:szCs w:val="24"/>
        </w:rPr>
        <w:t>–</w:t>
      </w:r>
      <w:r w:rsidR="003479F8" w:rsidRPr="00FA395A">
        <w:rPr>
          <w:rFonts w:ascii="Times New Roman" w:hAnsi="Times New Roman" w:cs="Times New Roman"/>
          <w:sz w:val="24"/>
          <w:szCs w:val="24"/>
        </w:rPr>
        <w:t>20</w:t>
      </w:r>
      <w:r w:rsidR="005D7BD0"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km), and </w:t>
      </w:r>
      <w:r w:rsidR="00CB78BF" w:rsidRPr="00FA395A">
        <w:rPr>
          <w:rFonts w:ascii="Times New Roman" w:hAnsi="Times New Roman" w:cs="Times New Roman"/>
          <w:sz w:val="24"/>
          <w:szCs w:val="24"/>
        </w:rPr>
        <w:t>sources</w:t>
      </w:r>
      <w:r w:rsidR="003479F8" w:rsidRPr="00FA395A">
        <w:rPr>
          <w:rFonts w:ascii="Times New Roman" w:hAnsi="Times New Roman" w:cs="Times New Roman"/>
          <w:sz w:val="24"/>
          <w:szCs w:val="24"/>
        </w:rPr>
        <w:t xml:space="preserve"> </w:t>
      </w:r>
      <w:r w:rsidR="0060334F" w:rsidRPr="00FA395A">
        <w:rPr>
          <w:rFonts w:ascii="Times New Roman" w:hAnsi="Times New Roman" w:cs="Times New Roman"/>
          <w:sz w:val="24"/>
          <w:szCs w:val="24"/>
        </w:rPr>
        <w:t xml:space="preserve">beyond 20 km </w:t>
      </w:r>
      <w:r w:rsidR="003479F8" w:rsidRPr="00FA395A">
        <w:rPr>
          <w:rFonts w:ascii="Times New Roman" w:hAnsi="Times New Roman" w:cs="Times New Roman"/>
          <w:sz w:val="24"/>
          <w:szCs w:val="24"/>
        </w:rPr>
        <w:t xml:space="preserve">are rare </w:t>
      </w:r>
      <w:r w:rsidR="00B60799" w:rsidRPr="00FA395A">
        <w:rPr>
          <w:rFonts w:ascii="Times New Roman" w:hAnsi="Times New Roman" w:cs="Times New Roman"/>
          <w:sz w:val="24"/>
          <w:szCs w:val="24"/>
        </w:rPr>
        <w:fldChar w:fldCharType="begin"/>
      </w:r>
      <w:r w:rsidR="00EB1850" w:rsidRPr="00FA395A">
        <w:rPr>
          <w:rFonts w:ascii="Times New Roman" w:hAnsi="Times New Roman" w:cs="Times New Roman"/>
          <w:sz w:val="24"/>
          <w:szCs w:val="24"/>
        </w:rPr>
        <w:instrText xml:space="preserve"> ADDIN EN.CITE &lt;EndNote&gt;&lt;Cite&gt;&lt;Author&gt;Fernandes&lt;/Author&gt;&lt;Year&gt;2008&lt;/Year&gt;&lt;RecNum&gt;438&lt;/RecNum&gt;&lt;DisplayText&gt;(Fernandes, Raynal et al. 2008)&lt;/DisplayText&gt;&lt;record&gt;&lt;rec-number&gt;438&lt;/rec-number&gt;&lt;foreign-keys&gt;&lt;key app="EN" db-id="e0fx9eewc55z5me9zx35zpfdvs5rfzws2t2r" timestamp="1562486084"&gt;438&lt;/key&gt;&lt;/foreign-keys&gt;&lt;ref-type name="Book"&gt;6&lt;/ref-type&gt;&lt;contributors&gt;&lt;authors&gt;&lt;author&gt;Fernandes, Paul&lt;/author&gt;&lt;author&gt;Raynal, Jean-Paul&lt;/author&gt;&lt;author&gt;Moncel, Marie-Hélène&lt;/author&gt;&lt;/authors&gt;&lt;/contributors&gt;&lt;titles&gt;&lt;title&gt;Middle Palaeolithic Raw Material Gathering Territories and Human Mobility in the Southern Massif central, France: First results from a petro-archaeological study on flint&lt;/title&gt;&lt;alt-title&gt;Journal of Archaeological Science&lt;/alt-title&gt;&lt;/titles&gt;&lt;alt-periodical&gt;&lt;full-title&gt;Journal of Archaeological Science&lt;/full-title&gt;&lt;/alt-periodical&gt;&lt;pages&gt;2357-2370&lt;/pages&gt;&lt;volume&gt;35&lt;/volume&gt;&lt;dates&gt;&lt;year&gt;2008&lt;/year&gt;&lt;/dates&gt;&lt;urls&gt;&lt;/urls&gt;&lt;/record&gt;&lt;/Cite&gt;&lt;/EndNote&gt;</w:instrText>
      </w:r>
      <w:r w:rsidR="00B60799"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(Fernandes, Raynal et al. 2008)</w:t>
      </w:r>
      <w:r w:rsidR="00B60799" w:rsidRPr="00FA395A">
        <w:rPr>
          <w:rFonts w:ascii="Times New Roman" w:hAnsi="Times New Roman" w:cs="Times New Roman"/>
          <w:sz w:val="24"/>
          <w:szCs w:val="24"/>
        </w:rPr>
        <w:fldChar w:fldCharType="end"/>
      </w:r>
      <w:r w:rsidR="00B60799"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5F7592" w:rsidRPr="00FA395A">
        <w:rPr>
          <w:rFonts w:ascii="Times New Roman" w:hAnsi="Times New Roman" w:cs="Times New Roman"/>
          <w:sz w:val="24"/>
          <w:szCs w:val="24"/>
        </w:rPr>
        <w:t xml:space="preserve">The distance between the site and main raw material source indicates that the </w:t>
      </w:r>
      <w:proofErr w:type="spellStart"/>
      <w:r w:rsidR="005F7592" w:rsidRPr="00FA395A">
        <w:rPr>
          <w:rFonts w:ascii="Times New Roman" w:hAnsi="Times New Roman" w:cs="Times New Roman"/>
          <w:sz w:val="24"/>
          <w:szCs w:val="24"/>
        </w:rPr>
        <w:t>Guanyindong</w:t>
      </w:r>
      <w:proofErr w:type="spellEnd"/>
      <w:r w:rsidR="005F7592" w:rsidRPr="00FA395A">
        <w:rPr>
          <w:rFonts w:ascii="Times New Roman" w:hAnsi="Times New Roman" w:cs="Times New Roman"/>
          <w:sz w:val="24"/>
          <w:szCs w:val="24"/>
        </w:rPr>
        <w:t xml:space="preserve"> tool-makers have been foraging</w:t>
      </w:r>
      <w:r w:rsidR="00CB78BF" w:rsidRPr="00FA395A">
        <w:rPr>
          <w:rFonts w:ascii="Times New Roman" w:hAnsi="Times New Roman" w:cs="Times New Roman"/>
          <w:sz w:val="24"/>
          <w:szCs w:val="24"/>
        </w:rPr>
        <w:t xml:space="preserve"> for tool-stone</w:t>
      </w:r>
      <w:r w:rsidR="005F7592" w:rsidRPr="00FA395A">
        <w:rPr>
          <w:rFonts w:ascii="Times New Roman" w:hAnsi="Times New Roman" w:cs="Times New Roman"/>
          <w:sz w:val="24"/>
          <w:szCs w:val="24"/>
        </w:rPr>
        <w:t xml:space="preserve"> </w:t>
      </w:r>
      <w:r w:rsidR="00AA29EB" w:rsidRPr="00FA395A">
        <w:rPr>
          <w:rFonts w:ascii="Times New Roman" w:hAnsi="Times New Roman" w:cs="Times New Roman"/>
          <w:sz w:val="24"/>
          <w:szCs w:val="24"/>
        </w:rPr>
        <w:t xml:space="preserve">over landscape ranges consistent in size with other Middle Pleistocene population. </w:t>
      </w:r>
    </w:p>
    <w:p w14:paraId="0F78BC35" w14:textId="4EC00E2A" w:rsidR="00465582" w:rsidRPr="00FA395A" w:rsidRDefault="00465582" w:rsidP="00465582">
      <w:pPr>
        <w:rPr>
          <w:rFonts w:ascii="Times New Roman" w:hAnsi="Times New Roman" w:cs="Times New Roman"/>
          <w:b/>
          <w:bCs/>
        </w:rPr>
      </w:pPr>
      <w:bookmarkStart w:id="50" w:name="_Ref39279892"/>
      <w:r w:rsidRPr="00FA395A">
        <w:rPr>
          <w:rFonts w:ascii="Times New Roman" w:hAnsi="Times New Roman" w:cs="Times New Roman"/>
          <w:b/>
          <w:bCs/>
          <w:sz w:val="24"/>
          <w:szCs w:val="24"/>
        </w:rPr>
        <w:t xml:space="preserve">Table </w:t>
      </w:r>
      <w:r w:rsidR="003870E7" w:rsidRPr="00FA395A">
        <w:rPr>
          <w:rFonts w:ascii="Times New Roman" w:hAnsi="Times New Roman" w:cs="Times New Roman"/>
          <w:b/>
          <w:bCs/>
          <w:sz w:val="24"/>
          <w:szCs w:val="24"/>
        </w:rPr>
        <w:t>S</w:t>
      </w:r>
      <w:r w:rsidRPr="00FA395A">
        <w:rPr>
          <w:rFonts w:ascii="Times New Roman" w:hAnsi="Times New Roman" w:cs="Times New Roman"/>
          <w:b/>
          <w:bCs/>
          <w:sz w:val="24"/>
          <w:szCs w:val="24"/>
        </w:rPr>
        <w:fldChar w:fldCharType="begin"/>
      </w:r>
      <w:r w:rsidRPr="00FA395A">
        <w:rPr>
          <w:rFonts w:ascii="Times New Roman" w:hAnsi="Times New Roman" w:cs="Times New Roman"/>
          <w:b/>
          <w:bCs/>
          <w:sz w:val="24"/>
          <w:szCs w:val="24"/>
        </w:rPr>
        <w:instrText xml:space="preserve"> SEQ Table \* ARABIC </w:instrText>
      </w:r>
      <w:r w:rsidRPr="00FA395A">
        <w:rPr>
          <w:rFonts w:ascii="Times New Roman" w:hAnsi="Times New Roman" w:cs="Times New Roman"/>
          <w:b/>
          <w:bCs/>
          <w:sz w:val="24"/>
          <w:szCs w:val="24"/>
        </w:rPr>
        <w:fldChar w:fldCharType="separate"/>
      </w:r>
      <w:r w:rsidR="00DE1954" w:rsidRPr="00FA395A">
        <w:rPr>
          <w:rFonts w:ascii="Times New Roman" w:hAnsi="Times New Roman" w:cs="Times New Roman"/>
          <w:b/>
          <w:bCs/>
          <w:noProof/>
          <w:sz w:val="24"/>
          <w:szCs w:val="24"/>
        </w:rPr>
        <w:t>2</w:t>
      </w:r>
      <w:r w:rsidRPr="00FA395A">
        <w:rPr>
          <w:rFonts w:ascii="Times New Roman" w:hAnsi="Times New Roman" w:cs="Times New Roman"/>
          <w:b/>
          <w:bCs/>
          <w:sz w:val="24"/>
          <w:szCs w:val="24"/>
        </w:rPr>
        <w:fldChar w:fldCharType="end"/>
      </w:r>
      <w:bookmarkEnd w:id="50"/>
      <w:r w:rsidR="007C46F9" w:rsidRPr="00FA395A">
        <w:rPr>
          <w:rFonts w:ascii="Times New Roman" w:hAnsi="Times New Roman" w:cs="Times New Roman"/>
          <w:b/>
          <w:bCs/>
          <w:sz w:val="24"/>
        </w:rPr>
        <w:t xml:space="preserve"> | </w:t>
      </w:r>
      <w:r w:rsidRPr="00FA395A">
        <w:rPr>
          <w:rFonts w:ascii="Times New Roman" w:hAnsi="Times New Roman" w:cs="Times New Roman"/>
          <w:b/>
          <w:bCs/>
          <w:sz w:val="24"/>
        </w:rPr>
        <w:t xml:space="preserve">Stone artefact types and percentage of raw materials of </w:t>
      </w:r>
      <w:proofErr w:type="spellStart"/>
      <w:r w:rsidRPr="00FA395A">
        <w:rPr>
          <w:rFonts w:ascii="Times New Roman" w:hAnsi="Times New Roman" w:cs="Times New Roman"/>
          <w:b/>
          <w:bCs/>
          <w:sz w:val="24"/>
        </w:rPr>
        <w:t>Guanyindong</w:t>
      </w:r>
      <w:proofErr w:type="spellEnd"/>
      <w:r w:rsidRPr="00FA395A">
        <w:rPr>
          <w:rFonts w:ascii="Times New Roman" w:hAnsi="Times New Roman" w:cs="Times New Roman"/>
          <w:b/>
          <w:bCs/>
          <w:sz w:val="24"/>
        </w:rPr>
        <w:t xml:space="preserve"> site. The proportions are shown in the brackets following numbers.</w:t>
      </w:r>
      <w:r w:rsidRPr="00FA395A">
        <w:rPr>
          <w:rFonts w:ascii="Times New Roman" w:hAnsi="Times New Roman" w:cs="Times New Roman"/>
          <w:b/>
          <w:bCs/>
        </w:rPr>
        <w:t xml:space="preserve"> </w:t>
      </w:r>
    </w:p>
    <w:tbl>
      <w:tblPr>
        <w:tblW w:w="0" w:type="auto"/>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2709"/>
        <w:gridCol w:w="1552"/>
        <w:gridCol w:w="1566"/>
        <w:gridCol w:w="1276"/>
        <w:gridCol w:w="1417"/>
      </w:tblGrid>
      <w:tr w:rsidR="00465582" w:rsidRPr="00FA395A" w14:paraId="206C7746" w14:textId="77777777" w:rsidTr="007C46F9">
        <w:trPr>
          <w:trHeight w:val="288"/>
        </w:trPr>
        <w:tc>
          <w:tcPr>
            <w:tcW w:w="2709"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25D8F96C" w14:textId="77777777" w:rsidR="00465582" w:rsidRPr="00FA395A" w:rsidRDefault="00465582" w:rsidP="007C46F9">
            <w:pPr>
              <w:spacing w:after="0" w:line="240" w:lineRule="auto"/>
              <w:rPr>
                <w:rFonts w:ascii="Arial" w:hAnsi="Arial" w:cs="Arial"/>
                <w:sz w:val="20"/>
                <w:szCs w:val="20"/>
              </w:rPr>
            </w:pPr>
          </w:p>
        </w:tc>
        <w:tc>
          <w:tcPr>
            <w:tcW w:w="1552"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0FE5789B" w14:textId="77777777" w:rsidR="00465582" w:rsidRPr="00FA395A" w:rsidRDefault="00465582" w:rsidP="007C46F9">
            <w:pPr>
              <w:spacing w:after="0" w:line="240" w:lineRule="auto"/>
              <w:jc w:val="center"/>
              <w:rPr>
                <w:rFonts w:ascii="Arial" w:hAnsi="Arial" w:cs="Arial"/>
                <w:b/>
                <w:sz w:val="20"/>
                <w:szCs w:val="20"/>
              </w:rPr>
            </w:pPr>
            <w:r w:rsidRPr="00FA395A">
              <w:rPr>
                <w:rFonts w:ascii="Arial" w:hAnsi="Arial" w:cs="Arial"/>
                <w:b/>
                <w:sz w:val="20"/>
                <w:szCs w:val="20"/>
              </w:rPr>
              <w:t>chert</w:t>
            </w:r>
          </w:p>
        </w:tc>
        <w:tc>
          <w:tcPr>
            <w:tcW w:w="1566"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71509A03" w14:textId="77777777" w:rsidR="00465582" w:rsidRPr="00FA395A" w:rsidRDefault="00465582" w:rsidP="007C46F9">
            <w:pPr>
              <w:spacing w:after="0" w:line="240" w:lineRule="auto"/>
              <w:jc w:val="center"/>
              <w:rPr>
                <w:rFonts w:ascii="Arial" w:hAnsi="Arial" w:cs="Arial"/>
                <w:b/>
                <w:sz w:val="20"/>
                <w:szCs w:val="20"/>
              </w:rPr>
            </w:pPr>
            <w:r w:rsidRPr="00FA395A">
              <w:rPr>
                <w:rFonts w:ascii="Arial" w:hAnsi="Arial" w:cs="Arial"/>
                <w:b/>
                <w:sz w:val="20"/>
                <w:szCs w:val="20"/>
              </w:rPr>
              <w:t>limestone</w:t>
            </w:r>
          </w:p>
        </w:tc>
        <w:tc>
          <w:tcPr>
            <w:tcW w:w="1276"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3C315EC6" w14:textId="77777777" w:rsidR="00465582" w:rsidRPr="00FA395A" w:rsidRDefault="00465582" w:rsidP="007C46F9">
            <w:pPr>
              <w:spacing w:after="0" w:line="240" w:lineRule="auto"/>
              <w:jc w:val="center"/>
              <w:rPr>
                <w:rFonts w:ascii="Arial" w:hAnsi="Arial" w:cs="Arial"/>
                <w:b/>
                <w:sz w:val="20"/>
                <w:szCs w:val="20"/>
              </w:rPr>
            </w:pPr>
            <w:r w:rsidRPr="00FA395A">
              <w:rPr>
                <w:rFonts w:ascii="Arial" w:hAnsi="Arial" w:cs="Arial"/>
                <w:b/>
                <w:sz w:val="20"/>
                <w:szCs w:val="20"/>
              </w:rPr>
              <w:t>basalt</w:t>
            </w:r>
          </w:p>
        </w:tc>
        <w:tc>
          <w:tcPr>
            <w:tcW w:w="1417"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4D0DAB2B" w14:textId="77777777" w:rsidR="00465582" w:rsidRPr="00FA395A" w:rsidRDefault="00465582" w:rsidP="007C46F9">
            <w:pPr>
              <w:spacing w:after="0" w:line="240" w:lineRule="auto"/>
              <w:jc w:val="center"/>
              <w:rPr>
                <w:rFonts w:ascii="Arial" w:hAnsi="Arial" w:cs="Arial"/>
                <w:b/>
                <w:sz w:val="20"/>
                <w:szCs w:val="20"/>
              </w:rPr>
            </w:pPr>
            <w:r w:rsidRPr="00FA395A">
              <w:rPr>
                <w:rFonts w:ascii="Arial" w:hAnsi="Arial" w:cs="Arial"/>
                <w:b/>
                <w:sz w:val="20"/>
                <w:szCs w:val="20"/>
              </w:rPr>
              <w:t>other</w:t>
            </w:r>
          </w:p>
        </w:tc>
      </w:tr>
      <w:tr w:rsidR="00465582" w:rsidRPr="00FA395A" w14:paraId="7B13A82E" w14:textId="77777777" w:rsidTr="007C46F9">
        <w:tc>
          <w:tcPr>
            <w:tcW w:w="2709" w:type="dxa"/>
            <w:tcBorders>
              <w:top w:val="single" w:sz="4" w:space="0" w:color="auto"/>
              <w:bottom w:val="nil"/>
            </w:tcBorders>
            <w:shd w:val="clear" w:color="auto" w:fill="auto"/>
            <w:noWrap/>
            <w:tcMar>
              <w:top w:w="15" w:type="dxa"/>
              <w:left w:w="15" w:type="dxa"/>
              <w:bottom w:w="0" w:type="dxa"/>
              <w:right w:w="15" w:type="dxa"/>
            </w:tcMar>
            <w:vAlign w:val="bottom"/>
          </w:tcPr>
          <w:p w14:paraId="7C288C6C" w14:textId="77777777" w:rsidR="00465582" w:rsidRPr="00FA395A" w:rsidRDefault="00465582" w:rsidP="007C46F9">
            <w:pPr>
              <w:spacing w:after="0" w:line="240" w:lineRule="auto"/>
              <w:jc w:val="right"/>
              <w:rPr>
                <w:rFonts w:ascii="Arial" w:hAnsi="Arial" w:cs="Arial"/>
                <w:b/>
                <w:sz w:val="18"/>
                <w:szCs w:val="18"/>
              </w:rPr>
            </w:pPr>
            <w:r w:rsidRPr="00FA395A">
              <w:rPr>
                <w:rFonts w:ascii="Arial" w:hAnsi="Arial" w:cs="Arial"/>
                <w:b/>
                <w:sz w:val="18"/>
                <w:szCs w:val="18"/>
              </w:rPr>
              <w:t>cores</w:t>
            </w:r>
          </w:p>
        </w:tc>
        <w:tc>
          <w:tcPr>
            <w:tcW w:w="1552" w:type="dxa"/>
            <w:tcBorders>
              <w:top w:val="single" w:sz="4" w:space="0" w:color="auto"/>
              <w:bottom w:val="nil"/>
            </w:tcBorders>
            <w:shd w:val="clear" w:color="auto" w:fill="auto"/>
            <w:noWrap/>
            <w:tcMar>
              <w:top w:w="15" w:type="dxa"/>
              <w:left w:w="15" w:type="dxa"/>
              <w:bottom w:w="0" w:type="dxa"/>
              <w:right w:w="15" w:type="dxa"/>
            </w:tcMar>
            <w:vAlign w:val="bottom"/>
          </w:tcPr>
          <w:p w14:paraId="3A9FFCD4"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208 (83.9%)</w:t>
            </w:r>
          </w:p>
        </w:tc>
        <w:tc>
          <w:tcPr>
            <w:tcW w:w="1566" w:type="dxa"/>
            <w:tcBorders>
              <w:top w:val="single" w:sz="4" w:space="0" w:color="auto"/>
              <w:bottom w:val="nil"/>
            </w:tcBorders>
            <w:shd w:val="clear" w:color="auto" w:fill="auto"/>
            <w:noWrap/>
            <w:tcMar>
              <w:top w:w="15" w:type="dxa"/>
              <w:left w:w="15" w:type="dxa"/>
              <w:bottom w:w="0" w:type="dxa"/>
              <w:right w:w="15" w:type="dxa"/>
            </w:tcMar>
            <w:vAlign w:val="bottom"/>
          </w:tcPr>
          <w:p w14:paraId="26B31294"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 (0.8%)</w:t>
            </w:r>
          </w:p>
        </w:tc>
        <w:tc>
          <w:tcPr>
            <w:tcW w:w="1276" w:type="dxa"/>
            <w:tcBorders>
              <w:top w:val="single" w:sz="4" w:space="0" w:color="auto"/>
              <w:bottom w:val="nil"/>
            </w:tcBorders>
            <w:shd w:val="clear" w:color="auto" w:fill="auto"/>
            <w:noWrap/>
            <w:tcMar>
              <w:top w:w="15" w:type="dxa"/>
              <w:left w:w="15" w:type="dxa"/>
              <w:bottom w:w="0" w:type="dxa"/>
              <w:right w:w="15" w:type="dxa"/>
            </w:tcMar>
            <w:vAlign w:val="bottom"/>
          </w:tcPr>
          <w:p w14:paraId="3EDC8F22"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38 (15.3%)</w:t>
            </w:r>
          </w:p>
        </w:tc>
        <w:tc>
          <w:tcPr>
            <w:tcW w:w="1417" w:type="dxa"/>
            <w:tcBorders>
              <w:top w:val="single" w:sz="4" w:space="0" w:color="auto"/>
              <w:bottom w:val="nil"/>
            </w:tcBorders>
            <w:shd w:val="clear" w:color="auto" w:fill="auto"/>
            <w:noWrap/>
            <w:tcMar>
              <w:top w:w="15" w:type="dxa"/>
              <w:left w:w="15" w:type="dxa"/>
              <w:bottom w:w="0" w:type="dxa"/>
              <w:right w:w="15" w:type="dxa"/>
            </w:tcMar>
            <w:vAlign w:val="bottom"/>
          </w:tcPr>
          <w:p w14:paraId="2E6BDD40"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582756F2" w14:textId="77777777" w:rsidTr="007C46F9">
        <w:tc>
          <w:tcPr>
            <w:tcW w:w="2709" w:type="dxa"/>
            <w:tcBorders>
              <w:top w:val="nil"/>
              <w:bottom w:val="nil"/>
            </w:tcBorders>
            <w:shd w:val="clear" w:color="auto" w:fill="auto"/>
            <w:noWrap/>
            <w:tcMar>
              <w:top w:w="15" w:type="dxa"/>
              <w:left w:w="15" w:type="dxa"/>
              <w:bottom w:w="0" w:type="dxa"/>
              <w:right w:w="15" w:type="dxa"/>
            </w:tcMar>
            <w:vAlign w:val="bottom"/>
          </w:tcPr>
          <w:p w14:paraId="3C27D4F0" w14:textId="77777777" w:rsidR="00465582" w:rsidRPr="00FA395A" w:rsidRDefault="00465582" w:rsidP="007C46F9">
            <w:pPr>
              <w:spacing w:after="0" w:line="240" w:lineRule="auto"/>
              <w:jc w:val="right"/>
              <w:rPr>
                <w:rFonts w:ascii="Arial" w:hAnsi="Arial" w:cs="Arial"/>
                <w:b/>
                <w:sz w:val="18"/>
                <w:szCs w:val="18"/>
              </w:rPr>
            </w:pPr>
            <w:r w:rsidRPr="00FA395A">
              <w:rPr>
                <w:rFonts w:ascii="Arial" w:hAnsi="Arial" w:cs="Arial"/>
                <w:b/>
                <w:sz w:val="18"/>
                <w:szCs w:val="18"/>
              </w:rPr>
              <w:t>complete flake</w:t>
            </w:r>
          </w:p>
        </w:tc>
        <w:tc>
          <w:tcPr>
            <w:tcW w:w="1552" w:type="dxa"/>
            <w:tcBorders>
              <w:top w:val="nil"/>
              <w:bottom w:val="nil"/>
            </w:tcBorders>
            <w:shd w:val="clear" w:color="auto" w:fill="auto"/>
            <w:noWrap/>
            <w:tcMar>
              <w:top w:w="15" w:type="dxa"/>
              <w:left w:w="15" w:type="dxa"/>
              <w:bottom w:w="0" w:type="dxa"/>
              <w:right w:w="15" w:type="dxa"/>
            </w:tcMar>
            <w:vAlign w:val="bottom"/>
          </w:tcPr>
          <w:p w14:paraId="5F20C823"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141 (74.6%)</w:t>
            </w:r>
          </w:p>
        </w:tc>
        <w:tc>
          <w:tcPr>
            <w:tcW w:w="1566" w:type="dxa"/>
            <w:tcBorders>
              <w:top w:val="nil"/>
              <w:bottom w:val="nil"/>
            </w:tcBorders>
            <w:shd w:val="clear" w:color="auto" w:fill="auto"/>
            <w:noWrap/>
            <w:tcMar>
              <w:top w:w="15" w:type="dxa"/>
              <w:left w:w="15" w:type="dxa"/>
              <w:bottom w:w="0" w:type="dxa"/>
              <w:right w:w="15" w:type="dxa"/>
            </w:tcMar>
            <w:vAlign w:val="bottom"/>
          </w:tcPr>
          <w:p w14:paraId="07AAD576"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tcBorders>
              <w:top w:val="nil"/>
              <w:bottom w:val="nil"/>
            </w:tcBorders>
            <w:shd w:val="clear" w:color="auto" w:fill="auto"/>
            <w:noWrap/>
            <w:tcMar>
              <w:top w:w="15" w:type="dxa"/>
              <w:left w:w="15" w:type="dxa"/>
              <w:bottom w:w="0" w:type="dxa"/>
              <w:right w:w="15" w:type="dxa"/>
            </w:tcMar>
            <w:vAlign w:val="bottom"/>
          </w:tcPr>
          <w:p w14:paraId="3FCBD52D"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46 (24.3%)</w:t>
            </w:r>
          </w:p>
        </w:tc>
        <w:tc>
          <w:tcPr>
            <w:tcW w:w="1417" w:type="dxa"/>
            <w:tcBorders>
              <w:top w:val="nil"/>
              <w:bottom w:val="nil"/>
            </w:tcBorders>
            <w:shd w:val="clear" w:color="auto" w:fill="auto"/>
            <w:noWrap/>
            <w:tcMar>
              <w:top w:w="15" w:type="dxa"/>
              <w:left w:w="15" w:type="dxa"/>
              <w:bottom w:w="0" w:type="dxa"/>
              <w:right w:w="15" w:type="dxa"/>
            </w:tcMar>
            <w:vAlign w:val="bottom"/>
          </w:tcPr>
          <w:p w14:paraId="09BDF9DD"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 (1.1%)</w:t>
            </w:r>
          </w:p>
        </w:tc>
      </w:tr>
      <w:tr w:rsidR="00465582" w:rsidRPr="00FA395A" w14:paraId="3544D2EE" w14:textId="77777777" w:rsidTr="007C46F9">
        <w:tc>
          <w:tcPr>
            <w:tcW w:w="2709" w:type="dxa"/>
            <w:tcBorders>
              <w:top w:val="nil"/>
              <w:bottom w:val="nil"/>
            </w:tcBorders>
            <w:shd w:val="clear" w:color="auto" w:fill="auto"/>
            <w:noWrap/>
            <w:tcMar>
              <w:top w:w="15" w:type="dxa"/>
              <w:left w:w="15" w:type="dxa"/>
              <w:bottom w:w="0" w:type="dxa"/>
              <w:right w:w="15" w:type="dxa"/>
            </w:tcMar>
            <w:vAlign w:val="bottom"/>
          </w:tcPr>
          <w:p w14:paraId="783F5C93" w14:textId="77777777" w:rsidR="00465582" w:rsidRPr="00FA395A" w:rsidRDefault="00465582" w:rsidP="007C46F9">
            <w:pPr>
              <w:spacing w:after="0" w:line="240" w:lineRule="auto"/>
              <w:jc w:val="right"/>
              <w:rPr>
                <w:rFonts w:ascii="Arial" w:hAnsi="Arial" w:cs="Arial"/>
                <w:b/>
                <w:sz w:val="18"/>
                <w:szCs w:val="18"/>
              </w:rPr>
            </w:pPr>
            <w:r w:rsidRPr="00FA395A">
              <w:rPr>
                <w:rFonts w:ascii="Arial" w:hAnsi="Arial" w:cs="Arial"/>
                <w:b/>
                <w:sz w:val="18"/>
                <w:szCs w:val="18"/>
              </w:rPr>
              <w:t>flake breaks</w:t>
            </w:r>
          </w:p>
        </w:tc>
        <w:tc>
          <w:tcPr>
            <w:tcW w:w="1552" w:type="dxa"/>
            <w:tcBorders>
              <w:top w:val="nil"/>
              <w:bottom w:val="nil"/>
            </w:tcBorders>
            <w:shd w:val="clear" w:color="auto" w:fill="auto"/>
            <w:noWrap/>
            <w:tcMar>
              <w:top w:w="15" w:type="dxa"/>
              <w:left w:w="15" w:type="dxa"/>
              <w:bottom w:w="0" w:type="dxa"/>
              <w:right w:w="15" w:type="dxa"/>
            </w:tcMar>
            <w:vAlign w:val="bottom"/>
          </w:tcPr>
          <w:p w14:paraId="31CF6B5D"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6 (100%)</w:t>
            </w:r>
          </w:p>
        </w:tc>
        <w:tc>
          <w:tcPr>
            <w:tcW w:w="1566" w:type="dxa"/>
            <w:tcBorders>
              <w:top w:val="nil"/>
              <w:bottom w:val="nil"/>
            </w:tcBorders>
            <w:shd w:val="clear" w:color="auto" w:fill="auto"/>
            <w:noWrap/>
            <w:tcMar>
              <w:top w:w="15" w:type="dxa"/>
              <w:left w:w="15" w:type="dxa"/>
              <w:bottom w:w="0" w:type="dxa"/>
              <w:right w:w="15" w:type="dxa"/>
            </w:tcMar>
            <w:vAlign w:val="bottom"/>
          </w:tcPr>
          <w:p w14:paraId="7D56A147"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tcBorders>
              <w:top w:val="nil"/>
              <w:bottom w:val="nil"/>
            </w:tcBorders>
            <w:shd w:val="clear" w:color="auto" w:fill="auto"/>
            <w:noWrap/>
            <w:tcMar>
              <w:top w:w="15" w:type="dxa"/>
              <w:left w:w="15" w:type="dxa"/>
              <w:bottom w:w="0" w:type="dxa"/>
              <w:right w:w="15" w:type="dxa"/>
            </w:tcMar>
            <w:vAlign w:val="bottom"/>
          </w:tcPr>
          <w:p w14:paraId="7F762078"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417" w:type="dxa"/>
            <w:tcBorders>
              <w:top w:val="nil"/>
              <w:bottom w:val="nil"/>
            </w:tcBorders>
            <w:shd w:val="clear" w:color="auto" w:fill="auto"/>
            <w:noWrap/>
            <w:tcMar>
              <w:top w:w="15" w:type="dxa"/>
              <w:left w:w="15" w:type="dxa"/>
              <w:bottom w:w="0" w:type="dxa"/>
              <w:right w:w="15" w:type="dxa"/>
            </w:tcMar>
            <w:vAlign w:val="bottom"/>
          </w:tcPr>
          <w:p w14:paraId="71C88936"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240AD12A" w14:textId="77777777" w:rsidTr="007C46F9">
        <w:tc>
          <w:tcPr>
            <w:tcW w:w="2709" w:type="dxa"/>
            <w:tcBorders>
              <w:top w:val="nil"/>
              <w:bottom w:val="nil"/>
            </w:tcBorders>
            <w:shd w:val="clear" w:color="auto" w:fill="auto"/>
            <w:noWrap/>
            <w:tcMar>
              <w:top w:w="15" w:type="dxa"/>
              <w:left w:w="15" w:type="dxa"/>
              <w:bottom w:w="0" w:type="dxa"/>
              <w:right w:w="15" w:type="dxa"/>
            </w:tcMar>
            <w:vAlign w:val="bottom"/>
          </w:tcPr>
          <w:p w14:paraId="2C5CC71C" w14:textId="77777777" w:rsidR="00465582" w:rsidRPr="00FA395A" w:rsidRDefault="00465582" w:rsidP="007C46F9">
            <w:pPr>
              <w:spacing w:after="0" w:line="240" w:lineRule="auto"/>
              <w:jc w:val="right"/>
              <w:rPr>
                <w:rFonts w:ascii="Arial" w:hAnsi="Arial" w:cs="Arial"/>
                <w:b/>
                <w:sz w:val="18"/>
                <w:szCs w:val="18"/>
              </w:rPr>
            </w:pPr>
            <w:r w:rsidRPr="00FA395A">
              <w:rPr>
                <w:rFonts w:ascii="Arial" w:hAnsi="Arial" w:cs="Arial"/>
                <w:b/>
                <w:sz w:val="18"/>
                <w:szCs w:val="18"/>
              </w:rPr>
              <w:t>debris</w:t>
            </w:r>
          </w:p>
        </w:tc>
        <w:tc>
          <w:tcPr>
            <w:tcW w:w="1552" w:type="dxa"/>
            <w:tcBorders>
              <w:top w:val="nil"/>
              <w:bottom w:val="nil"/>
            </w:tcBorders>
            <w:shd w:val="clear" w:color="auto" w:fill="auto"/>
            <w:noWrap/>
            <w:tcMar>
              <w:top w:w="15" w:type="dxa"/>
              <w:left w:w="15" w:type="dxa"/>
              <w:bottom w:w="0" w:type="dxa"/>
              <w:right w:w="15" w:type="dxa"/>
            </w:tcMar>
            <w:vAlign w:val="bottom"/>
          </w:tcPr>
          <w:p w14:paraId="7E4F3E0E"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569 (74%)</w:t>
            </w:r>
          </w:p>
        </w:tc>
        <w:tc>
          <w:tcPr>
            <w:tcW w:w="1566" w:type="dxa"/>
            <w:tcBorders>
              <w:top w:val="nil"/>
              <w:bottom w:val="nil"/>
            </w:tcBorders>
            <w:shd w:val="clear" w:color="auto" w:fill="auto"/>
            <w:noWrap/>
            <w:tcMar>
              <w:top w:w="15" w:type="dxa"/>
              <w:left w:w="15" w:type="dxa"/>
              <w:bottom w:w="0" w:type="dxa"/>
              <w:right w:w="15" w:type="dxa"/>
            </w:tcMar>
            <w:vAlign w:val="bottom"/>
          </w:tcPr>
          <w:p w14:paraId="410CAAD4"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8 (1%)</w:t>
            </w:r>
          </w:p>
        </w:tc>
        <w:tc>
          <w:tcPr>
            <w:tcW w:w="1276" w:type="dxa"/>
            <w:tcBorders>
              <w:top w:val="nil"/>
              <w:bottom w:val="nil"/>
            </w:tcBorders>
            <w:shd w:val="clear" w:color="auto" w:fill="auto"/>
            <w:noWrap/>
            <w:tcMar>
              <w:top w:w="15" w:type="dxa"/>
              <w:left w:w="15" w:type="dxa"/>
              <w:bottom w:w="0" w:type="dxa"/>
              <w:right w:w="15" w:type="dxa"/>
            </w:tcMar>
            <w:vAlign w:val="bottom"/>
          </w:tcPr>
          <w:p w14:paraId="1E0257B7"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190 (24.7%)</w:t>
            </w:r>
          </w:p>
        </w:tc>
        <w:tc>
          <w:tcPr>
            <w:tcW w:w="1417" w:type="dxa"/>
            <w:tcBorders>
              <w:top w:val="nil"/>
              <w:bottom w:val="nil"/>
            </w:tcBorders>
            <w:shd w:val="clear" w:color="auto" w:fill="auto"/>
            <w:noWrap/>
            <w:tcMar>
              <w:top w:w="15" w:type="dxa"/>
              <w:left w:w="15" w:type="dxa"/>
              <w:bottom w:w="0" w:type="dxa"/>
              <w:right w:w="15" w:type="dxa"/>
            </w:tcMar>
            <w:vAlign w:val="bottom"/>
          </w:tcPr>
          <w:p w14:paraId="5AEBD302"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 (0.3%)</w:t>
            </w:r>
          </w:p>
        </w:tc>
      </w:tr>
      <w:tr w:rsidR="00465582" w:rsidRPr="00FA395A" w14:paraId="641FF2D1" w14:textId="77777777" w:rsidTr="007C46F9">
        <w:tc>
          <w:tcPr>
            <w:tcW w:w="2709" w:type="dxa"/>
            <w:tcBorders>
              <w:top w:val="nil"/>
            </w:tcBorders>
            <w:shd w:val="clear" w:color="auto" w:fill="auto"/>
            <w:noWrap/>
            <w:tcMar>
              <w:top w:w="15" w:type="dxa"/>
              <w:left w:w="15" w:type="dxa"/>
              <w:bottom w:w="0" w:type="dxa"/>
              <w:right w:w="15" w:type="dxa"/>
            </w:tcMar>
            <w:vAlign w:val="bottom"/>
            <w:hideMark/>
          </w:tcPr>
          <w:p w14:paraId="4E06FF24" w14:textId="77777777" w:rsidR="00465582" w:rsidRPr="00FA395A" w:rsidRDefault="00465582" w:rsidP="007C46F9">
            <w:pPr>
              <w:spacing w:after="0" w:line="240" w:lineRule="auto"/>
              <w:jc w:val="right"/>
              <w:rPr>
                <w:rFonts w:ascii="Arial" w:hAnsi="Arial" w:cs="Arial"/>
                <w:b/>
                <w:sz w:val="18"/>
                <w:szCs w:val="18"/>
              </w:rPr>
            </w:pPr>
            <w:r w:rsidRPr="00FA395A">
              <w:rPr>
                <w:rFonts w:ascii="Arial" w:hAnsi="Arial" w:cs="Arial"/>
                <w:b/>
                <w:sz w:val="18"/>
                <w:szCs w:val="18"/>
              </w:rPr>
              <w:t>retouched chunks</w:t>
            </w:r>
          </w:p>
        </w:tc>
        <w:tc>
          <w:tcPr>
            <w:tcW w:w="1552" w:type="dxa"/>
            <w:tcBorders>
              <w:top w:val="nil"/>
            </w:tcBorders>
            <w:shd w:val="clear" w:color="auto" w:fill="auto"/>
            <w:noWrap/>
            <w:tcMar>
              <w:top w:w="15" w:type="dxa"/>
              <w:left w:w="15" w:type="dxa"/>
              <w:bottom w:w="0" w:type="dxa"/>
              <w:right w:w="15" w:type="dxa"/>
            </w:tcMar>
            <w:vAlign w:val="bottom"/>
            <w:hideMark/>
          </w:tcPr>
          <w:p w14:paraId="7D76DB78"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43 (76.8%)</w:t>
            </w:r>
          </w:p>
        </w:tc>
        <w:tc>
          <w:tcPr>
            <w:tcW w:w="1566" w:type="dxa"/>
            <w:tcBorders>
              <w:top w:val="nil"/>
            </w:tcBorders>
            <w:shd w:val="clear" w:color="auto" w:fill="auto"/>
            <w:noWrap/>
            <w:tcMar>
              <w:top w:w="15" w:type="dxa"/>
              <w:left w:w="15" w:type="dxa"/>
              <w:bottom w:w="0" w:type="dxa"/>
              <w:right w:w="15" w:type="dxa"/>
            </w:tcMar>
            <w:vAlign w:val="bottom"/>
            <w:hideMark/>
          </w:tcPr>
          <w:p w14:paraId="53CE912A"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tcBorders>
              <w:top w:val="nil"/>
            </w:tcBorders>
            <w:shd w:val="clear" w:color="auto" w:fill="auto"/>
            <w:noWrap/>
            <w:tcMar>
              <w:top w:w="15" w:type="dxa"/>
              <w:left w:w="15" w:type="dxa"/>
              <w:bottom w:w="0" w:type="dxa"/>
              <w:right w:w="15" w:type="dxa"/>
            </w:tcMar>
            <w:vAlign w:val="bottom"/>
            <w:hideMark/>
          </w:tcPr>
          <w:p w14:paraId="36A3DACA"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13 (23.2%)</w:t>
            </w:r>
          </w:p>
        </w:tc>
        <w:tc>
          <w:tcPr>
            <w:tcW w:w="1417" w:type="dxa"/>
            <w:tcBorders>
              <w:top w:val="nil"/>
            </w:tcBorders>
            <w:shd w:val="clear" w:color="auto" w:fill="auto"/>
            <w:noWrap/>
            <w:tcMar>
              <w:top w:w="15" w:type="dxa"/>
              <w:left w:w="15" w:type="dxa"/>
              <w:bottom w:w="0" w:type="dxa"/>
              <w:right w:w="15" w:type="dxa"/>
            </w:tcMar>
            <w:vAlign w:val="bottom"/>
            <w:hideMark/>
          </w:tcPr>
          <w:p w14:paraId="470D4BC1"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20201EB3" w14:textId="77777777" w:rsidTr="007C46F9">
        <w:tc>
          <w:tcPr>
            <w:tcW w:w="2709" w:type="dxa"/>
            <w:shd w:val="clear" w:color="auto" w:fill="auto"/>
            <w:noWrap/>
            <w:tcMar>
              <w:top w:w="15" w:type="dxa"/>
              <w:left w:w="15" w:type="dxa"/>
              <w:bottom w:w="0" w:type="dxa"/>
              <w:right w:w="15" w:type="dxa"/>
            </w:tcMar>
            <w:vAlign w:val="bottom"/>
            <w:hideMark/>
          </w:tcPr>
          <w:p w14:paraId="38B3359C" w14:textId="77777777" w:rsidR="00465582" w:rsidRPr="00FA395A" w:rsidRDefault="00465582" w:rsidP="007C46F9">
            <w:pPr>
              <w:spacing w:after="0" w:line="240" w:lineRule="auto"/>
              <w:jc w:val="right"/>
              <w:rPr>
                <w:rFonts w:ascii="Arial" w:hAnsi="Arial" w:cs="Arial"/>
                <w:b/>
                <w:sz w:val="18"/>
                <w:szCs w:val="18"/>
              </w:rPr>
            </w:pPr>
            <w:r w:rsidRPr="00FA395A">
              <w:rPr>
                <w:rFonts w:ascii="Arial" w:hAnsi="Arial" w:cs="Arial"/>
                <w:b/>
                <w:sz w:val="18"/>
                <w:szCs w:val="18"/>
              </w:rPr>
              <w:t>retouched flakes and breaks</w:t>
            </w:r>
          </w:p>
        </w:tc>
        <w:tc>
          <w:tcPr>
            <w:tcW w:w="1552" w:type="dxa"/>
            <w:shd w:val="clear" w:color="auto" w:fill="auto"/>
            <w:noWrap/>
            <w:tcMar>
              <w:top w:w="15" w:type="dxa"/>
              <w:left w:w="15" w:type="dxa"/>
              <w:bottom w:w="0" w:type="dxa"/>
              <w:right w:w="15" w:type="dxa"/>
            </w:tcMar>
            <w:vAlign w:val="bottom"/>
            <w:hideMark/>
          </w:tcPr>
          <w:p w14:paraId="4E1C7AE9"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736 (78%)</w:t>
            </w:r>
          </w:p>
        </w:tc>
        <w:tc>
          <w:tcPr>
            <w:tcW w:w="1566" w:type="dxa"/>
            <w:shd w:val="clear" w:color="auto" w:fill="auto"/>
            <w:noWrap/>
            <w:tcMar>
              <w:top w:w="15" w:type="dxa"/>
              <w:left w:w="15" w:type="dxa"/>
              <w:bottom w:w="0" w:type="dxa"/>
              <w:right w:w="15" w:type="dxa"/>
            </w:tcMar>
            <w:vAlign w:val="bottom"/>
            <w:hideMark/>
          </w:tcPr>
          <w:p w14:paraId="35A4234C"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10 (1.1%)</w:t>
            </w:r>
          </w:p>
        </w:tc>
        <w:tc>
          <w:tcPr>
            <w:tcW w:w="1276" w:type="dxa"/>
            <w:shd w:val="clear" w:color="auto" w:fill="auto"/>
            <w:noWrap/>
            <w:tcMar>
              <w:top w:w="15" w:type="dxa"/>
              <w:left w:w="15" w:type="dxa"/>
              <w:bottom w:w="0" w:type="dxa"/>
              <w:right w:w="15" w:type="dxa"/>
            </w:tcMar>
            <w:vAlign w:val="bottom"/>
            <w:hideMark/>
          </w:tcPr>
          <w:p w14:paraId="74EAEE9A"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192 (20.4%)</w:t>
            </w:r>
          </w:p>
        </w:tc>
        <w:tc>
          <w:tcPr>
            <w:tcW w:w="1417" w:type="dxa"/>
            <w:shd w:val="clear" w:color="auto" w:fill="auto"/>
            <w:noWrap/>
            <w:tcMar>
              <w:top w:w="15" w:type="dxa"/>
              <w:left w:w="15" w:type="dxa"/>
              <w:bottom w:w="0" w:type="dxa"/>
              <w:right w:w="15" w:type="dxa"/>
            </w:tcMar>
            <w:vAlign w:val="bottom"/>
            <w:hideMark/>
          </w:tcPr>
          <w:p w14:paraId="73D07B89"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5 (0.5%)</w:t>
            </w:r>
          </w:p>
        </w:tc>
      </w:tr>
      <w:tr w:rsidR="00465582" w:rsidRPr="00FA395A" w14:paraId="7922C76C" w14:textId="77777777" w:rsidTr="007C46F9">
        <w:tc>
          <w:tcPr>
            <w:tcW w:w="2709" w:type="dxa"/>
            <w:shd w:val="clear" w:color="auto" w:fill="auto"/>
            <w:noWrap/>
            <w:tcMar>
              <w:top w:w="15" w:type="dxa"/>
              <w:left w:w="15" w:type="dxa"/>
              <w:bottom w:w="0" w:type="dxa"/>
              <w:right w:w="15" w:type="dxa"/>
            </w:tcMar>
            <w:vAlign w:val="bottom"/>
            <w:hideMark/>
          </w:tcPr>
          <w:p w14:paraId="0B466A1C"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backed knife</w:t>
            </w:r>
          </w:p>
        </w:tc>
        <w:tc>
          <w:tcPr>
            <w:tcW w:w="1552" w:type="dxa"/>
            <w:shd w:val="clear" w:color="auto" w:fill="auto"/>
            <w:noWrap/>
            <w:tcMar>
              <w:top w:w="15" w:type="dxa"/>
              <w:left w:w="15" w:type="dxa"/>
              <w:bottom w:w="0" w:type="dxa"/>
              <w:right w:w="15" w:type="dxa"/>
            </w:tcMar>
            <w:vAlign w:val="bottom"/>
            <w:hideMark/>
          </w:tcPr>
          <w:p w14:paraId="276166AD"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5 (71.4%)</w:t>
            </w:r>
          </w:p>
        </w:tc>
        <w:tc>
          <w:tcPr>
            <w:tcW w:w="1566" w:type="dxa"/>
            <w:shd w:val="clear" w:color="auto" w:fill="auto"/>
            <w:noWrap/>
            <w:tcMar>
              <w:top w:w="15" w:type="dxa"/>
              <w:left w:w="15" w:type="dxa"/>
              <w:bottom w:w="0" w:type="dxa"/>
              <w:right w:w="15" w:type="dxa"/>
            </w:tcMar>
            <w:vAlign w:val="bottom"/>
            <w:hideMark/>
          </w:tcPr>
          <w:p w14:paraId="5EACBEA8"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hideMark/>
          </w:tcPr>
          <w:p w14:paraId="241B1BA2"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 (28.6%)</w:t>
            </w:r>
          </w:p>
        </w:tc>
        <w:tc>
          <w:tcPr>
            <w:tcW w:w="1417" w:type="dxa"/>
            <w:shd w:val="clear" w:color="auto" w:fill="auto"/>
            <w:noWrap/>
            <w:tcMar>
              <w:top w:w="15" w:type="dxa"/>
              <w:left w:w="15" w:type="dxa"/>
              <w:bottom w:w="0" w:type="dxa"/>
              <w:right w:w="15" w:type="dxa"/>
            </w:tcMar>
            <w:vAlign w:val="bottom"/>
            <w:hideMark/>
          </w:tcPr>
          <w:p w14:paraId="3EFFDF35"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368EB236" w14:textId="77777777" w:rsidTr="007C46F9">
        <w:tc>
          <w:tcPr>
            <w:tcW w:w="2709" w:type="dxa"/>
            <w:shd w:val="clear" w:color="auto" w:fill="auto"/>
            <w:noWrap/>
            <w:tcMar>
              <w:top w:w="15" w:type="dxa"/>
              <w:left w:w="15" w:type="dxa"/>
              <w:bottom w:w="0" w:type="dxa"/>
              <w:right w:w="15" w:type="dxa"/>
            </w:tcMar>
            <w:vAlign w:val="bottom"/>
            <w:hideMark/>
          </w:tcPr>
          <w:p w14:paraId="46496BE7" w14:textId="77777777" w:rsidR="00465582" w:rsidRPr="00FA395A" w:rsidRDefault="00465582" w:rsidP="007C46F9">
            <w:pPr>
              <w:spacing w:after="0" w:line="240" w:lineRule="auto"/>
              <w:jc w:val="right"/>
              <w:rPr>
                <w:rFonts w:ascii="Arial" w:hAnsi="Arial" w:cs="Arial"/>
                <w:sz w:val="18"/>
                <w:szCs w:val="18"/>
              </w:rPr>
            </w:pPr>
            <w:proofErr w:type="spellStart"/>
            <w:r w:rsidRPr="00FA395A">
              <w:rPr>
                <w:rFonts w:ascii="Arial" w:hAnsi="Arial" w:cs="Arial"/>
                <w:sz w:val="18"/>
                <w:szCs w:val="18"/>
              </w:rPr>
              <w:t>bec</w:t>
            </w:r>
            <w:proofErr w:type="spellEnd"/>
          </w:p>
        </w:tc>
        <w:tc>
          <w:tcPr>
            <w:tcW w:w="1552" w:type="dxa"/>
            <w:shd w:val="clear" w:color="auto" w:fill="auto"/>
            <w:noWrap/>
            <w:tcMar>
              <w:top w:w="15" w:type="dxa"/>
              <w:left w:w="15" w:type="dxa"/>
              <w:bottom w:w="0" w:type="dxa"/>
              <w:right w:w="15" w:type="dxa"/>
            </w:tcMar>
            <w:vAlign w:val="bottom"/>
            <w:hideMark/>
          </w:tcPr>
          <w:p w14:paraId="09BD4587"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6 (85.7%)</w:t>
            </w:r>
          </w:p>
        </w:tc>
        <w:tc>
          <w:tcPr>
            <w:tcW w:w="1566" w:type="dxa"/>
            <w:shd w:val="clear" w:color="auto" w:fill="auto"/>
            <w:noWrap/>
            <w:tcMar>
              <w:top w:w="15" w:type="dxa"/>
              <w:left w:w="15" w:type="dxa"/>
              <w:bottom w:w="0" w:type="dxa"/>
              <w:right w:w="15" w:type="dxa"/>
            </w:tcMar>
            <w:vAlign w:val="bottom"/>
            <w:hideMark/>
          </w:tcPr>
          <w:p w14:paraId="3D20FFE5"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hideMark/>
          </w:tcPr>
          <w:p w14:paraId="3605C258"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 (14.3%)</w:t>
            </w:r>
          </w:p>
        </w:tc>
        <w:tc>
          <w:tcPr>
            <w:tcW w:w="1417" w:type="dxa"/>
            <w:shd w:val="clear" w:color="auto" w:fill="auto"/>
            <w:noWrap/>
            <w:tcMar>
              <w:top w:w="15" w:type="dxa"/>
              <w:left w:w="15" w:type="dxa"/>
              <w:bottom w:w="0" w:type="dxa"/>
              <w:right w:w="15" w:type="dxa"/>
            </w:tcMar>
            <w:vAlign w:val="bottom"/>
            <w:hideMark/>
          </w:tcPr>
          <w:p w14:paraId="15FD6EC1"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0DB40EFF" w14:textId="77777777" w:rsidTr="007C46F9">
        <w:tc>
          <w:tcPr>
            <w:tcW w:w="2709" w:type="dxa"/>
            <w:shd w:val="clear" w:color="auto" w:fill="auto"/>
            <w:noWrap/>
            <w:tcMar>
              <w:top w:w="15" w:type="dxa"/>
              <w:left w:w="15" w:type="dxa"/>
              <w:bottom w:w="0" w:type="dxa"/>
              <w:right w:w="15" w:type="dxa"/>
            </w:tcMar>
            <w:vAlign w:val="bottom"/>
            <w:hideMark/>
          </w:tcPr>
          <w:p w14:paraId="1B57A221"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borer</w:t>
            </w:r>
          </w:p>
        </w:tc>
        <w:tc>
          <w:tcPr>
            <w:tcW w:w="1552" w:type="dxa"/>
            <w:shd w:val="clear" w:color="auto" w:fill="auto"/>
            <w:noWrap/>
            <w:tcMar>
              <w:top w:w="15" w:type="dxa"/>
              <w:left w:w="15" w:type="dxa"/>
              <w:bottom w:w="0" w:type="dxa"/>
              <w:right w:w="15" w:type="dxa"/>
            </w:tcMar>
            <w:vAlign w:val="bottom"/>
            <w:hideMark/>
          </w:tcPr>
          <w:p w14:paraId="0BF37DAB"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47 (73.4%)</w:t>
            </w:r>
          </w:p>
        </w:tc>
        <w:tc>
          <w:tcPr>
            <w:tcW w:w="1566" w:type="dxa"/>
            <w:shd w:val="clear" w:color="auto" w:fill="auto"/>
            <w:noWrap/>
            <w:tcMar>
              <w:top w:w="15" w:type="dxa"/>
              <w:left w:w="15" w:type="dxa"/>
              <w:bottom w:w="0" w:type="dxa"/>
              <w:right w:w="15" w:type="dxa"/>
            </w:tcMar>
            <w:vAlign w:val="bottom"/>
            <w:hideMark/>
          </w:tcPr>
          <w:p w14:paraId="1728CD02"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hideMark/>
          </w:tcPr>
          <w:p w14:paraId="134D8EEF"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17 (26.6%)</w:t>
            </w:r>
          </w:p>
        </w:tc>
        <w:tc>
          <w:tcPr>
            <w:tcW w:w="1417" w:type="dxa"/>
            <w:shd w:val="clear" w:color="auto" w:fill="auto"/>
            <w:noWrap/>
            <w:tcMar>
              <w:top w:w="15" w:type="dxa"/>
              <w:left w:w="15" w:type="dxa"/>
              <w:bottom w:w="0" w:type="dxa"/>
              <w:right w:w="15" w:type="dxa"/>
            </w:tcMar>
            <w:vAlign w:val="bottom"/>
            <w:hideMark/>
          </w:tcPr>
          <w:p w14:paraId="21712C0F"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78582F7F" w14:textId="77777777" w:rsidTr="007C46F9">
        <w:tc>
          <w:tcPr>
            <w:tcW w:w="2709" w:type="dxa"/>
            <w:shd w:val="clear" w:color="auto" w:fill="auto"/>
            <w:noWrap/>
            <w:tcMar>
              <w:top w:w="15" w:type="dxa"/>
              <w:left w:w="15" w:type="dxa"/>
              <w:bottom w:w="0" w:type="dxa"/>
              <w:right w:w="15" w:type="dxa"/>
            </w:tcMar>
            <w:vAlign w:val="bottom"/>
            <w:hideMark/>
          </w:tcPr>
          <w:p w14:paraId="4FB0146B"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bur</w:t>
            </w:r>
          </w:p>
        </w:tc>
        <w:tc>
          <w:tcPr>
            <w:tcW w:w="1552" w:type="dxa"/>
            <w:shd w:val="clear" w:color="auto" w:fill="auto"/>
            <w:noWrap/>
            <w:tcMar>
              <w:top w:w="15" w:type="dxa"/>
              <w:left w:w="15" w:type="dxa"/>
              <w:bottom w:w="0" w:type="dxa"/>
              <w:right w:w="15" w:type="dxa"/>
            </w:tcMar>
            <w:vAlign w:val="bottom"/>
            <w:hideMark/>
          </w:tcPr>
          <w:p w14:paraId="310C2729"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5 (83.3%)</w:t>
            </w:r>
          </w:p>
        </w:tc>
        <w:tc>
          <w:tcPr>
            <w:tcW w:w="1566" w:type="dxa"/>
            <w:shd w:val="clear" w:color="auto" w:fill="auto"/>
            <w:noWrap/>
            <w:tcMar>
              <w:top w:w="15" w:type="dxa"/>
              <w:left w:w="15" w:type="dxa"/>
              <w:bottom w:w="0" w:type="dxa"/>
              <w:right w:w="15" w:type="dxa"/>
            </w:tcMar>
            <w:vAlign w:val="bottom"/>
            <w:hideMark/>
          </w:tcPr>
          <w:p w14:paraId="3A472504"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hideMark/>
          </w:tcPr>
          <w:p w14:paraId="5663CB1D"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 (16.7%)</w:t>
            </w:r>
          </w:p>
        </w:tc>
        <w:tc>
          <w:tcPr>
            <w:tcW w:w="1417" w:type="dxa"/>
            <w:shd w:val="clear" w:color="auto" w:fill="auto"/>
            <w:noWrap/>
            <w:tcMar>
              <w:top w:w="15" w:type="dxa"/>
              <w:left w:w="15" w:type="dxa"/>
              <w:bottom w:w="0" w:type="dxa"/>
              <w:right w:w="15" w:type="dxa"/>
            </w:tcMar>
            <w:vAlign w:val="bottom"/>
            <w:hideMark/>
          </w:tcPr>
          <w:p w14:paraId="4D740E5F"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04A20387" w14:textId="77777777" w:rsidTr="007C46F9">
        <w:tc>
          <w:tcPr>
            <w:tcW w:w="2709" w:type="dxa"/>
            <w:shd w:val="clear" w:color="auto" w:fill="auto"/>
            <w:noWrap/>
            <w:tcMar>
              <w:top w:w="15" w:type="dxa"/>
              <w:left w:w="15" w:type="dxa"/>
              <w:bottom w:w="0" w:type="dxa"/>
              <w:right w:w="15" w:type="dxa"/>
            </w:tcMar>
            <w:vAlign w:val="bottom"/>
            <w:hideMark/>
          </w:tcPr>
          <w:p w14:paraId="6A2304EF"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chopper</w:t>
            </w:r>
          </w:p>
        </w:tc>
        <w:tc>
          <w:tcPr>
            <w:tcW w:w="1552" w:type="dxa"/>
            <w:shd w:val="clear" w:color="auto" w:fill="auto"/>
            <w:noWrap/>
            <w:tcMar>
              <w:top w:w="15" w:type="dxa"/>
              <w:left w:w="15" w:type="dxa"/>
              <w:bottom w:w="0" w:type="dxa"/>
              <w:right w:w="15" w:type="dxa"/>
            </w:tcMar>
            <w:vAlign w:val="bottom"/>
            <w:hideMark/>
          </w:tcPr>
          <w:p w14:paraId="5C8130F2"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 (50%)</w:t>
            </w:r>
          </w:p>
        </w:tc>
        <w:tc>
          <w:tcPr>
            <w:tcW w:w="1566" w:type="dxa"/>
            <w:shd w:val="clear" w:color="auto" w:fill="auto"/>
            <w:noWrap/>
            <w:tcMar>
              <w:top w:w="15" w:type="dxa"/>
              <w:left w:w="15" w:type="dxa"/>
              <w:bottom w:w="0" w:type="dxa"/>
              <w:right w:w="15" w:type="dxa"/>
            </w:tcMar>
            <w:vAlign w:val="bottom"/>
            <w:hideMark/>
          </w:tcPr>
          <w:p w14:paraId="633F91DF"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 (50%)</w:t>
            </w:r>
          </w:p>
        </w:tc>
        <w:tc>
          <w:tcPr>
            <w:tcW w:w="1276" w:type="dxa"/>
            <w:shd w:val="clear" w:color="auto" w:fill="auto"/>
            <w:noWrap/>
            <w:tcMar>
              <w:top w:w="15" w:type="dxa"/>
              <w:left w:w="15" w:type="dxa"/>
              <w:bottom w:w="0" w:type="dxa"/>
              <w:right w:w="15" w:type="dxa"/>
            </w:tcMar>
            <w:vAlign w:val="bottom"/>
            <w:hideMark/>
          </w:tcPr>
          <w:p w14:paraId="18CC0FAD"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417" w:type="dxa"/>
            <w:shd w:val="clear" w:color="auto" w:fill="auto"/>
            <w:noWrap/>
            <w:tcMar>
              <w:top w:w="15" w:type="dxa"/>
              <w:left w:w="15" w:type="dxa"/>
              <w:bottom w:w="0" w:type="dxa"/>
              <w:right w:w="15" w:type="dxa"/>
            </w:tcMar>
            <w:vAlign w:val="bottom"/>
            <w:hideMark/>
          </w:tcPr>
          <w:p w14:paraId="67821665"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7595120F" w14:textId="77777777" w:rsidTr="007C46F9">
        <w:tc>
          <w:tcPr>
            <w:tcW w:w="2709" w:type="dxa"/>
            <w:shd w:val="clear" w:color="auto" w:fill="auto"/>
            <w:noWrap/>
            <w:tcMar>
              <w:top w:w="15" w:type="dxa"/>
              <w:left w:w="15" w:type="dxa"/>
              <w:bottom w:w="0" w:type="dxa"/>
              <w:right w:w="15" w:type="dxa"/>
            </w:tcMar>
            <w:vAlign w:val="bottom"/>
            <w:hideMark/>
          </w:tcPr>
          <w:p w14:paraId="566DF58F"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cleaver</w:t>
            </w:r>
          </w:p>
        </w:tc>
        <w:tc>
          <w:tcPr>
            <w:tcW w:w="1552" w:type="dxa"/>
            <w:shd w:val="clear" w:color="auto" w:fill="auto"/>
            <w:noWrap/>
            <w:tcMar>
              <w:top w:w="15" w:type="dxa"/>
              <w:left w:w="15" w:type="dxa"/>
              <w:bottom w:w="0" w:type="dxa"/>
              <w:right w:w="15" w:type="dxa"/>
            </w:tcMar>
            <w:vAlign w:val="bottom"/>
            <w:hideMark/>
          </w:tcPr>
          <w:p w14:paraId="53724C89"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 (100%)</w:t>
            </w:r>
          </w:p>
        </w:tc>
        <w:tc>
          <w:tcPr>
            <w:tcW w:w="1566" w:type="dxa"/>
            <w:shd w:val="clear" w:color="auto" w:fill="auto"/>
            <w:noWrap/>
            <w:tcMar>
              <w:top w:w="15" w:type="dxa"/>
              <w:left w:w="15" w:type="dxa"/>
              <w:bottom w:w="0" w:type="dxa"/>
              <w:right w:w="15" w:type="dxa"/>
            </w:tcMar>
            <w:vAlign w:val="bottom"/>
            <w:hideMark/>
          </w:tcPr>
          <w:p w14:paraId="62EEF896"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hideMark/>
          </w:tcPr>
          <w:p w14:paraId="04C38403"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417" w:type="dxa"/>
            <w:shd w:val="clear" w:color="auto" w:fill="auto"/>
            <w:noWrap/>
            <w:tcMar>
              <w:top w:w="15" w:type="dxa"/>
              <w:left w:w="15" w:type="dxa"/>
              <w:bottom w:w="0" w:type="dxa"/>
              <w:right w:w="15" w:type="dxa"/>
            </w:tcMar>
            <w:vAlign w:val="bottom"/>
            <w:hideMark/>
          </w:tcPr>
          <w:p w14:paraId="5BAC21AF"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5D067D5E" w14:textId="77777777" w:rsidTr="007C46F9">
        <w:tc>
          <w:tcPr>
            <w:tcW w:w="2709" w:type="dxa"/>
            <w:shd w:val="clear" w:color="auto" w:fill="auto"/>
            <w:noWrap/>
            <w:tcMar>
              <w:top w:w="15" w:type="dxa"/>
              <w:left w:w="15" w:type="dxa"/>
              <w:bottom w:w="0" w:type="dxa"/>
              <w:right w:w="15" w:type="dxa"/>
            </w:tcMar>
            <w:vAlign w:val="bottom"/>
            <w:hideMark/>
          </w:tcPr>
          <w:p w14:paraId="72E2C155"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denticulate</w:t>
            </w:r>
          </w:p>
        </w:tc>
        <w:tc>
          <w:tcPr>
            <w:tcW w:w="1552" w:type="dxa"/>
            <w:shd w:val="clear" w:color="auto" w:fill="auto"/>
            <w:noWrap/>
            <w:tcMar>
              <w:top w:w="15" w:type="dxa"/>
              <w:left w:w="15" w:type="dxa"/>
              <w:bottom w:w="0" w:type="dxa"/>
              <w:right w:w="15" w:type="dxa"/>
            </w:tcMar>
            <w:vAlign w:val="bottom"/>
            <w:hideMark/>
          </w:tcPr>
          <w:p w14:paraId="001FCBB3"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53 (69.7%)</w:t>
            </w:r>
          </w:p>
        </w:tc>
        <w:tc>
          <w:tcPr>
            <w:tcW w:w="1566" w:type="dxa"/>
            <w:shd w:val="clear" w:color="auto" w:fill="auto"/>
            <w:noWrap/>
            <w:tcMar>
              <w:top w:w="15" w:type="dxa"/>
              <w:left w:w="15" w:type="dxa"/>
              <w:bottom w:w="0" w:type="dxa"/>
              <w:right w:w="15" w:type="dxa"/>
            </w:tcMar>
            <w:vAlign w:val="bottom"/>
            <w:hideMark/>
          </w:tcPr>
          <w:p w14:paraId="5ED64234"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 (1.3%)</w:t>
            </w:r>
          </w:p>
        </w:tc>
        <w:tc>
          <w:tcPr>
            <w:tcW w:w="1276" w:type="dxa"/>
            <w:shd w:val="clear" w:color="auto" w:fill="auto"/>
            <w:noWrap/>
            <w:tcMar>
              <w:top w:w="15" w:type="dxa"/>
              <w:left w:w="15" w:type="dxa"/>
              <w:bottom w:w="0" w:type="dxa"/>
              <w:right w:w="15" w:type="dxa"/>
            </w:tcMar>
            <w:vAlign w:val="bottom"/>
            <w:hideMark/>
          </w:tcPr>
          <w:p w14:paraId="5CB6BD3A"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21 (27.6%)</w:t>
            </w:r>
          </w:p>
        </w:tc>
        <w:tc>
          <w:tcPr>
            <w:tcW w:w="1417" w:type="dxa"/>
            <w:shd w:val="clear" w:color="auto" w:fill="auto"/>
            <w:noWrap/>
            <w:tcMar>
              <w:top w:w="15" w:type="dxa"/>
              <w:left w:w="15" w:type="dxa"/>
              <w:bottom w:w="0" w:type="dxa"/>
              <w:right w:w="15" w:type="dxa"/>
            </w:tcMar>
            <w:vAlign w:val="bottom"/>
            <w:hideMark/>
          </w:tcPr>
          <w:p w14:paraId="6986375B"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 (1.3%)</w:t>
            </w:r>
          </w:p>
        </w:tc>
      </w:tr>
      <w:tr w:rsidR="00465582" w:rsidRPr="00FA395A" w14:paraId="2E4868FC" w14:textId="77777777" w:rsidTr="007C46F9">
        <w:tc>
          <w:tcPr>
            <w:tcW w:w="2709" w:type="dxa"/>
            <w:shd w:val="clear" w:color="auto" w:fill="auto"/>
            <w:noWrap/>
            <w:tcMar>
              <w:top w:w="15" w:type="dxa"/>
              <w:left w:w="15" w:type="dxa"/>
              <w:bottom w:w="0" w:type="dxa"/>
              <w:right w:w="15" w:type="dxa"/>
            </w:tcMar>
            <w:vAlign w:val="bottom"/>
            <w:hideMark/>
          </w:tcPr>
          <w:p w14:paraId="5D045AC9" w14:textId="77777777" w:rsidR="00465582" w:rsidRPr="00FA395A" w:rsidRDefault="00465582" w:rsidP="007C46F9">
            <w:pPr>
              <w:spacing w:after="0" w:line="240" w:lineRule="auto"/>
              <w:jc w:val="right"/>
              <w:rPr>
                <w:rFonts w:ascii="Arial" w:hAnsi="Arial" w:cs="Arial"/>
                <w:sz w:val="18"/>
                <w:szCs w:val="18"/>
              </w:rPr>
            </w:pPr>
            <w:proofErr w:type="spellStart"/>
            <w:r w:rsidRPr="00FA395A">
              <w:rPr>
                <w:rFonts w:ascii="Arial" w:hAnsi="Arial" w:cs="Arial"/>
                <w:sz w:val="18"/>
                <w:szCs w:val="18"/>
              </w:rPr>
              <w:t>endscraper</w:t>
            </w:r>
            <w:proofErr w:type="spellEnd"/>
          </w:p>
        </w:tc>
        <w:tc>
          <w:tcPr>
            <w:tcW w:w="1552" w:type="dxa"/>
            <w:shd w:val="clear" w:color="auto" w:fill="auto"/>
            <w:noWrap/>
            <w:tcMar>
              <w:top w:w="15" w:type="dxa"/>
              <w:left w:w="15" w:type="dxa"/>
              <w:bottom w:w="0" w:type="dxa"/>
              <w:right w:w="15" w:type="dxa"/>
            </w:tcMar>
            <w:vAlign w:val="bottom"/>
            <w:hideMark/>
          </w:tcPr>
          <w:p w14:paraId="0B1BB07B"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30 (83.3%)</w:t>
            </w:r>
          </w:p>
        </w:tc>
        <w:tc>
          <w:tcPr>
            <w:tcW w:w="1566" w:type="dxa"/>
            <w:shd w:val="clear" w:color="auto" w:fill="auto"/>
            <w:noWrap/>
            <w:tcMar>
              <w:top w:w="15" w:type="dxa"/>
              <w:left w:w="15" w:type="dxa"/>
              <w:bottom w:w="0" w:type="dxa"/>
              <w:right w:w="15" w:type="dxa"/>
            </w:tcMar>
            <w:vAlign w:val="bottom"/>
            <w:hideMark/>
          </w:tcPr>
          <w:p w14:paraId="404E21E5"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hideMark/>
          </w:tcPr>
          <w:p w14:paraId="10772569"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6 (16.7%)</w:t>
            </w:r>
          </w:p>
        </w:tc>
        <w:tc>
          <w:tcPr>
            <w:tcW w:w="1417" w:type="dxa"/>
            <w:shd w:val="clear" w:color="auto" w:fill="auto"/>
            <w:noWrap/>
            <w:tcMar>
              <w:top w:w="15" w:type="dxa"/>
              <w:left w:w="15" w:type="dxa"/>
              <w:bottom w:w="0" w:type="dxa"/>
              <w:right w:w="15" w:type="dxa"/>
            </w:tcMar>
            <w:vAlign w:val="bottom"/>
            <w:hideMark/>
          </w:tcPr>
          <w:p w14:paraId="45E2F11B"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60DC0659" w14:textId="77777777" w:rsidTr="007C46F9">
        <w:tc>
          <w:tcPr>
            <w:tcW w:w="2709" w:type="dxa"/>
            <w:shd w:val="clear" w:color="auto" w:fill="auto"/>
            <w:noWrap/>
            <w:tcMar>
              <w:top w:w="15" w:type="dxa"/>
              <w:left w:w="15" w:type="dxa"/>
              <w:bottom w:w="0" w:type="dxa"/>
              <w:right w:w="15" w:type="dxa"/>
            </w:tcMar>
            <w:vAlign w:val="bottom"/>
            <w:hideMark/>
          </w:tcPr>
          <w:p w14:paraId="2AF04CA9"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natural backed</w:t>
            </w:r>
          </w:p>
        </w:tc>
        <w:tc>
          <w:tcPr>
            <w:tcW w:w="1552" w:type="dxa"/>
            <w:shd w:val="clear" w:color="auto" w:fill="auto"/>
            <w:noWrap/>
            <w:tcMar>
              <w:top w:w="15" w:type="dxa"/>
              <w:left w:w="15" w:type="dxa"/>
              <w:bottom w:w="0" w:type="dxa"/>
              <w:right w:w="15" w:type="dxa"/>
            </w:tcMar>
            <w:vAlign w:val="bottom"/>
            <w:hideMark/>
          </w:tcPr>
          <w:p w14:paraId="5FB9C350"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3 (60%)</w:t>
            </w:r>
          </w:p>
        </w:tc>
        <w:tc>
          <w:tcPr>
            <w:tcW w:w="1566" w:type="dxa"/>
            <w:shd w:val="clear" w:color="auto" w:fill="auto"/>
            <w:noWrap/>
            <w:tcMar>
              <w:top w:w="15" w:type="dxa"/>
              <w:left w:w="15" w:type="dxa"/>
              <w:bottom w:w="0" w:type="dxa"/>
              <w:right w:w="15" w:type="dxa"/>
            </w:tcMar>
            <w:vAlign w:val="bottom"/>
            <w:hideMark/>
          </w:tcPr>
          <w:p w14:paraId="7486BEAF"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hideMark/>
          </w:tcPr>
          <w:p w14:paraId="704E2B9E"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 (40%)</w:t>
            </w:r>
          </w:p>
        </w:tc>
        <w:tc>
          <w:tcPr>
            <w:tcW w:w="1417" w:type="dxa"/>
            <w:shd w:val="clear" w:color="auto" w:fill="auto"/>
            <w:noWrap/>
            <w:tcMar>
              <w:top w:w="15" w:type="dxa"/>
              <w:left w:w="15" w:type="dxa"/>
              <w:bottom w:w="0" w:type="dxa"/>
              <w:right w:w="15" w:type="dxa"/>
            </w:tcMar>
            <w:vAlign w:val="bottom"/>
            <w:hideMark/>
          </w:tcPr>
          <w:p w14:paraId="01EC49E8"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44B8B151" w14:textId="77777777" w:rsidTr="007C46F9">
        <w:tc>
          <w:tcPr>
            <w:tcW w:w="2709" w:type="dxa"/>
            <w:shd w:val="clear" w:color="auto" w:fill="auto"/>
            <w:noWrap/>
            <w:tcMar>
              <w:top w:w="15" w:type="dxa"/>
              <w:left w:w="15" w:type="dxa"/>
              <w:bottom w:w="0" w:type="dxa"/>
              <w:right w:w="15" w:type="dxa"/>
            </w:tcMar>
            <w:vAlign w:val="bottom"/>
            <w:hideMark/>
          </w:tcPr>
          <w:p w14:paraId="73EC5F98"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lastRenderedPageBreak/>
              <w:t>notch</w:t>
            </w:r>
          </w:p>
        </w:tc>
        <w:tc>
          <w:tcPr>
            <w:tcW w:w="1552" w:type="dxa"/>
            <w:shd w:val="clear" w:color="auto" w:fill="auto"/>
            <w:noWrap/>
            <w:tcMar>
              <w:top w:w="15" w:type="dxa"/>
              <w:left w:w="15" w:type="dxa"/>
              <w:bottom w:w="0" w:type="dxa"/>
              <w:right w:w="15" w:type="dxa"/>
            </w:tcMar>
            <w:vAlign w:val="bottom"/>
            <w:hideMark/>
          </w:tcPr>
          <w:p w14:paraId="4E1C4434"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68 (86.1%)</w:t>
            </w:r>
          </w:p>
        </w:tc>
        <w:tc>
          <w:tcPr>
            <w:tcW w:w="1566" w:type="dxa"/>
            <w:shd w:val="clear" w:color="auto" w:fill="auto"/>
            <w:noWrap/>
            <w:tcMar>
              <w:top w:w="15" w:type="dxa"/>
              <w:left w:w="15" w:type="dxa"/>
              <w:bottom w:w="0" w:type="dxa"/>
              <w:right w:w="15" w:type="dxa"/>
            </w:tcMar>
            <w:vAlign w:val="bottom"/>
            <w:hideMark/>
          </w:tcPr>
          <w:p w14:paraId="2D714DA4"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 (1.3%)</w:t>
            </w:r>
          </w:p>
        </w:tc>
        <w:tc>
          <w:tcPr>
            <w:tcW w:w="1276" w:type="dxa"/>
            <w:shd w:val="clear" w:color="auto" w:fill="auto"/>
            <w:noWrap/>
            <w:tcMar>
              <w:top w:w="15" w:type="dxa"/>
              <w:left w:w="15" w:type="dxa"/>
              <w:bottom w:w="0" w:type="dxa"/>
              <w:right w:w="15" w:type="dxa"/>
            </w:tcMar>
            <w:vAlign w:val="bottom"/>
            <w:hideMark/>
          </w:tcPr>
          <w:p w14:paraId="6EBC62BE"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10 (12.7%)</w:t>
            </w:r>
          </w:p>
        </w:tc>
        <w:tc>
          <w:tcPr>
            <w:tcW w:w="1417" w:type="dxa"/>
            <w:shd w:val="clear" w:color="auto" w:fill="auto"/>
            <w:noWrap/>
            <w:tcMar>
              <w:top w:w="15" w:type="dxa"/>
              <w:left w:w="15" w:type="dxa"/>
              <w:bottom w:w="0" w:type="dxa"/>
              <w:right w:w="15" w:type="dxa"/>
            </w:tcMar>
            <w:vAlign w:val="bottom"/>
            <w:hideMark/>
          </w:tcPr>
          <w:p w14:paraId="4C250EE1"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6DBD89FB" w14:textId="77777777" w:rsidTr="007C46F9">
        <w:tc>
          <w:tcPr>
            <w:tcW w:w="2709" w:type="dxa"/>
            <w:shd w:val="clear" w:color="auto" w:fill="auto"/>
            <w:noWrap/>
            <w:tcMar>
              <w:top w:w="15" w:type="dxa"/>
              <w:left w:w="15" w:type="dxa"/>
              <w:bottom w:w="0" w:type="dxa"/>
              <w:right w:w="15" w:type="dxa"/>
            </w:tcMar>
            <w:vAlign w:val="bottom"/>
            <w:hideMark/>
          </w:tcPr>
          <w:p w14:paraId="7C77599F"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point</w:t>
            </w:r>
          </w:p>
        </w:tc>
        <w:tc>
          <w:tcPr>
            <w:tcW w:w="1552" w:type="dxa"/>
            <w:shd w:val="clear" w:color="auto" w:fill="auto"/>
            <w:noWrap/>
            <w:tcMar>
              <w:top w:w="15" w:type="dxa"/>
              <w:left w:w="15" w:type="dxa"/>
              <w:bottom w:w="0" w:type="dxa"/>
              <w:right w:w="15" w:type="dxa"/>
            </w:tcMar>
            <w:vAlign w:val="bottom"/>
            <w:hideMark/>
          </w:tcPr>
          <w:p w14:paraId="09B629DE"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23 (82.1%)</w:t>
            </w:r>
          </w:p>
        </w:tc>
        <w:tc>
          <w:tcPr>
            <w:tcW w:w="1566" w:type="dxa"/>
            <w:shd w:val="clear" w:color="auto" w:fill="auto"/>
            <w:noWrap/>
            <w:tcMar>
              <w:top w:w="15" w:type="dxa"/>
              <w:left w:w="15" w:type="dxa"/>
              <w:bottom w:w="0" w:type="dxa"/>
              <w:right w:w="15" w:type="dxa"/>
            </w:tcMar>
            <w:vAlign w:val="bottom"/>
            <w:hideMark/>
          </w:tcPr>
          <w:p w14:paraId="2C70DBED"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hideMark/>
          </w:tcPr>
          <w:p w14:paraId="00B1E85F"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5 (17.9%)</w:t>
            </w:r>
          </w:p>
        </w:tc>
        <w:tc>
          <w:tcPr>
            <w:tcW w:w="1417" w:type="dxa"/>
            <w:shd w:val="clear" w:color="auto" w:fill="auto"/>
            <w:noWrap/>
            <w:tcMar>
              <w:top w:w="15" w:type="dxa"/>
              <w:left w:w="15" w:type="dxa"/>
              <w:bottom w:w="0" w:type="dxa"/>
              <w:right w:w="15" w:type="dxa"/>
            </w:tcMar>
            <w:vAlign w:val="bottom"/>
            <w:hideMark/>
          </w:tcPr>
          <w:p w14:paraId="442C2CC0"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64468261" w14:textId="77777777" w:rsidTr="007C46F9">
        <w:tc>
          <w:tcPr>
            <w:tcW w:w="2709" w:type="dxa"/>
            <w:shd w:val="clear" w:color="auto" w:fill="auto"/>
            <w:noWrap/>
            <w:tcMar>
              <w:top w:w="15" w:type="dxa"/>
              <w:left w:w="15" w:type="dxa"/>
              <w:bottom w:w="0" w:type="dxa"/>
              <w:right w:w="15" w:type="dxa"/>
            </w:tcMar>
            <w:vAlign w:val="bottom"/>
          </w:tcPr>
          <w:p w14:paraId="1B634B63"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scraper</w:t>
            </w:r>
          </w:p>
        </w:tc>
        <w:tc>
          <w:tcPr>
            <w:tcW w:w="1552" w:type="dxa"/>
            <w:shd w:val="clear" w:color="auto" w:fill="auto"/>
            <w:noWrap/>
            <w:tcMar>
              <w:top w:w="15" w:type="dxa"/>
              <w:left w:w="15" w:type="dxa"/>
              <w:bottom w:w="0" w:type="dxa"/>
              <w:right w:w="15" w:type="dxa"/>
            </w:tcMar>
            <w:vAlign w:val="bottom"/>
          </w:tcPr>
          <w:p w14:paraId="4B4FC957"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464 (77.5%)</w:t>
            </w:r>
          </w:p>
        </w:tc>
        <w:tc>
          <w:tcPr>
            <w:tcW w:w="1566" w:type="dxa"/>
            <w:shd w:val="clear" w:color="auto" w:fill="auto"/>
            <w:noWrap/>
            <w:tcMar>
              <w:top w:w="15" w:type="dxa"/>
              <w:left w:w="15" w:type="dxa"/>
              <w:bottom w:w="0" w:type="dxa"/>
              <w:right w:w="15" w:type="dxa"/>
            </w:tcMar>
            <w:vAlign w:val="bottom"/>
          </w:tcPr>
          <w:p w14:paraId="4EEBE72C"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7 (1.2%)</w:t>
            </w:r>
          </w:p>
        </w:tc>
        <w:tc>
          <w:tcPr>
            <w:tcW w:w="1276" w:type="dxa"/>
            <w:shd w:val="clear" w:color="auto" w:fill="auto"/>
            <w:noWrap/>
            <w:tcMar>
              <w:top w:w="15" w:type="dxa"/>
              <w:left w:w="15" w:type="dxa"/>
              <w:bottom w:w="0" w:type="dxa"/>
              <w:right w:w="15" w:type="dxa"/>
            </w:tcMar>
            <w:vAlign w:val="bottom"/>
          </w:tcPr>
          <w:p w14:paraId="4B105149"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124 (20.7%)</w:t>
            </w:r>
          </w:p>
        </w:tc>
        <w:tc>
          <w:tcPr>
            <w:tcW w:w="1417" w:type="dxa"/>
            <w:shd w:val="clear" w:color="auto" w:fill="auto"/>
            <w:noWrap/>
            <w:tcMar>
              <w:top w:w="15" w:type="dxa"/>
              <w:left w:w="15" w:type="dxa"/>
              <w:bottom w:w="0" w:type="dxa"/>
              <w:right w:w="15" w:type="dxa"/>
            </w:tcMar>
            <w:vAlign w:val="bottom"/>
          </w:tcPr>
          <w:p w14:paraId="4C0B303D"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4 (0.7%)</w:t>
            </w:r>
          </w:p>
        </w:tc>
      </w:tr>
      <w:tr w:rsidR="00465582" w:rsidRPr="00FA395A" w14:paraId="4D027608" w14:textId="77777777" w:rsidTr="007C46F9">
        <w:tc>
          <w:tcPr>
            <w:tcW w:w="2709" w:type="dxa"/>
            <w:shd w:val="clear" w:color="auto" w:fill="auto"/>
            <w:noWrap/>
            <w:tcMar>
              <w:top w:w="15" w:type="dxa"/>
              <w:left w:w="15" w:type="dxa"/>
              <w:bottom w:w="0" w:type="dxa"/>
              <w:right w:w="15" w:type="dxa"/>
            </w:tcMar>
            <w:vAlign w:val="bottom"/>
          </w:tcPr>
          <w:p w14:paraId="0004A480"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tanged point</w:t>
            </w:r>
          </w:p>
        </w:tc>
        <w:tc>
          <w:tcPr>
            <w:tcW w:w="1552" w:type="dxa"/>
            <w:shd w:val="clear" w:color="auto" w:fill="auto"/>
            <w:noWrap/>
            <w:tcMar>
              <w:top w:w="15" w:type="dxa"/>
              <w:left w:w="15" w:type="dxa"/>
              <w:bottom w:w="0" w:type="dxa"/>
              <w:right w:w="15" w:type="dxa"/>
            </w:tcMar>
            <w:vAlign w:val="bottom"/>
          </w:tcPr>
          <w:p w14:paraId="4D276D22"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8 (88.9%)</w:t>
            </w:r>
          </w:p>
        </w:tc>
        <w:tc>
          <w:tcPr>
            <w:tcW w:w="1566" w:type="dxa"/>
            <w:shd w:val="clear" w:color="auto" w:fill="auto"/>
            <w:noWrap/>
            <w:tcMar>
              <w:top w:w="15" w:type="dxa"/>
              <w:left w:w="15" w:type="dxa"/>
              <w:bottom w:w="0" w:type="dxa"/>
              <w:right w:w="15" w:type="dxa"/>
            </w:tcMar>
            <w:vAlign w:val="bottom"/>
          </w:tcPr>
          <w:p w14:paraId="7C9298C0"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tcPr>
          <w:p w14:paraId="1EFAFEEE"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 (11.1%)</w:t>
            </w:r>
          </w:p>
        </w:tc>
        <w:tc>
          <w:tcPr>
            <w:tcW w:w="1417" w:type="dxa"/>
            <w:shd w:val="clear" w:color="auto" w:fill="auto"/>
            <w:noWrap/>
            <w:tcMar>
              <w:top w:w="15" w:type="dxa"/>
              <w:left w:w="15" w:type="dxa"/>
              <w:bottom w:w="0" w:type="dxa"/>
              <w:right w:w="15" w:type="dxa"/>
            </w:tcMar>
            <w:vAlign w:val="bottom"/>
          </w:tcPr>
          <w:p w14:paraId="1E12A9A2"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42B60640" w14:textId="77777777" w:rsidTr="007C46F9">
        <w:tc>
          <w:tcPr>
            <w:tcW w:w="2709" w:type="dxa"/>
            <w:shd w:val="clear" w:color="auto" w:fill="auto"/>
            <w:noWrap/>
            <w:tcMar>
              <w:top w:w="15" w:type="dxa"/>
              <w:left w:w="15" w:type="dxa"/>
              <w:bottom w:w="0" w:type="dxa"/>
              <w:right w:w="15" w:type="dxa"/>
            </w:tcMar>
            <w:vAlign w:val="bottom"/>
          </w:tcPr>
          <w:p w14:paraId="7276E400"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unidentifiable</w:t>
            </w:r>
          </w:p>
        </w:tc>
        <w:tc>
          <w:tcPr>
            <w:tcW w:w="1552" w:type="dxa"/>
            <w:shd w:val="clear" w:color="auto" w:fill="auto"/>
            <w:noWrap/>
            <w:tcMar>
              <w:top w:w="15" w:type="dxa"/>
              <w:left w:w="15" w:type="dxa"/>
              <w:bottom w:w="0" w:type="dxa"/>
              <w:right w:w="15" w:type="dxa"/>
            </w:tcMar>
            <w:vAlign w:val="bottom"/>
          </w:tcPr>
          <w:p w14:paraId="5615BEB2"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22 (91.7%)</w:t>
            </w:r>
          </w:p>
        </w:tc>
        <w:tc>
          <w:tcPr>
            <w:tcW w:w="1566" w:type="dxa"/>
            <w:shd w:val="clear" w:color="auto" w:fill="auto"/>
            <w:noWrap/>
            <w:tcMar>
              <w:top w:w="15" w:type="dxa"/>
              <w:left w:w="15" w:type="dxa"/>
              <w:bottom w:w="0" w:type="dxa"/>
              <w:right w:w="15" w:type="dxa"/>
            </w:tcMar>
            <w:vAlign w:val="bottom"/>
          </w:tcPr>
          <w:p w14:paraId="1B41A5AE"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tcPr>
          <w:p w14:paraId="407DD715"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 (8.3%)</w:t>
            </w:r>
          </w:p>
        </w:tc>
        <w:tc>
          <w:tcPr>
            <w:tcW w:w="1417" w:type="dxa"/>
            <w:shd w:val="clear" w:color="auto" w:fill="auto"/>
            <w:noWrap/>
            <w:tcMar>
              <w:top w:w="15" w:type="dxa"/>
              <w:left w:w="15" w:type="dxa"/>
              <w:bottom w:w="0" w:type="dxa"/>
              <w:right w:w="15" w:type="dxa"/>
            </w:tcMar>
            <w:vAlign w:val="bottom"/>
          </w:tcPr>
          <w:p w14:paraId="36B1166C"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1FC93F92" w14:textId="77777777" w:rsidTr="007C46F9">
        <w:tc>
          <w:tcPr>
            <w:tcW w:w="2709" w:type="dxa"/>
            <w:shd w:val="clear" w:color="auto" w:fill="auto"/>
            <w:noWrap/>
            <w:tcMar>
              <w:top w:w="15" w:type="dxa"/>
              <w:left w:w="15" w:type="dxa"/>
              <w:bottom w:w="0" w:type="dxa"/>
              <w:right w:w="15" w:type="dxa"/>
            </w:tcMar>
          </w:tcPr>
          <w:p w14:paraId="5C1A96FF" w14:textId="77777777" w:rsidR="00465582" w:rsidRPr="00FA395A" w:rsidRDefault="00465582" w:rsidP="007C46F9">
            <w:pPr>
              <w:spacing w:after="0" w:line="240" w:lineRule="auto"/>
              <w:jc w:val="right"/>
              <w:rPr>
                <w:rFonts w:ascii="Arial" w:hAnsi="Arial" w:cs="Arial"/>
                <w:b/>
                <w:sz w:val="18"/>
                <w:szCs w:val="18"/>
              </w:rPr>
            </w:pPr>
            <w:r w:rsidRPr="00FA395A">
              <w:rPr>
                <w:rFonts w:ascii="Arial" w:hAnsi="Arial" w:cs="Arial"/>
                <w:b/>
                <w:sz w:val="18"/>
                <w:szCs w:val="18"/>
              </w:rPr>
              <w:t>overall</w:t>
            </w:r>
          </w:p>
        </w:tc>
        <w:tc>
          <w:tcPr>
            <w:tcW w:w="1552" w:type="dxa"/>
            <w:shd w:val="clear" w:color="auto" w:fill="auto"/>
            <w:noWrap/>
            <w:tcMar>
              <w:top w:w="15" w:type="dxa"/>
              <w:left w:w="15" w:type="dxa"/>
              <w:bottom w:w="0" w:type="dxa"/>
              <w:right w:w="15" w:type="dxa"/>
            </w:tcMar>
            <w:vAlign w:val="bottom"/>
          </w:tcPr>
          <w:p w14:paraId="031F9500"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1703 (77%)</w:t>
            </w:r>
          </w:p>
        </w:tc>
        <w:tc>
          <w:tcPr>
            <w:tcW w:w="1566" w:type="dxa"/>
            <w:shd w:val="clear" w:color="auto" w:fill="auto"/>
            <w:noWrap/>
            <w:tcMar>
              <w:top w:w="15" w:type="dxa"/>
              <w:left w:w="15" w:type="dxa"/>
              <w:bottom w:w="0" w:type="dxa"/>
              <w:right w:w="15" w:type="dxa"/>
            </w:tcMar>
            <w:vAlign w:val="bottom"/>
          </w:tcPr>
          <w:p w14:paraId="6DA3C4BD"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20 (0.9%)</w:t>
            </w:r>
          </w:p>
        </w:tc>
        <w:tc>
          <w:tcPr>
            <w:tcW w:w="1276" w:type="dxa"/>
            <w:shd w:val="clear" w:color="auto" w:fill="auto"/>
            <w:noWrap/>
            <w:tcMar>
              <w:top w:w="15" w:type="dxa"/>
              <w:left w:w="15" w:type="dxa"/>
              <w:bottom w:w="0" w:type="dxa"/>
              <w:right w:w="15" w:type="dxa"/>
            </w:tcMar>
            <w:vAlign w:val="bottom"/>
          </w:tcPr>
          <w:p w14:paraId="3EBF7927"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479 (21.7%)</w:t>
            </w:r>
          </w:p>
        </w:tc>
        <w:tc>
          <w:tcPr>
            <w:tcW w:w="1417" w:type="dxa"/>
            <w:shd w:val="clear" w:color="auto" w:fill="auto"/>
            <w:noWrap/>
            <w:tcMar>
              <w:top w:w="15" w:type="dxa"/>
              <w:left w:w="15" w:type="dxa"/>
              <w:bottom w:w="0" w:type="dxa"/>
              <w:right w:w="15" w:type="dxa"/>
            </w:tcMar>
            <w:vAlign w:val="bottom"/>
          </w:tcPr>
          <w:p w14:paraId="5297ACB3"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3 (0.4%)</w:t>
            </w:r>
          </w:p>
        </w:tc>
      </w:tr>
    </w:tbl>
    <w:p w14:paraId="06989723" w14:textId="77777777" w:rsidR="00465582" w:rsidRPr="00FA395A" w:rsidRDefault="00465582" w:rsidP="00465582">
      <w:pPr>
        <w:spacing w:line="360" w:lineRule="auto"/>
        <w:rPr>
          <w:rFonts w:ascii="Times New Roman" w:hAnsi="Times New Roman" w:cs="Times New Roman"/>
          <w:sz w:val="24"/>
          <w:szCs w:val="24"/>
        </w:rPr>
      </w:pPr>
    </w:p>
    <w:p w14:paraId="1043AE0C" w14:textId="77777777" w:rsidR="00465582" w:rsidRPr="00FA395A" w:rsidRDefault="00465582" w:rsidP="005E57E4">
      <w:pPr>
        <w:spacing w:line="360" w:lineRule="auto"/>
        <w:rPr>
          <w:rFonts w:ascii="Times New Roman" w:hAnsi="Times New Roman" w:cs="Times New Roman"/>
          <w:sz w:val="24"/>
          <w:szCs w:val="24"/>
        </w:rPr>
      </w:pPr>
    </w:p>
    <w:p w14:paraId="08810C25" w14:textId="77777777" w:rsidR="003479F8" w:rsidRPr="00FA395A" w:rsidRDefault="003479F8" w:rsidP="00FA395A">
      <w:pPr>
        <w:pStyle w:val="Heading1"/>
      </w:pPr>
      <w:r w:rsidRPr="00FA395A">
        <w:t xml:space="preserve">Core reduction </w:t>
      </w:r>
    </w:p>
    <w:p w14:paraId="0FE5AE92" w14:textId="01794F83" w:rsidR="003F7449" w:rsidRPr="00FA395A" w:rsidRDefault="007803AC">
      <w:pPr>
        <w:spacing w:line="360" w:lineRule="auto"/>
        <w:rPr>
          <w:rFonts w:ascii="Times New Roman" w:hAnsi="Times New Roman" w:cs="Times New Roman"/>
          <w:sz w:val="24"/>
          <w:szCs w:val="24"/>
        </w:rPr>
      </w:pPr>
      <w:r w:rsidRPr="00FA395A">
        <w:rPr>
          <w:rFonts w:ascii="Times New Roman" w:hAnsi="Times New Roman" w:cs="Times New Roman"/>
          <w:sz w:val="24"/>
          <w:szCs w:val="24"/>
        </w:rPr>
        <w:t>T</w:t>
      </w:r>
      <w:r w:rsidR="006273EE" w:rsidRPr="00FA395A">
        <w:rPr>
          <w:rFonts w:ascii="Times New Roman" w:hAnsi="Times New Roman" w:cs="Times New Roman"/>
          <w:sz w:val="24"/>
          <w:szCs w:val="24"/>
        </w:rPr>
        <w:t>he</w:t>
      </w:r>
      <w:r w:rsidR="000339A5" w:rsidRPr="00FA395A">
        <w:rPr>
          <w:rFonts w:ascii="Times New Roman" w:hAnsi="Times New Roman" w:cs="Times New Roman"/>
          <w:sz w:val="24"/>
          <w:szCs w:val="24"/>
        </w:rPr>
        <w:t xml:space="preserve"> </w:t>
      </w:r>
      <w:r w:rsidR="00133EA4" w:rsidRPr="00FA395A">
        <w:rPr>
          <w:rFonts w:ascii="Times New Roman" w:hAnsi="Times New Roman" w:cs="Times New Roman"/>
          <w:sz w:val="24"/>
          <w:szCs w:val="24"/>
        </w:rPr>
        <w:t xml:space="preserve">basic </w:t>
      </w:r>
      <w:r w:rsidR="006273EE" w:rsidRPr="00FA395A">
        <w:rPr>
          <w:rFonts w:ascii="Times New Roman" w:hAnsi="Times New Roman" w:cs="Times New Roman"/>
          <w:sz w:val="24"/>
          <w:szCs w:val="24"/>
        </w:rPr>
        <w:t>attributes</w:t>
      </w:r>
      <w:r w:rsidRPr="00FA395A">
        <w:rPr>
          <w:rFonts w:ascii="Times New Roman" w:hAnsi="Times New Roman" w:cs="Times New Roman"/>
          <w:sz w:val="24"/>
          <w:szCs w:val="24"/>
        </w:rPr>
        <w:t xml:space="preserve"> of 24</w:t>
      </w:r>
      <w:r w:rsidR="005E12BB" w:rsidRPr="00FA395A">
        <w:rPr>
          <w:rFonts w:ascii="Times New Roman" w:hAnsi="Times New Roman" w:cs="Times New Roman"/>
          <w:sz w:val="24"/>
          <w:szCs w:val="24"/>
        </w:rPr>
        <w:t>8</w:t>
      </w:r>
      <w:r w:rsidRPr="00FA395A">
        <w:rPr>
          <w:rFonts w:ascii="Times New Roman" w:hAnsi="Times New Roman" w:cs="Times New Roman"/>
          <w:sz w:val="24"/>
          <w:szCs w:val="24"/>
        </w:rPr>
        <w:t xml:space="preserve"> cores</w:t>
      </w:r>
      <w:r w:rsidR="006273EE" w:rsidRPr="00FA395A">
        <w:rPr>
          <w:rFonts w:ascii="Times New Roman" w:hAnsi="Times New Roman" w:cs="Times New Roman"/>
          <w:sz w:val="24"/>
          <w:szCs w:val="24"/>
        </w:rPr>
        <w:t xml:space="preserve"> are </w:t>
      </w:r>
      <w:r w:rsidRPr="00FA395A">
        <w:rPr>
          <w:rFonts w:ascii="Times New Roman" w:hAnsi="Times New Roman" w:cs="Times New Roman"/>
          <w:sz w:val="24"/>
          <w:szCs w:val="24"/>
        </w:rPr>
        <w:t xml:space="preserve">summarised </w:t>
      </w:r>
      <w:r w:rsidR="006273EE" w:rsidRPr="00FA395A">
        <w:rPr>
          <w:rFonts w:ascii="Times New Roman" w:hAnsi="Times New Roman" w:cs="Times New Roman"/>
          <w:sz w:val="24"/>
          <w:szCs w:val="24"/>
        </w:rPr>
        <w:t xml:space="preserve">in </w:t>
      </w:r>
      <w:r w:rsidR="00465582" w:rsidRPr="00FA395A">
        <w:rPr>
          <w:rFonts w:ascii="Times New Roman" w:hAnsi="Times New Roman" w:cs="Times New Roman"/>
          <w:sz w:val="24"/>
          <w:szCs w:val="24"/>
        </w:rPr>
        <w:fldChar w:fldCharType="begin"/>
      </w:r>
      <w:r w:rsidR="00465582" w:rsidRPr="00FA395A">
        <w:rPr>
          <w:rFonts w:ascii="Times New Roman" w:hAnsi="Times New Roman" w:cs="Times New Roman"/>
          <w:sz w:val="24"/>
          <w:szCs w:val="24"/>
        </w:rPr>
        <w:instrText xml:space="preserve"> REF _Ref39280344 \h </w:instrText>
      </w:r>
      <w:r w:rsidR="00042930" w:rsidRPr="00FA395A">
        <w:rPr>
          <w:rFonts w:ascii="Times New Roman" w:hAnsi="Times New Roman" w:cs="Times New Roman"/>
          <w:sz w:val="24"/>
          <w:szCs w:val="24"/>
        </w:rPr>
        <w:instrText xml:space="preserve"> \* MERGEFORMAT </w:instrText>
      </w:r>
      <w:r w:rsidR="00465582" w:rsidRPr="00FA395A">
        <w:rPr>
          <w:rFonts w:ascii="Times New Roman" w:hAnsi="Times New Roman" w:cs="Times New Roman"/>
          <w:sz w:val="24"/>
          <w:szCs w:val="24"/>
        </w:rPr>
      </w:r>
      <w:r w:rsidR="00465582" w:rsidRPr="00FA395A">
        <w:rPr>
          <w:rFonts w:ascii="Times New Roman" w:hAnsi="Times New Roman" w:cs="Times New Roman"/>
          <w:sz w:val="24"/>
          <w:szCs w:val="24"/>
        </w:rPr>
        <w:fldChar w:fldCharType="separate"/>
      </w:r>
      <w:r w:rsidR="00DE1954" w:rsidRPr="00FA395A">
        <w:rPr>
          <w:b/>
          <w:bCs/>
          <w:sz w:val="24"/>
          <w:szCs w:val="24"/>
        </w:rPr>
        <w:t xml:space="preserve">Table </w:t>
      </w:r>
      <w:r w:rsidR="00DE1954" w:rsidRPr="00FA395A">
        <w:rPr>
          <w:b/>
          <w:bCs/>
          <w:noProof/>
          <w:sz w:val="24"/>
          <w:szCs w:val="24"/>
        </w:rPr>
        <w:t>S3</w:t>
      </w:r>
      <w:r w:rsidR="00465582" w:rsidRPr="00FA395A">
        <w:rPr>
          <w:rFonts w:ascii="Times New Roman" w:hAnsi="Times New Roman" w:cs="Times New Roman"/>
          <w:sz w:val="24"/>
          <w:szCs w:val="24"/>
        </w:rPr>
        <w:fldChar w:fldCharType="end"/>
      </w:r>
      <w:r w:rsidR="000D5AE0" w:rsidRPr="00FA395A">
        <w:rPr>
          <w:rFonts w:ascii="Times New Roman" w:hAnsi="Times New Roman" w:cs="Times New Roman"/>
          <w:sz w:val="24"/>
          <w:szCs w:val="24"/>
        </w:rPr>
        <w:t xml:space="preserve"> (see examples in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_Ref39280557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S4</w:t>
      </w:r>
      <w:r w:rsidR="000D5AE0" w:rsidRPr="00FA395A">
        <w:rPr>
          <w:rFonts w:ascii="Times New Roman" w:hAnsi="Times New Roman" w:cs="Times New Roman"/>
          <w:sz w:val="24"/>
          <w:szCs w:val="24"/>
        </w:rPr>
        <w:fldChar w:fldCharType="end"/>
      </w:r>
      <w:r w:rsidR="000D5AE0" w:rsidRPr="00FA395A">
        <w:rPr>
          <w:rFonts w:ascii="Times New Roman" w:hAnsi="Times New Roman" w:cs="Times New Roman"/>
          <w:sz w:val="24"/>
          <w:szCs w:val="24"/>
        </w:rPr>
        <w:t>)</w:t>
      </w:r>
      <w:r w:rsidR="00196ED8"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The </w:t>
      </w:r>
      <w:r w:rsidR="00066E58" w:rsidRPr="00FA395A">
        <w:rPr>
          <w:rFonts w:ascii="Times New Roman" w:hAnsi="Times New Roman" w:cs="Times New Roman"/>
          <w:sz w:val="24"/>
          <w:szCs w:val="24"/>
        </w:rPr>
        <w:t xml:space="preserve">median </w:t>
      </w:r>
      <w:r w:rsidR="00E5739A" w:rsidRPr="00FA395A">
        <w:rPr>
          <w:rFonts w:ascii="Times New Roman" w:hAnsi="Times New Roman" w:cs="Times New Roman"/>
          <w:sz w:val="24"/>
          <w:szCs w:val="24"/>
        </w:rPr>
        <w:t>max</w:t>
      </w:r>
      <w:r w:rsidR="00206BC8" w:rsidRPr="00FA395A">
        <w:rPr>
          <w:rFonts w:ascii="Times New Roman" w:hAnsi="Times New Roman" w:cs="Times New Roman"/>
          <w:sz w:val="24"/>
          <w:szCs w:val="24"/>
        </w:rPr>
        <w:t>imum</w:t>
      </w:r>
      <w:r w:rsidR="00E5739A"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dimension </w:t>
      </w:r>
      <w:r w:rsidR="00E5739A" w:rsidRPr="00FA395A">
        <w:rPr>
          <w:rFonts w:ascii="Times New Roman" w:hAnsi="Times New Roman" w:cs="Times New Roman"/>
          <w:sz w:val="24"/>
          <w:szCs w:val="24"/>
        </w:rPr>
        <w:t xml:space="preserve">of them </w:t>
      </w:r>
      <w:r w:rsidR="003479F8" w:rsidRPr="00FA395A">
        <w:rPr>
          <w:rFonts w:ascii="Times New Roman" w:hAnsi="Times New Roman" w:cs="Times New Roman"/>
          <w:sz w:val="24"/>
          <w:szCs w:val="24"/>
        </w:rPr>
        <w:t xml:space="preserve">is </w:t>
      </w:r>
      <w:r w:rsidR="009C7B36" w:rsidRPr="00FA395A">
        <w:rPr>
          <w:rFonts w:ascii="Times New Roman" w:hAnsi="Times New Roman" w:cs="Times New Roman"/>
          <w:sz w:val="24"/>
          <w:szCs w:val="24"/>
        </w:rPr>
        <w:t>7</w:t>
      </w:r>
      <w:r w:rsidR="005528E2" w:rsidRPr="00FA395A">
        <w:rPr>
          <w:rFonts w:ascii="Times New Roman" w:hAnsi="Times New Roman" w:cs="Times New Roman"/>
          <w:sz w:val="24"/>
          <w:szCs w:val="24"/>
        </w:rPr>
        <w:t>2</w:t>
      </w:r>
      <w:r w:rsidR="003479F8" w:rsidRPr="00FA395A">
        <w:rPr>
          <w:rFonts w:ascii="Times New Roman" w:hAnsi="Times New Roman" w:cs="Times New Roman"/>
          <w:sz w:val="24"/>
          <w:szCs w:val="24"/>
        </w:rPr>
        <w:t xml:space="preserve"> </w:t>
      </w:r>
      <w:r w:rsidR="00C70080" w:rsidRPr="00FA395A">
        <w:rPr>
          <w:rFonts w:ascii="Times New Roman" w:hAnsi="Times New Roman" w:cs="Times New Roman"/>
          <w:sz w:val="24"/>
          <w:szCs w:val="24"/>
        </w:rPr>
        <w:t>m</w:t>
      </w:r>
      <w:r w:rsidR="00FE3D87" w:rsidRPr="00FA395A">
        <w:rPr>
          <w:rFonts w:ascii="Times New Roman" w:hAnsi="Times New Roman" w:cs="Times New Roman"/>
          <w:sz w:val="24"/>
          <w:szCs w:val="24"/>
        </w:rPr>
        <w:t>m</w:t>
      </w:r>
      <w:r w:rsidR="003479F8" w:rsidRPr="00FA395A">
        <w:rPr>
          <w:rFonts w:ascii="Times New Roman" w:hAnsi="Times New Roman" w:cs="Times New Roman"/>
          <w:sz w:val="24"/>
          <w:szCs w:val="24"/>
        </w:rPr>
        <w:t xml:space="preserve">. </w:t>
      </w:r>
      <w:r w:rsidR="00E5739A" w:rsidRPr="00FA395A">
        <w:rPr>
          <w:rFonts w:ascii="Times New Roman" w:hAnsi="Times New Roman" w:cs="Times New Roman"/>
          <w:sz w:val="24"/>
          <w:szCs w:val="24"/>
        </w:rPr>
        <w:t xml:space="preserve">The </w:t>
      </w:r>
      <w:r w:rsidR="006E52BB" w:rsidRPr="00FA395A">
        <w:rPr>
          <w:rFonts w:ascii="Times New Roman" w:hAnsi="Times New Roman" w:cs="Times New Roman"/>
          <w:sz w:val="24"/>
          <w:szCs w:val="24"/>
        </w:rPr>
        <w:t>m</w:t>
      </w:r>
      <w:r w:rsidR="005528E2" w:rsidRPr="00FA395A">
        <w:rPr>
          <w:rFonts w:ascii="Times New Roman" w:hAnsi="Times New Roman" w:cs="Times New Roman"/>
          <w:sz w:val="24"/>
          <w:szCs w:val="24"/>
        </w:rPr>
        <w:t>edian</w:t>
      </w:r>
      <w:r w:rsidR="00E5739A" w:rsidRPr="00FA395A">
        <w:rPr>
          <w:rFonts w:ascii="Times New Roman" w:hAnsi="Times New Roman" w:cs="Times New Roman"/>
          <w:sz w:val="24"/>
          <w:szCs w:val="24"/>
        </w:rPr>
        <w:t xml:space="preserve"> dimension is </w:t>
      </w:r>
      <w:r w:rsidR="00DF7D12" w:rsidRPr="00FA395A">
        <w:rPr>
          <w:rFonts w:ascii="Times New Roman" w:hAnsi="Times New Roman" w:cs="Times New Roman"/>
          <w:sz w:val="24"/>
          <w:szCs w:val="24"/>
        </w:rPr>
        <w:t>4</w:t>
      </w:r>
      <w:r w:rsidR="005528E2" w:rsidRPr="00FA395A">
        <w:rPr>
          <w:rFonts w:ascii="Times New Roman" w:hAnsi="Times New Roman" w:cs="Times New Roman"/>
          <w:sz w:val="24"/>
          <w:szCs w:val="24"/>
        </w:rPr>
        <w:t>3.5</w:t>
      </w:r>
      <w:r w:rsidR="00D84CD7" w:rsidRPr="00FA395A">
        <w:rPr>
          <w:rFonts w:ascii="Times New Roman" w:hAnsi="Times New Roman" w:cs="Times New Roman"/>
          <w:sz w:val="24"/>
          <w:szCs w:val="24"/>
        </w:rPr>
        <w:t>x</w:t>
      </w:r>
      <w:r w:rsidR="00DF7D12" w:rsidRPr="00FA395A">
        <w:rPr>
          <w:rFonts w:ascii="Times New Roman" w:hAnsi="Times New Roman" w:cs="Times New Roman"/>
          <w:sz w:val="24"/>
          <w:szCs w:val="24"/>
        </w:rPr>
        <w:t>5</w:t>
      </w:r>
      <w:r w:rsidR="005528E2" w:rsidRPr="00FA395A">
        <w:rPr>
          <w:rFonts w:ascii="Times New Roman" w:hAnsi="Times New Roman" w:cs="Times New Roman"/>
          <w:sz w:val="24"/>
          <w:szCs w:val="24"/>
        </w:rPr>
        <w:t>5</w:t>
      </w:r>
      <w:r w:rsidR="00D84CD7" w:rsidRPr="00FA395A">
        <w:rPr>
          <w:rFonts w:ascii="Times New Roman" w:hAnsi="Times New Roman" w:cs="Times New Roman"/>
          <w:sz w:val="24"/>
          <w:szCs w:val="24"/>
        </w:rPr>
        <w:t>x</w:t>
      </w:r>
      <w:r w:rsidR="00DF7D12" w:rsidRPr="00FA395A">
        <w:rPr>
          <w:rFonts w:ascii="Times New Roman" w:hAnsi="Times New Roman" w:cs="Times New Roman"/>
          <w:sz w:val="24"/>
          <w:szCs w:val="24"/>
        </w:rPr>
        <w:t>4</w:t>
      </w:r>
      <w:r w:rsidR="005528E2" w:rsidRPr="00FA395A">
        <w:rPr>
          <w:rFonts w:ascii="Times New Roman" w:hAnsi="Times New Roman" w:cs="Times New Roman"/>
          <w:sz w:val="24"/>
          <w:szCs w:val="24"/>
        </w:rPr>
        <w:t>7</w:t>
      </w:r>
      <w:r w:rsidR="006E52BB" w:rsidRPr="00FA395A">
        <w:rPr>
          <w:rFonts w:ascii="Times New Roman" w:hAnsi="Times New Roman" w:cs="Times New Roman"/>
          <w:sz w:val="24"/>
          <w:szCs w:val="24"/>
        </w:rPr>
        <w:t xml:space="preserve"> mm</w:t>
      </w:r>
      <w:r w:rsidR="00133EA4" w:rsidRPr="00FA395A">
        <w:rPr>
          <w:rFonts w:ascii="Times New Roman" w:hAnsi="Times New Roman" w:cs="Times New Roman"/>
          <w:sz w:val="24"/>
          <w:szCs w:val="24"/>
        </w:rPr>
        <w:t xml:space="preserve"> (L</w:t>
      </w:r>
      <w:r w:rsidR="006B3CBB" w:rsidRPr="00FA395A">
        <w:rPr>
          <w:rFonts w:ascii="Times New Roman" w:hAnsi="Times New Roman" w:cs="Times New Roman"/>
          <w:sz w:val="24"/>
          <w:szCs w:val="24"/>
        </w:rPr>
        <w:t>*</w:t>
      </w:r>
      <w:r w:rsidR="00133EA4" w:rsidRPr="00FA395A">
        <w:rPr>
          <w:rFonts w:ascii="Times New Roman" w:hAnsi="Times New Roman" w:cs="Times New Roman"/>
          <w:sz w:val="24"/>
          <w:szCs w:val="24"/>
        </w:rPr>
        <w:t>W</w:t>
      </w:r>
      <w:r w:rsidR="006B3CBB" w:rsidRPr="00FA395A">
        <w:rPr>
          <w:rFonts w:ascii="Times New Roman" w:hAnsi="Times New Roman" w:cs="Times New Roman"/>
          <w:sz w:val="24"/>
          <w:szCs w:val="24"/>
        </w:rPr>
        <w:t>*</w:t>
      </w:r>
      <w:r w:rsidR="00133EA4" w:rsidRPr="00FA395A">
        <w:rPr>
          <w:rFonts w:ascii="Times New Roman" w:hAnsi="Times New Roman" w:cs="Times New Roman"/>
          <w:sz w:val="24"/>
          <w:szCs w:val="24"/>
        </w:rPr>
        <w:t>Th)</w:t>
      </w:r>
      <w:r w:rsidR="00E5739A" w:rsidRPr="00FA395A">
        <w:rPr>
          <w:rFonts w:ascii="Times New Roman" w:hAnsi="Times New Roman" w:cs="Times New Roman"/>
          <w:sz w:val="24"/>
          <w:szCs w:val="24"/>
        </w:rPr>
        <w:t xml:space="preserve">. </w:t>
      </w:r>
      <w:r w:rsidR="00FE3D87" w:rsidRPr="00FA395A">
        <w:rPr>
          <w:rFonts w:ascii="Times New Roman" w:hAnsi="Times New Roman" w:cs="Times New Roman"/>
          <w:sz w:val="24"/>
          <w:szCs w:val="24"/>
        </w:rPr>
        <w:t xml:space="preserve">The </w:t>
      </w:r>
      <w:r w:rsidR="00A64A8A" w:rsidRPr="00FA395A">
        <w:rPr>
          <w:rFonts w:ascii="Times New Roman" w:hAnsi="Times New Roman" w:cs="Times New Roman"/>
          <w:sz w:val="24"/>
          <w:szCs w:val="24"/>
        </w:rPr>
        <w:t>median</w:t>
      </w:r>
      <w:r w:rsidR="00FE3D87" w:rsidRPr="00FA395A">
        <w:rPr>
          <w:rFonts w:ascii="Times New Roman" w:hAnsi="Times New Roman" w:cs="Times New Roman"/>
          <w:sz w:val="24"/>
          <w:szCs w:val="24"/>
        </w:rPr>
        <w:t xml:space="preserve"> weight of the cores is </w:t>
      </w:r>
      <w:r w:rsidR="00FC37A5" w:rsidRPr="00FA395A">
        <w:rPr>
          <w:rFonts w:ascii="Times New Roman" w:hAnsi="Times New Roman" w:cs="Times New Roman"/>
          <w:sz w:val="24"/>
          <w:szCs w:val="24"/>
        </w:rPr>
        <w:t>1</w:t>
      </w:r>
      <w:r w:rsidR="005528E2" w:rsidRPr="00FA395A">
        <w:rPr>
          <w:rFonts w:ascii="Times New Roman" w:hAnsi="Times New Roman" w:cs="Times New Roman"/>
          <w:sz w:val="24"/>
          <w:szCs w:val="24"/>
        </w:rPr>
        <w:t>49.5</w:t>
      </w:r>
      <w:r w:rsidR="00FE3D87" w:rsidRPr="00FA395A">
        <w:rPr>
          <w:rFonts w:ascii="Times New Roman" w:hAnsi="Times New Roman" w:cs="Times New Roman"/>
          <w:sz w:val="24"/>
          <w:szCs w:val="24"/>
        </w:rPr>
        <w:t xml:space="preserve"> g</w:t>
      </w:r>
      <w:r w:rsidR="005528E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Chert dominates the raw material of cores</w:t>
      </w:r>
      <w:r w:rsidR="007C2A8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186901" w:rsidRPr="00FA395A">
        <w:rPr>
          <w:rFonts w:ascii="Times New Roman" w:hAnsi="Times New Roman" w:cs="Times New Roman"/>
          <w:sz w:val="24"/>
          <w:szCs w:val="24"/>
        </w:rPr>
        <w:t>85</w:t>
      </w:r>
      <w:r w:rsidR="003479F8" w:rsidRPr="00FA395A">
        <w:rPr>
          <w:rFonts w:ascii="Times New Roman" w:hAnsi="Times New Roman" w:cs="Times New Roman"/>
          <w:sz w:val="24"/>
          <w:szCs w:val="24"/>
        </w:rPr>
        <w:t xml:space="preserve">%). </w:t>
      </w:r>
      <w:r w:rsidR="001E08CD" w:rsidRPr="00FA395A">
        <w:rPr>
          <w:rFonts w:ascii="Times New Roman" w:hAnsi="Times New Roman" w:cs="Times New Roman"/>
          <w:sz w:val="24"/>
          <w:szCs w:val="24"/>
        </w:rPr>
        <w:t>V</w:t>
      </w:r>
      <w:r w:rsidR="003479F8" w:rsidRPr="00FA395A">
        <w:rPr>
          <w:rFonts w:ascii="Times New Roman" w:hAnsi="Times New Roman" w:cs="Times New Roman"/>
          <w:sz w:val="24"/>
          <w:szCs w:val="24"/>
        </w:rPr>
        <w:t>arious geometries of cores</w:t>
      </w:r>
      <w:r w:rsidR="001E08CD" w:rsidRPr="00FA395A">
        <w:rPr>
          <w:rFonts w:ascii="Times New Roman" w:hAnsi="Times New Roman" w:cs="Times New Roman"/>
          <w:sz w:val="24"/>
          <w:szCs w:val="24"/>
        </w:rPr>
        <w:t xml:space="preserve"> were identified</w:t>
      </w:r>
      <w:r w:rsidR="007C2A82"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including irregular</w:t>
      </w:r>
      <w:r w:rsidR="007C2A8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5D584E" w:rsidRPr="00FA395A">
        <w:rPr>
          <w:rFonts w:ascii="Times New Roman" w:hAnsi="Times New Roman" w:cs="Times New Roman"/>
          <w:sz w:val="24"/>
          <w:szCs w:val="24"/>
        </w:rPr>
        <w:t>80.</w:t>
      </w:r>
      <w:r w:rsidR="009E1677" w:rsidRPr="00FA395A">
        <w:rPr>
          <w:rFonts w:ascii="Times New Roman" w:hAnsi="Times New Roman" w:cs="Times New Roman"/>
          <w:sz w:val="24"/>
          <w:szCs w:val="24"/>
        </w:rPr>
        <w:t>5</w:t>
      </w:r>
      <w:r w:rsidR="003479F8" w:rsidRPr="00FA395A">
        <w:rPr>
          <w:rFonts w:ascii="Times New Roman" w:hAnsi="Times New Roman" w:cs="Times New Roman"/>
          <w:sz w:val="24"/>
          <w:szCs w:val="24"/>
        </w:rPr>
        <w:t>%), conic</w:t>
      </w:r>
      <w:r w:rsidR="007C2A8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5D584E" w:rsidRPr="00FA395A">
        <w:rPr>
          <w:rFonts w:ascii="Times New Roman" w:hAnsi="Times New Roman" w:cs="Times New Roman"/>
          <w:sz w:val="24"/>
          <w:szCs w:val="24"/>
        </w:rPr>
        <w:t>9.</w:t>
      </w:r>
      <w:r w:rsidR="009E1677" w:rsidRPr="00FA395A">
        <w:rPr>
          <w:rFonts w:ascii="Times New Roman" w:hAnsi="Times New Roman" w:cs="Times New Roman"/>
          <w:sz w:val="24"/>
          <w:szCs w:val="24"/>
        </w:rPr>
        <w:t>8</w:t>
      </w:r>
      <w:r w:rsidR="003479F8" w:rsidRPr="00FA395A">
        <w:rPr>
          <w:rFonts w:ascii="Times New Roman" w:hAnsi="Times New Roman" w:cs="Times New Roman"/>
          <w:sz w:val="24"/>
          <w:szCs w:val="24"/>
        </w:rPr>
        <w:t>%), column</w:t>
      </w:r>
      <w:r w:rsidR="009E1677"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5D584E" w:rsidRPr="00FA395A">
        <w:rPr>
          <w:rFonts w:ascii="Times New Roman" w:hAnsi="Times New Roman" w:cs="Times New Roman"/>
          <w:sz w:val="24"/>
          <w:szCs w:val="24"/>
        </w:rPr>
        <w:t>6.</w:t>
      </w:r>
      <w:r w:rsidR="009E1677" w:rsidRPr="00FA395A">
        <w:rPr>
          <w:rFonts w:ascii="Times New Roman" w:hAnsi="Times New Roman" w:cs="Times New Roman"/>
          <w:sz w:val="24"/>
          <w:szCs w:val="24"/>
        </w:rPr>
        <w:t>7</w:t>
      </w:r>
      <w:r w:rsidR="003479F8" w:rsidRPr="00FA395A">
        <w:rPr>
          <w:rFonts w:ascii="Times New Roman" w:hAnsi="Times New Roman" w:cs="Times New Roman"/>
          <w:sz w:val="24"/>
          <w:szCs w:val="24"/>
        </w:rPr>
        <w:t xml:space="preserve">%) and small </w:t>
      </w:r>
      <w:r w:rsidR="002D0C87" w:rsidRPr="00FA395A">
        <w:rPr>
          <w:rFonts w:ascii="Times New Roman" w:hAnsi="Times New Roman" w:cs="Times New Roman"/>
          <w:sz w:val="24"/>
          <w:szCs w:val="24"/>
        </w:rPr>
        <w:t xml:space="preserve">amounts </w:t>
      </w:r>
      <w:r w:rsidR="003665DB" w:rsidRPr="00FA395A">
        <w:rPr>
          <w:rFonts w:ascii="Times New Roman" w:hAnsi="Times New Roman" w:cs="Times New Roman"/>
          <w:sz w:val="24"/>
          <w:szCs w:val="24"/>
        </w:rPr>
        <w:t>of wedged and circular</w:t>
      </w:r>
      <w:r w:rsidR="00412639" w:rsidRPr="00FA395A">
        <w:rPr>
          <w:rFonts w:ascii="Times New Roman" w:hAnsi="Times New Roman" w:cs="Times New Roman"/>
          <w:sz w:val="24"/>
          <w:szCs w:val="24"/>
        </w:rPr>
        <w:t xml:space="preserve"> (~3%)</w:t>
      </w:r>
      <w:r w:rsidR="009E1677" w:rsidRPr="00FA395A">
        <w:rPr>
          <w:rFonts w:ascii="Times New Roman" w:hAnsi="Times New Roman" w:cs="Times New Roman"/>
          <w:sz w:val="24"/>
          <w:szCs w:val="24"/>
        </w:rPr>
        <w:t xml:space="preserve">. </w:t>
      </w:r>
      <w:r w:rsidR="00356FC6" w:rsidRPr="00FA395A">
        <w:rPr>
          <w:rFonts w:ascii="Times New Roman" w:hAnsi="Times New Roman" w:cs="Times New Roman"/>
          <w:sz w:val="24"/>
          <w:szCs w:val="24"/>
        </w:rPr>
        <w:t>Three types of cores can be identified a</w:t>
      </w:r>
      <w:r w:rsidR="003479F8" w:rsidRPr="00FA395A">
        <w:rPr>
          <w:rFonts w:ascii="Times New Roman" w:hAnsi="Times New Roman" w:cs="Times New Roman"/>
          <w:sz w:val="24"/>
          <w:szCs w:val="24"/>
        </w:rPr>
        <w:t>ccording to the number of platform</w:t>
      </w:r>
      <w:r w:rsidR="00014A21" w:rsidRPr="00FA395A">
        <w:rPr>
          <w:rFonts w:ascii="Times New Roman" w:hAnsi="Times New Roman" w:cs="Times New Roman"/>
          <w:sz w:val="24"/>
          <w:szCs w:val="24"/>
        </w:rPr>
        <w:t>s</w:t>
      </w:r>
      <w:r w:rsidR="001A575C"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S5</w:t>
      </w:r>
      <w:r w:rsidR="000D5AE0" w:rsidRPr="00FA395A">
        <w:rPr>
          <w:rFonts w:ascii="Times New Roman" w:hAnsi="Times New Roman" w:cs="Times New Roman"/>
          <w:sz w:val="24"/>
          <w:szCs w:val="24"/>
        </w:rPr>
        <w:fldChar w:fldCharType="end"/>
      </w:r>
      <w:r w:rsidR="001A575C" w:rsidRPr="00FA395A">
        <w:rPr>
          <w:rFonts w:ascii="Times New Roman" w:hAnsi="Times New Roman" w:cs="Times New Roman"/>
          <w:b/>
          <w:bCs/>
          <w:sz w:val="24"/>
          <w:szCs w:val="24"/>
        </w:rPr>
        <w:t>a</w:t>
      </w:r>
      <w:r w:rsidR="001A575C" w:rsidRPr="00FA395A">
        <w:rPr>
          <w:rFonts w:ascii="Times New Roman" w:hAnsi="Times New Roman" w:cs="Times New Roman"/>
          <w:sz w:val="24"/>
          <w:szCs w:val="24"/>
        </w:rPr>
        <w:t>)</w:t>
      </w:r>
      <w:r w:rsidR="00F23269"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single platform (</w:t>
      </w:r>
      <w:r w:rsidR="009E1677" w:rsidRPr="00FA395A">
        <w:rPr>
          <w:rFonts w:ascii="Times New Roman" w:hAnsi="Times New Roman" w:cs="Times New Roman"/>
          <w:sz w:val="24"/>
          <w:szCs w:val="24"/>
        </w:rPr>
        <w:t>60.5</w:t>
      </w:r>
      <w:r w:rsidR="003479F8" w:rsidRPr="00FA395A">
        <w:rPr>
          <w:rFonts w:ascii="Times New Roman" w:hAnsi="Times New Roman" w:cs="Times New Roman"/>
          <w:sz w:val="24"/>
          <w:szCs w:val="24"/>
        </w:rPr>
        <w:t>%), double platform (</w:t>
      </w:r>
      <w:r w:rsidR="009E1677" w:rsidRPr="00FA395A">
        <w:rPr>
          <w:rFonts w:ascii="Times New Roman" w:hAnsi="Times New Roman" w:cs="Times New Roman"/>
          <w:sz w:val="24"/>
          <w:szCs w:val="24"/>
        </w:rPr>
        <w:t>27.2</w:t>
      </w:r>
      <w:r w:rsidR="003479F8" w:rsidRPr="00FA395A">
        <w:rPr>
          <w:rFonts w:ascii="Times New Roman" w:hAnsi="Times New Roman" w:cs="Times New Roman"/>
          <w:sz w:val="24"/>
          <w:szCs w:val="24"/>
        </w:rPr>
        <w:t>%) and multiple platform (</w:t>
      </w:r>
      <w:r w:rsidR="009E1677" w:rsidRPr="00FA395A">
        <w:rPr>
          <w:rFonts w:ascii="Times New Roman" w:hAnsi="Times New Roman" w:cs="Times New Roman"/>
          <w:sz w:val="24"/>
          <w:szCs w:val="24"/>
        </w:rPr>
        <w:t>11.7</w:t>
      </w:r>
      <w:r w:rsidR="003479F8" w:rsidRPr="00FA395A">
        <w:rPr>
          <w:rFonts w:ascii="Times New Roman" w:hAnsi="Times New Roman" w:cs="Times New Roman"/>
          <w:sz w:val="24"/>
          <w:szCs w:val="24"/>
        </w:rPr>
        <w:t xml:space="preserve">%). </w:t>
      </w:r>
      <w:r w:rsidR="00CF3A2F" w:rsidRPr="00FA395A">
        <w:rPr>
          <w:rFonts w:ascii="Times New Roman" w:hAnsi="Times New Roman" w:cs="Times New Roman"/>
          <w:sz w:val="24"/>
          <w:szCs w:val="24"/>
        </w:rPr>
        <w:t>Most pieces</w:t>
      </w:r>
      <w:r w:rsidR="003F7449" w:rsidRPr="00FA395A">
        <w:rPr>
          <w:rFonts w:ascii="Times New Roman" w:hAnsi="Times New Roman" w:cs="Times New Roman"/>
          <w:sz w:val="24"/>
          <w:szCs w:val="24"/>
        </w:rPr>
        <w:t xml:space="preserve"> are ordinary cores, </w:t>
      </w:r>
      <w:r w:rsidR="00925516" w:rsidRPr="00FA395A">
        <w:rPr>
          <w:rFonts w:ascii="Times New Roman" w:hAnsi="Times New Roman" w:cs="Times New Roman"/>
          <w:sz w:val="24"/>
          <w:szCs w:val="24"/>
        </w:rPr>
        <w:t xml:space="preserve">integrated with truncated </w:t>
      </w:r>
      <w:r w:rsidR="00465582" w:rsidRPr="00FA395A">
        <w:rPr>
          <w:rFonts w:ascii="Times New Roman" w:hAnsi="Times New Roman" w:cs="Times New Roman"/>
          <w:sz w:val="24"/>
          <w:szCs w:val="24"/>
        </w:rPr>
        <w:t xml:space="preserve">faceted </w:t>
      </w:r>
      <w:r w:rsidR="00925516" w:rsidRPr="00FA395A">
        <w:rPr>
          <w:rFonts w:ascii="Times New Roman" w:hAnsi="Times New Roman" w:cs="Times New Roman"/>
          <w:sz w:val="24"/>
          <w:szCs w:val="24"/>
        </w:rPr>
        <w:t>pieces (n=60;</w:t>
      </w:r>
      <w:r w:rsidR="0041061A" w:rsidRPr="00FA395A">
        <w:rPr>
          <w:rFonts w:ascii="Times New Roman" w:hAnsi="Times New Roman" w:cs="Times New Roman"/>
          <w:sz w:val="24"/>
          <w:szCs w:val="24"/>
        </w:rPr>
        <w:t xml:space="preserve"> 24%),</w:t>
      </w:r>
      <w:r w:rsidR="00223339" w:rsidRPr="00FA395A">
        <w:rPr>
          <w:rFonts w:ascii="Times New Roman" w:hAnsi="Times New Roman" w:cs="Times New Roman"/>
          <w:sz w:val="24"/>
          <w:szCs w:val="24"/>
        </w:rPr>
        <w:t xml:space="preserve"> </w:t>
      </w:r>
      <w:r w:rsidR="00465582" w:rsidRPr="00FA395A">
        <w:rPr>
          <w:rFonts w:ascii="Times New Roman" w:hAnsi="Times New Roman" w:cs="Times New Roman"/>
          <w:sz w:val="24"/>
          <w:szCs w:val="24"/>
        </w:rPr>
        <w:t>volumetric cores</w:t>
      </w:r>
      <w:r w:rsidR="003479F8"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n=12</w:t>
      </w:r>
      <w:r w:rsidR="00531D2C"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5</w:t>
      </w:r>
      <w:r w:rsidR="003479F8" w:rsidRPr="00FA395A">
        <w:rPr>
          <w:rFonts w:ascii="Times New Roman" w:hAnsi="Times New Roman" w:cs="Times New Roman"/>
          <w:sz w:val="24"/>
          <w:szCs w:val="24"/>
        </w:rPr>
        <w:t>%), disc</w:t>
      </w:r>
      <w:r w:rsidR="002C1520" w:rsidRPr="00FA395A">
        <w:rPr>
          <w:rFonts w:ascii="Times New Roman" w:hAnsi="Times New Roman" w:cs="Times New Roman"/>
          <w:sz w:val="24"/>
          <w:szCs w:val="24"/>
        </w:rPr>
        <w:t>oid</w:t>
      </w:r>
      <w:r w:rsidR="003479F8" w:rsidRPr="00FA395A">
        <w:rPr>
          <w:rFonts w:ascii="Times New Roman" w:hAnsi="Times New Roman" w:cs="Times New Roman"/>
          <w:sz w:val="24"/>
          <w:szCs w:val="24"/>
        </w:rPr>
        <w:t xml:space="preserve"> core</w:t>
      </w:r>
      <w:r w:rsidR="000B5F80" w:rsidRPr="00FA395A">
        <w:rPr>
          <w:rFonts w:ascii="Times New Roman" w:hAnsi="Times New Roman" w:cs="Times New Roman"/>
          <w:sz w:val="24"/>
          <w:szCs w:val="24"/>
        </w:rPr>
        <w:t>s</w:t>
      </w:r>
      <w:r w:rsidR="003479F8"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n=10</w:t>
      </w:r>
      <w:r w:rsidR="00531D2C"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4</w:t>
      </w:r>
      <w:r w:rsidR="003479F8" w:rsidRPr="00FA395A">
        <w:rPr>
          <w:rFonts w:ascii="Times New Roman" w:hAnsi="Times New Roman" w:cs="Times New Roman"/>
          <w:sz w:val="24"/>
          <w:szCs w:val="24"/>
        </w:rPr>
        <w:t>%)</w:t>
      </w:r>
      <w:r w:rsidR="00610EEB"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Levallois core</w:t>
      </w:r>
      <w:r w:rsidR="000B5F80" w:rsidRPr="00FA395A">
        <w:rPr>
          <w:rFonts w:ascii="Times New Roman" w:hAnsi="Times New Roman" w:cs="Times New Roman"/>
          <w:sz w:val="24"/>
          <w:szCs w:val="24"/>
        </w:rPr>
        <w:t>s</w:t>
      </w:r>
      <w:r w:rsidR="007C2A8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C251DD" w:rsidRPr="00FA395A">
        <w:rPr>
          <w:rFonts w:ascii="Times New Roman" w:hAnsi="Times New Roman" w:cs="Times New Roman"/>
          <w:sz w:val="24"/>
          <w:szCs w:val="24"/>
        </w:rPr>
        <w:t>n=11</w:t>
      </w:r>
      <w:r w:rsidR="00531D2C"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4</w:t>
      </w:r>
      <w:r w:rsidR="003479F8" w:rsidRPr="00FA395A">
        <w:rPr>
          <w:rFonts w:ascii="Times New Roman" w:hAnsi="Times New Roman" w:cs="Times New Roman"/>
          <w:sz w:val="24"/>
          <w:szCs w:val="24"/>
        </w:rPr>
        <w:t>%)</w:t>
      </w:r>
      <w:r w:rsidR="00610EEB" w:rsidRPr="00FA395A">
        <w:rPr>
          <w:rFonts w:ascii="Times New Roman" w:hAnsi="Times New Roman" w:cs="Times New Roman"/>
          <w:sz w:val="24"/>
          <w:szCs w:val="24"/>
        </w:rPr>
        <w:t xml:space="preserve">, </w:t>
      </w:r>
      <w:proofErr w:type="spellStart"/>
      <w:r w:rsidR="00CF3A2F" w:rsidRPr="00FA395A">
        <w:rPr>
          <w:rFonts w:ascii="Times New Roman" w:hAnsi="Times New Roman" w:cs="Times New Roman"/>
          <w:sz w:val="24"/>
          <w:szCs w:val="24"/>
        </w:rPr>
        <w:t>K</w:t>
      </w:r>
      <w:r w:rsidR="00AB72B0" w:rsidRPr="00FA395A">
        <w:rPr>
          <w:rFonts w:ascii="Times New Roman" w:hAnsi="Times New Roman" w:cs="Times New Roman"/>
          <w:sz w:val="24"/>
          <w:szCs w:val="24"/>
        </w:rPr>
        <w:t>ombewa</w:t>
      </w:r>
      <w:proofErr w:type="spellEnd"/>
      <w:r w:rsidR="00AB72B0" w:rsidRPr="00FA395A">
        <w:rPr>
          <w:rFonts w:ascii="Times New Roman" w:hAnsi="Times New Roman" w:cs="Times New Roman"/>
          <w:sz w:val="24"/>
          <w:szCs w:val="24"/>
        </w:rPr>
        <w:t xml:space="preserve"> core</w:t>
      </w:r>
      <w:r w:rsidR="000B5F80" w:rsidRPr="00FA395A">
        <w:rPr>
          <w:rFonts w:ascii="Times New Roman" w:hAnsi="Times New Roman" w:cs="Times New Roman"/>
          <w:sz w:val="24"/>
          <w:szCs w:val="24"/>
        </w:rPr>
        <w:t>s</w:t>
      </w:r>
      <w:r w:rsidR="003F7449" w:rsidRPr="00FA395A">
        <w:rPr>
          <w:rFonts w:ascii="Times New Roman" w:hAnsi="Times New Roman" w:cs="Times New Roman"/>
          <w:sz w:val="24"/>
          <w:szCs w:val="24"/>
        </w:rPr>
        <w:t xml:space="preserve"> (n=10</w:t>
      </w:r>
      <w:r w:rsidR="00531D2C" w:rsidRPr="00FA395A">
        <w:rPr>
          <w:rFonts w:ascii="Times New Roman" w:hAnsi="Times New Roman" w:cs="Times New Roman"/>
          <w:sz w:val="24"/>
          <w:szCs w:val="24"/>
        </w:rPr>
        <w:t>;</w:t>
      </w:r>
      <w:r w:rsidR="003F7449" w:rsidRPr="00FA395A">
        <w:rPr>
          <w:rFonts w:ascii="Times New Roman" w:hAnsi="Times New Roman" w:cs="Times New Roman"/>
          <w:sz w:val="24"/>
          <w:szCs w:val="24"/>
        </w:rPr>
        <w:t xml:space="preserve"> 4%)</w:t>
      </w:r>
      <w:r w:rsidR="00AB72B0" w:rsidRPr="00FA395A">
        <w:rPr>
          <w:rFonts w:ascii="Times New Roman" w:hAnsi="Times New Roman" w:cs="Times New Roman"/>
          <w:sz w:val="24"/>
          <w:szCs w:val="24"/>
        </w:rPr>
        <w:t xml:space="preserve">, and </w:t>
      </w:r>
      <w:r w:rsidR="007C6C19" w:rsidRPr="00FA395A">
        <w:rPr>
          <w:rFonts w:ascii="Times New Roman" w:hAnsi="Times New Roman" w:cs="Times New Roman"/>
          <w:sz w:val="24"/>
          <w:szCs w:val="24"/>
        </w:rPr>
        <w:t xml:space="preserve">a </w:t>
      </w:r>
      <w:r w:rsidR="00AB72B0" w:rsidRPr="00FA395A">
        <w:rPr>
          <w:rFonts w:ascii="Times New Roman" w:hAnsi="Times New Roman" w:cs="Times New Roman"/>
          <w:sz w:val="24"/>
          <w:szCs w:val="24"/>
        </w:rPr>
        <w:t>small number of other types (i</w:t>
      </w:r>
      <w:r w:rsidR="00925516" w:rsidRPr="00FA395A">
        <w:rPr>
          <w:rFonts w:ascii="Times New Roman" w:hAnsi="Times New Roman" w:cs="Times New Roman"/>
          <w:sz w:val="24"/>
          <w:szCs w:val="24"/>
        </w:rPr>
        <w:t>.</w:t>
      </w:r>
      <w:r w:rsidR="00AB72B0" w:rsidRPr="00FA395A">
        <w:rPr>
          <w:rFonts w:ascii="Times New Roman" w:hAnsi="Times New Roman" w:cs="Times New Roman"/>
          <w:sz w:val="24"/>
          <w:szCs w:val="24"/>
        </w:rPr>
        <w:t>e. bifacial core, hemispheric core)</w:t>
      </w:r>
      <w:r w:rsidR="00223339"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844BEF" w:rsidRPr="00FA395A">
        <w:rPr>
          <w:rFonts w:ascii="Times New Roman" w:hAnsi="Times New Roman" w:cs="Times New Roman"/>
          <w:sz w:val="24"/>
          <w:szCs w:val="24"/>
        </w:rPr>
        <w:t>The majority (</w:t>
      </w:r>
      <w:r w:rsidR="00F24BC5" w:rsidRPr="00FA395A">
        <w:rPr>
          <w:rFonts w:ascii="Times New Roman" w:hAnsi="Times New Roman" w:cs="Times New Roman"/>
          <w:sz w:val="24"/>
          <w:szCs w:val="24"/>
        </w:rPr>
        <w:t>~</w:t>
      </w:r>
      <w:r w:rsidR="00932381" w:rsidRPr="00FA395A">
        <w:rPr>
          <w:rFonts w:ascii="Times New Roman" w:hAnsi="Times New Roman" w:cs="Times New Roman"/>
          <w:sz w:val="24"/>
          <w:szCs w:val="24"/>
        </w:rPr>
        <w:t>80</w:t>
      </w:r>
      <w:r w:rsidR="00844BEF" w:rsidRPr="00FA395A">
        <w:rPr>
          <w:rFonts w:ascii="Times New Roman" w:hAnsi="Times New Roman" w:cs="Times New Roman"/>
          <w:sz w:val="24"/>
          <w:szCs w:val="24"/>
        </w:rPr>
        <w:t>%) of</w:t>
      </w:r>
      <w:r w:rsidR="003479F8" w:rsidRPr="00FA395A">
        <w:rPr>
          <w:rFonts w:ascii="Times New Roman" w:hAnsi="Times New Roman" w:cs="Times New Roman"/>
          <w:sz w:val="24"/>
          <w:szCs w:val="24"/>
        </w:rPr>
        <w:t xml:space="preserve"> cores </w:t>
      </w:r>
      <w:r w:rsidR="00844BEF" w:rsidRPr="00FA395A">
        <w:rPr>
          <w:rFonts w:ascii="Times New Roman" w:hAnsi="Times New Roman" w:cs="Times New Roman"/>
          <w:sz w:val="24"/>
          <w:szCs w:val="24"/>
        </w:rPr>
        <w:t>have</w:t>
      </w:r>
      <w:r w:rsidR="003479F8" w:rsidRPr="00FA395A">
        <w:rPr>
          <w:rFonts w:ascii="Times New Roman" w:hAnsi="Times New Roman" w:cs="Times New Roman"/>
          <w:sz w:val="24"/>
          <w:szCs w:val="24"/>
        </w:rPr>
        <w:t xml:space="preserve"> 1</w:t>
      </w:r>
      <w:r w:rsidR="005E0825" w:rsidRPr="00FA395A">
        <w:rPr>
          <w:rFonts w:ascii="Times New Roman" w:hAnsi="Times New Roman" w:cs="Times New Roman"/>
          <w:sz w:val="24"/>
          <w:szCs w:val="24"/>
        </w:rPr>
        <w:t>–</w:t>
      </w:r>
      <w:r w:rsidR="003479F8" w:rsidRPr="00FA395A">
        <w:rPr>
          <w:rFonts w:ascii="Times New Roman" w:hAnsi="Times New Roman" w:cs="Times New Roman"/>
          <w:sz w:val="24"/>
          <w:szCs w:val="24"/>
        </w:rPr>
        <w:t>4</w:t>
      </w:r>
      <w:r w:rsidR="005E0825"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flake scars</w:t>
      </w:r>
      <w:r w:rsidR="00844BEF" w:rsidRPr="00FA395A">
        <w:rPr>
          <w:rFonts w:ascii="Times New Roman" w:hAnsi="Times New Roman" w:cs="Times New Roman"/>
          <w:sz w:val="24"/>
          <w:szCs w:val="24"/>
        </w:rPr>
        <w:t xml:space="preserve">, </w:t>
      </w:r>
      <w:r w:rsidR="00F24BC5" w:rsidRPr="00FA395A">
        <w:rPr>
          <w:rFonts w:ascii="Times New Roman" w:hAnsi="Times New Roman" w:cs="Times New Roman"/>
          <w:sz w:val="24"/>
          <w:szCs w:val="24"/>
        </w:rPr>
        <w:t xml:space="preserve">and </w:t>
      </w:r>
      <w:r w:rsidR="0069780F" w:rsidRPr="00FA395A">
        <w:rPr>
          <w:rFonts w:ascii="Times New Roman" w:hAnsi="Times New Roman" w:cs="Times New Roman"/>
          <w:sz w:val="24"/>
          <w:szCs w:val="24"/>
        </w:rPr>
        <w:t>some</w:t>
      </w:r>
      <w:r w:rsidR="00E6413A" w:rsidRPr="00FA395A">
        <w:rPr>
          <w:rFonts w:ascii="Times New Roman" w:hAnsi="Times New Roman" w:cs="Times New Roman"/>
          <w:sz w:val="24"/>
          <w:szCs w:val="24"/>
        </w:rPr>
        <w:t xml:space="preserve"> (16</w:t>
      </w:r>
      <w:r w:rsidR="00932381" w:rsidRPr="00FA395A">
        <w:rPr>
          <w:rFonts w:ascii="Times New Roman" w:hAnsi="Times New Roman" w:cs="Times New Roman"/>
          <w:sz w:val="24"/>
          <w:szCs w:val="24"/>
        </w:rPr>
        <w:t>%)</w:t>
      </w:r>
      <w:r w:rsidR="0069780F" w:rsidRPr="00FA395A">
        <w:rPr>
          <w:rFonts w:ascii="Times New Roman" w:hAnsi="Times New Roman" w:cs="Times New Roman"/>
          <w:sz w:val="24"/>
          <w:szCs w:val="24"/>
        </w:rPr>
        <w:t xml:space="preserve"> have 5</w:t>
      </w:r>
      <w:r w:rsidR="00F24BC5" w:rsidRPr="00FA395A">
        <w:rPr>
          <w:rFonts w:ascii="Times New Roman" w:hAnsi="Times New Roman" w:cs="Times New Roman"/>
          <w:sz w:val="24"/>
          <w:szCs w:val="24"/>
        </w:rPr>
        <w:t>–</w:t>
      </w:r>
      <w:r w:rsidR="0069780F" w:rsidRPr="00FA395A">
        <w:rPr>
          <w:rFonts w:ascii="Times New Roman" w:hAnsi="Times New Roman" w:cs="Times New Roman"/>
          <w:sz w:val="24"/>
          <w:szCs w:val="24"/>
        </w:rPr>
        <w:t xml:space="preserve">7 scars </w:t>
      </w:r>
      <w:r w:rsidR="00844BEF" w:rsidRPr="00FA395A">
        <w:rPr>
          <w:rFonts w:ascii="Times New Roman" w:hAnsi="Times New Roman" w:cs="Times New Roman"/>
          <w:sz w:val="24"/>
          <w:szCs w:val="24"/>
        </w:rPr>
        <w:t xml:space="preserve">and only a small quantity </w:t>
      </w:r>
      <w:r w:rsidR="00E6413A" w:rsidRPr="00FA395A">
        <w:rPr>
          <w:rFonts w:ascii="Times New Roman" w:hAnsi="Times New Roman" w:cs="Times New Roman"/>
          <w:sz w:val="24"/>
          <w:szCs w:val="24"/>
        </w:rPr>
        <w:t xml:space="preserve">(4%) </w:t>
      </w:r>
      <w:r w:rsidR="00844BEF" w:rsidRPr="00FA395A">
        <w:rPr>
          <w:rFonts w:ascii="Times New Roman" w:hAnsi="Times New Roman" w:cs="Times New Roman"/>
          <w:sz w:val="24"/>
          <w:szCs w:val="24"/>
        </w:rPr>
        <w:t>have</w:t>
      </w:r>
      <w:r w:rsidR="003479F8" w:rsidRPr="00FA395A">
        <w:rPr>
          <w:rFonts w:ascii="Times New Roman" w:hAnsi="Times New Roman" w:cs="Times New Roman"/>
          <w:sz w:val="24"/>
          <w:szCs w:val="24"/>
        </w:rPr>
        <w:t xml:space="preserve"> more than </w:t>
      </w:r>
      <w:r w:rsidR="00932381" w:rsidRPr="00FA395A">
        <w:rPr>
          <w:rFonts w:ascii="Times New Roman" w:hAnsi="Times New Roman" w:cs="Times New Roman"/>
          <w:sz w:val="24"/>
          <w:szCs w:val="24"/>
        </w:rPr>
        <w:t>7</w:t>
      </w:r>
      <w:r w:rsidR="003479F8" w:rsidRPr="00FA395A">
        <w:rPr>
          <w:rFonts w:ascii="Times New Roman" w:hAnsi="Times New Roman" w:cs="Times New Roman"/>
          <w:sz w:val="24"/>
          <w:szCs w:val="24"/>
        </w:rPr>
        <w:t xml:space="preserve"> scars</w:t>
      </w:r>
      <w:r w:rsidR="00AC6394"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S5</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b</w:t>
      </w:r>
      <w:r w:rsidR="00AC6394" w:rsidRPr="00FA395A">
        <w:rPr>
          <w:rFonts w:ascii="Times New Roman" w:hAnsi="Times New Roman" w:cs="Times New Roman"/>
          <w:sz w:val="24"/>
          <w:szCs w:val="24"/>
        </w:rPr>
        <w:t>)</w:t>
      </w:r>
      <w:r w:rsidR="00844BEF" w:rsidRPr="00FA395A">
        <w:rPr>
          <w:rFonts w:ascii="Times New Roman" w:hAnsi="Times New Roman" w:cs="Times New Roman"/>
          <w:sz w:val="24"/>
          <w:szCs w:val="24"/>
        </w:rPr>
        <w:t>.</w:t>
      </w:r>
      <w:r w:rsidR="00751122" w:rsidRPr="00FA395A">
        <w:rPr>
          <w:rFonts w:ascii="Times New Roman" w:hAnsi="Times New Roman" w:cs="Times New Roman"/>
          <w:sz w:val="24"/>
          <w:szCs w:val="24"/>
        </w:rPr>
        <w:t xml:space="preserve"> The distribution of length of the </w:t>
      </w:r>
      <w:r w:rsidR="000B5F80" w:rsidRPr="00FA395A">
        <w:rPr>
          <w:rFonts w:ascii="Times New Roman" w:hAnsi="Times New Roman" w:cs="Times New Roman"/>
          <w:sz w:val="24"/>
          <w:szCs w:val="24"/>
        </w:rPr>
        <w:t xml:space="preserve">flake </w:t>
      </w:r>
      <w:r w:rsidR="00751122" w:rsidRPr="00FA395A">
        <w:rPr>
          <w:rFonts w:ascii="Times New Roman" w:hAnsi="Times New Roman" w:cs="Times New Roman"/>
          <w:sz w:val="24"/>
          <w:szCs w:val="24"/>
        </w:rPr>
        <w:t>scars on cores is shown in</w:t>
      </w:r>
      <w:r w:rsidR="000D5AE0"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S5</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c</w:t>
      </w:r>
      <w:r w:rsidR="00751122" w:rsidRPr="00FA395A">
        <w:rPr>
          <w:rFonts w:ascii="Times New Roman" w:hAnsi="Times New Roman" w:cs="Times New Roman"/>
          <w:sz w:val="24"/>
          <w:szCs w:val="24"/>
        </w:rPr>
        <w:t>. T</w:t>
      </w:r>
      <w:r w:rsidR="003F7449" w:rsidRPr="00FA395A">
        <w:rPr>
          <w:rFonts w:ascii="Times New Roman" w:hAnsi="Times New Roman" w:cs="Times New Roman"/>
          <w:sz w:val="24"/>
          <w:szCs w:val="24"/>
        </w:rPr>
        <w:t xml:space="preserve">he </w:t>
      </w:r>
      <w:r w:rsidR="006143DF" w:rsidRPr="00FA395A">
        <w:rPr>
          <w:rFonts w:ascii="Times New Roman" w:hAnsi="Times New Roman" w:cs="Times New Roman"/>
          <w:sz w:val="24"/>
          <w:szCs w:val="24"/>
        </w:rPr>
        <w:t xml:space="preserve">median </w:t>
      </w:r>
      <w:r w:rsidR="003F7449" w:rsidRPr="00FA395A">
        <w:rPr>
          <w:rFonts w:ascii="Times New Roman" w:hAnsi="Times New Roman" w:cs="Times New Roman"/>
          <w:sz w:val="24"/>
          <w:szCs w:val="24"/>
        </w:rPr>
        <w:t xml:space="preserve">length of scar is </w:t>
      </w:r>
      <w:r w:rsidR="00737473" w:rsidRPr="00FA395A">
        <w:rPr>
          <w:rFonts w:ascii="Times New Roman" w:hAnsi="Times New Roman" w:cs="Times New Roman"/>
          <w:sz w:val="24"/>
          <w:szCs w:val="24"/>
        </w:rPr>
        <w:t xml:space="preserve">26 </w:t>
      </w:r>
      <w:r w:rsidR="003F7449" w:rsidRPr="00FA395A">
        <w:rPr>
          <w:rFonts w:ascii="Times New Roman" w:hAnsi="Times New Roman" w:cs="Times New Roman"/>
          <w:sz w:val="24"/>
          <w:szCs w:val="24"/>
        </w:rPr>
        <w:t xml:space="preserve">mm.  </w:t>
      </w:r>
    </w:p>
    <w:p w14:paraId="3A06E836" w14:textId="6A507B63" w:rsidR="000D5AE0" w:rsidRPr="00FA395A" w:rsidRDefault="006E70A3" w:rsidP="000D5AE0">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C9A876B" wp14:editId="3FC890E0">
            <wp:extent cx="5731510" cy="56769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e flakes with n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676900"/>
                    </a:xfrm>
                    <a:prstGeom prst="rect">
                      <a:avLst/>
                    </a:prstGeom>
                  </pic:spPr>
                </pic:pic>
              </a:graphicData>
            </a:graphic>
          </wp:inline>
        </w:drawing>
      </w:r>
    </w:p>
    <w:p w14:paraId="3607454C" w14:textId="56E2DFE6" w:rsidR="000D5AE0" w:rsidRPr="00FA395A" w:rsidRDefault="000D5AE0" w:rsidP="009F7CAC">
      <w:pPr>
        <w:pStyle w:val="Caption"/>
        <w:jc w:val="left"/>
        <w:rPr>
          <w:b/>
          <w:i w:val="0"/>
          <w:iCs w:val="0"/>
          <w:sz w:val="24"/>
          <w:szCs w:val="24"/>
        </w:rPr>
      </w:pPr>
      <w:bookmarkStart w:id="51" w:name="_Ref39280557"/>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DE1954" w:rsidRPr="00FA395A">
        <w:rPr>
          <w:b/>
          <w:bCs/>
          <w:i w:val="0"/>
          <w:iCs w:val="0"/>
          <w:noProof/>
          <w:sz w:val="24"/>
          <w:szCs w:val="24"/>
        </w:rPr>
        <w:t>4</w:t>
      </w:r>
      <w:r w:rsidRPr="00FA395A">
        <w:rPr>
          <w:b/>
          <w:bCs/>
          <w:i w:val="0"/>
          <w:iCs w:val="0"/>
          <w:sz w:val="24"/>
          <w:szCs w:val="24"/>
        </w:rPr>
        <w:fldChar w:fldCharType="end"/>
      </w:r>
      <w:bookmarkEnd w:id="51"/>
      <w:r w:rsidR="007C46F9" w:rsidRPr="00FA395A">
        <w:rPr>
          <w:b/>
          <w:bCs/>
          <w:i w:val="0"/>
          <w:iCs w:val="0"/>
          <w:sz w:val="24"/>
          <w:szCs w:val="24"/>
        </w:rPr>
        <w:t xml:space="preserve"> | </w:t>
      </w:r>
      <w:r w:rsidRPr="00FA395A">
        <w:rPr>
          <w:b/>
          <w:bCs/>
          <w:i w:val="0"/>
          <w:iCs w:val="0"/>
          <w:sz w:val="24"/>
          <w:szCs w:val="24"/>
        </w:rPr>
        <w:t xml:space="preserve">Photos showing selected cores and flakes. </w:t>
      </w:r>
      <w:r w:rsidRPr="00FA395A">
        <w:rPr>
          <w:rFonts w:hint="eastAsia"/>
          <w:b/>
          <w:bCs/>
          <w:i w:val="0"/>
          <w:iCs w:val="0"/>
          <w:sz w:val="24"/>
          <w:szCs w:val="24"/>
        </w:rPr>
        <w:t xml:space="preserve"> </w:t>
      </w:r>
      <w:r w:rsidRPr="00FA395A">
        <w:rPr>
          <w:i w:val="0"/>
          <w:iCs w:val="0"/>
          <w:sz w:val="24"/>
          <w:szCs w:val="24"/>
        </w:rPr>
        <w:t>1-2, 4, single platform cores; 3,</w:t>
      </w:r>
      <w:r w:rsidR="006145F3">
        <w:rPr>
          <w:i w:val="0"/>
          <w:iCs w:val="0"/>
          <w:sz w:val="24"/>
          <w:szCs w:val="24"/>
        </w:rPr>
        <w:t>5</w:t>
      </w:r>
      <w:r w:rsidRPr="00FA395A">
        <w:rPr>
          <w:i w:val="0"/>
          <w:iCs w:val="0"/>
          <w:sz w:val="24"/>
          <w:szCs w:val="24"/>
        </w:rPr>
        <w:t xml:space="preserve">, double platform cores; 6, discoid cores; </w:t>
      </w:r>
      <w:r w:rsidR="006145F3">
        <w:rPr>
          <w:i w:val="0"/>
          <w:iCs w:val="0"/>
          <w:sz w:val="24"/>
          <w:szCs w:val="24"/>
        </w:rPr>
        <w:t>8</w:t>
      </w:r>
      <w:r w:rsidRPr="00FA395A">
        <w:rPr>
          <w:i w:val="0"/>
          <w:iCs w:val="0"/>
          <w:sz w:val="24"/>
          <w:szCs w:val="24"/>
        </w:rPr>
        <w:t xml:space="preserve">, truncated faceted; </w:t>
      </w:r>
      <w:r w:rsidR="006145F3">
        <w:rPr>
          <w:i w:val="0"/>
          <w:iCs w:val="0"/>
          <w:sz w:val="24"/>
          <w:szCs w:val="24"/>
        </w:rPr>
        <w:t>7</w:t>
      </w:r>
      <w:r w:rsidR="00317F64" w:rsidRPr="00FA395A">
        <w:rPr>
          <w:i w:val="0"/>
          <w:iCs w:val="0"/>
          <w:sz w:val="24"/>
          <w:szCs w:val="24"/>
        </w:rPr>
        <w:t xml:space="preserve">, </w:t>
      </w:r>
      <w:r w:rsidR="006145F3">
        <w:rPr>
          <w:i w:val="0"/>
          <w:iCs w:val="0"/>
          <w:sz w:val="24"/>
          <w:szCs w:val="24"/>
        </w:rPr>
        <w:t>9</w:t>
      </w:r>
      <w:r w:rsidRPr="00FA395A">
        <w:rPr>
          <w:i w:val="0"/>
          <w:iCs w:val="0"/>
          <w:sz w:val="24"/>
          <w:szCs w:val="24"/>
        </w:rPr>
        <w:t>-1</w:t>
      </w:r>
      <w:r w:rsidR="006145F3">
        <w:rPr>
          <w:i w:val="0"/>
          <w:iCs w:val="0"/>
          <w:sz w:val="24"/>
          <w:szCs w:val="24"/>
        </w:rPr>
        <w:t>4</w:t>
      </w:r>
      <w:r w:rsidRPr="00FA395A">
        <w:rPr>
          <w:i w:val="0"/>
          <w:iCs w:val="0"/>
          <w:sz w:val="24"/>
          <w:szCs w:val="24"/>
        </w:rPr>
        <w:t>, flakes;</w:t>
      </w:r>
      <w:r w:rsidR="006145F3">
        <w:rPr>
          <w:i w:val="0"/>
          <w:iCs w:val="0"/>
          <w:sz w:val="24"/>
          <w:szCs w:val="24"/>
        </w:rPr>
        <w:t xml:space="preserve"> 15, crest flake;</w:t>
      </w:r>
      <w:r w:rsidRPr="00FA395A">
        <w:rPr>
          <w:i w:val="0"/>
          <w:iCs w:val="0"/>
          <w:sz w:val="24"/>
          <w:szCs w:val="24"/>
        </w:rPr>
        <w:t xml:space="preserve"> 1</w:t>
      </w:r>
      <w:r w:rsidR="006145F3">
        <w:rPr>
          <w:i w:val="0"/>
          <w:iCs w:val="0"/>
          <w:sz w:val="24"/>
          <w:szCs w:val="24"/>
        </w:rPr>
        <w:t>6</w:t>
      </w:r>
      <w:r w:rsidRPr="00FA395A">
        <w:rPr>
          <w:i w:val="0"/>
          <w:iCs w:val="0"/>
          <w:sz w:val="24"/>
          <w:szCs w:val="24"/>
        </w:rPr>
        <w:t xml:space="preserve">, </w:t>
      </w:r>
      <w:r w:rsidR="006145F3">
        <w:rPr>
          <w:i w:val="0"/>
          <w:iCs w:val="0"/>
          <w:sz w:val="24"/>
          <w:szCs w:val="24"/>
        </w:rPr>
        <w:t>volumetric core</w:t>
      </w:r>
      <w:r w:rsidRPr="00FA395A">
        <w:rPr>
          <w:i w:val="0"/>
          <w:iCs w:val="0"/>
          <w:sz w:val="24"/>
          <w:szCs w:val="24"/>
        </w:rPr>
        <w:t xml:space="preserve">. </w:t>
      </w:r>
    </w:p>
    <w:p w14:paraId="754EE337" w14:textId="77777777" w:rsidR="00873EC2" w:rsidRPr="00FA395A" w:rsidRDefault="00873EC2">
      <w:pPr>
        <w:spacing w:line="360" w:lineRule="auto"/>
        <w:rPr>
          <w:rFonts w:ascii="Times New Roman" w:hAnsi="Times New Roman" w:cs="Times New Roman"/>
          <w:sz w:val="24"/>
          <w:szCs w:val="24"/>
        </w:rPr>
        <w:sectPr w:rsidR="00873EC2" w:rsidRPr="00FA395A" w:rsidSect="00873EC2">
          <w:pgSz w:w="11906" w:h="16838"/>
          <w:pgMar w:top="1440" w:right="1440" w:bottom="1440" w:left="1440" w:header="709" w:footer="709" w:gutter="0"/>
          <w:cols w:space="708"/>
          <w:docGrid w:linePitch="360"/>
        </w:sectPr>
      </w:pPr>
    </w:p>
    <w:p w14:paraId="7BCB1C3A" w14:textId="5D9697EA" w:rsidR="000D5AE0" w:rsidRPr="00FA395A" w:rsidRDefault="000D5AE0">
      <w:pPr>
        <w:spacing w:line="360" w:lineRule="auto"/>
        <w:rPr>
          <w:rFonts w:ascii="Times New Roman" w:hAnsi="Times New Roman" w:cs="Times New Roman"/>
          <w:sz w:val="24"/>
          <w:szCs w:val="24"/>
        </w:rPr>
      </w:pPr>
    </w:p>
    <w:p w14:paraId="39785F48" w14:textId="5EEB0DEF" w:rsidR="00465582" w:rsidRPr="00FA395A" w:rsidRDefault="00465582" w:rsidP="009F7CAC">
      <w:pPr>
        <w:pStyle w:val="Caption"/>
        <w:rPr>
          <w:b/>
          <w:bCs/>
          <w:i w:val="0"/>
          <w:iCs w:val="0"/>
          <w:sz w:val="24"/>
          <w:szCs w:val="24"/>
        </w:rPr>
      </w:pPr>
      <w:bookmarkStart w:id="52" w:name="_Ref39280344"/>
      <w:r w:rsidRPr="00FA395A">
        <w:rPr>
          <w:b/>
          <w:bCs/>
          <w:i w:val="0"/>
          <w:iCs w:val="0"/>
          <w:sz w:val="24"/>
          <w:szCs w:val="24"/>
        </w:rPr>
        <w:t xml:space="preserve">Table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Table \* ARABIC </w:instrText>
      </w:r>
      <w:r w:rsidRPr="00FA395A">
        <w:rPr>
          <w:b/>
          <w:bCs/>
          <w:i w:val="0"/>
          <w:iCs w:val="0"/>
          <w:sz w:val="24"/>
          <w:szCs w:val="24"/>
        </w:rPr>
        <w:fldChar w:fldCharType="separate"/>
      </w:r>
      <w:r w:rsidR="00DE1954" w:rsidRPr="00FA395A">
        <w:rPr>
          <w:b/>
          <w:bCs/>
          <w:i w:val="0"/>
          <w:iCs w:val="0"/>
          <w:noProof/>
          <w:sz w:val="24"/>
          <w:szCs w:val="24"/>
        </w:rPr>
        <w:t>3</w:t>
      </w:r>
      <w:r w:rsidRPr="00FA395A">
        <w:rPr>
          <w:b/>
          <w:bCs/>
          <w:i w:val="0"/>
          <w:iCs w:val="0"/>
          <w:sz w:val="24"/>
          <w:szCs w:val="24"/>
        </w:rPr>
        <w:fldChar w:fldCharType="end"/>
      </w:r>
      <w:bookmarkEnd w:id="52"/>
      <w:r w:rsidR="007C46F9" w:rsidRPr="00FA395A">
        <w:rPr>
          <w:b/>
          <w:bCs/>
          <w:i w:val="0"/>
          <w:iCs w:val="0"/>
          <w:sz w:val="24"/>
          <w:szCs w:val="24"/>
        </w:rPr>
        <w:t xml:space="preserve"> | </w:t>
      </w:r>
      <w:r w:rsidRPr="00FA395A">
        <w:rPr>
          <w:b/>
          <w:bCs/>
          <w:i w:val="0"/>
          <w:iCs w:val="0"/>
          <w:sz w:val="24"/>
          <w:szCs w:val="24"/>
        </w:rPr>
        <w:t xml:space="preserve">Summary of mean, standard deviation (SD), coefficient of variation (CV), quantile values at 25%, 50% and 75% for basic core attributes. </w:t>
      </w:r>
    </w:p>
    <w:tbl>
      <w:tblPr>
        <w:tblW w:w="4440" w:type="pct"/>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492"/>
        <w:gridCol w:w="740"/>
        <w:gridCol w:w="1349"/>
        <w:gridCol w:w="992"/>
        <w:gridCol w:w="989"/>
        <w:gridCol w:w="977"/>
        <w:gridCol w:w="1178"/>
        <w:gridCol w:w="605"/>
        <w:gridCol w:w="870"/>
        <w:gridCol w:w="875"/>
        <w:gridCol w:w="1078"/>
        <w:gridCol w:w="907"/>
        <w:gridCol w:w="1187"/>
        <w:gridCol w:w="156"/>
      </w:tblGrid>
      <w:tr w:rsidR="00873EC2" w:rsidRPr="00FA395A" w14:paraId="5AC91667" w14:textId="77777777" w:rsidTr="007C46F9">
        <w:trPr>
          <w:gridAfter w:val="1"/>
          <w:wAfter w:w="63" w:type="pct"/>
          <w:trHeight w:val="245"/>
          <w:tblHeader/>
          <w:jc w:val="center"/>
        </w:trPr>
        <w:tc>
          <w:tcPr>
            <w:tcW w:w="199" w:type="pct"/>
            <w:tcBorders>
              <w:top w:val="single" w:sz="4" w:space="0" w:color="auto"/>
              <w:bottom w:val="single" w:sz="4" w:space="0" w:color="auto"/>
            </w:tcBorders>
          </w:tcPr>
          <w:p w14:paraId="59EC2F9C" w14:textId="77777777" w:rsidR="00465582" w:rsidRPr="00FA395A" w:rsidRDefault="00465582" w:rsidP="007C46F9">
            <w:pPr>
              <w:spacing w:after="0" w:line="240" w:lineRule="auto"/>
              <w:jc w:val="center"/>
              <w:rPr>
                <w:rFonts w:ascii="Arial" w:eastAsia="Times New Roman" w:hAnsi="Arial" w:cs="Arial"/>
                <w:b/>
                <w:bCs/>
                <w:sz w:val="16"/>
                <w:szCs w:val="20"/>
              </w:rPr>
            </w:pPr>
          </w:p>
        </w:tc>
        <w:tc>
          <w:tcPr>
            <w:tcW w:w="299" w:type="pct"/>
            <w:tcBorders>
              <w:top w:val="single" w:sz="4" w:space="0" w:color="auto"/>
              <w:bottom w:val="single" w:sz="4" w:space="0" w:color="auto"/>
            </w:tcBorders>
            <w:shd w:val="clear" w:color="auto" w:fill="auto"/>
            <w:tcMar>
              <w:top w:w="75" w:type="dxa"/>
              <w:left w:w="75" w:type="dxa"/>
              <w:bottom w:w="75" w:type="dxa"/>
              <w:right w:w="75" w:type="dxa"/>
            </w:tcMar>
            <w:hideMark/>
          </w:tcPr>
          <w:p w14:paraId="54EB676F" w14:textId="77777777" w:rsidR="00465582" w:rsidRPr="00FA395A" w:rsidRDefault="00465582" w:rsidP="007C46F9">
            <w:pPr>
              <w:spacing w:after="0" w:line="240" w:lineRule="auto"/>
              <w:jc w:val="center"/>
              <w:rPr>
                <w:rFonts w:ascii="Arial" w:eastAsia="Times New Roman" w:hAnsi="Arial" w:cs="Arial"/>
                <w:b/>
                <w:bCs/>
                <w:sz w:val="16"/>
                <w:szCs w:val="20"/>
              </w:rPr>
            </w:pPr>
            <w:r w:rsidRPr="00FA395A">
              <w:rPr>
                <w:rFonts w:ascii="Arial" w:eastAsia="Times New Roman" w:hAnsi="Arial" w:cs="Arial"/>
                <w:b/>
                <w:bCs/>
                <w:sz w:val="16"/>
                <w:szCs w:val="20"/>
              </w:rPr>
              <w:t>Length (mm)</w:t>
            </w:r>
          </w:p>
        </w:tc>
        <w:tc>
          <w:tcPr>
            <w:tcW w:w="544" w:type="pct"/>
            <w:tcBorders>
              <w:top w:val="single" w:sz="4" w:space="0" w:color="auto"/>
              <w:bottom w:val="single" w:sz="4" w:space="0" w:color="auto"/>
            </w:tcBorders>
            <w:shd w:val="clear" w:color="auto" w:fill="auto"/>
            <w:tcMar>
              <w:top w:w="75" w:type="dxa"/>
              <w:left w:w="75" w:type="dxa"/>
              <w:bottom w:w="75" w:type="dxa"/>
              <w:right w:w="75" w:type="dxa"/>
            </w:tcMar>
            <w:hideMark/>
          </w:tcPr>
          <w:p w14:paraId="65EBFF83" w14:textId="77777777" w:rsidR="00465582" w:rsidRPr="00FA395A" w:rsidRDefault="00465582"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maximum dimension (mm)</w:t>
            </w:r>
          </w:p>
        </w:tc>
        <w:tc>
          <w:tcPr>
            <w:tcW w:w="400" w:type="pct"/>
            <w:tcBorders>
              <w:top w:val="single" w:sz="4" w:space="0" w:color="auto"/>
              <w:bottom w:val="single" w:sz="4" w:space="0" w:color="auto"/>
            </w:tcBorders>
            <w:shd w:val="clear" w:color="auto" w:fill="auto"/>
            <w:tcMar>
              <w:top w:w="75" w:type="dxa"/>
              <w:left w:w="75" w:type="dxa"/>
              <w:bottom w:w="75" w:type="dxa"/>
              <w:right w:w="75" w:type="dxa"/>
            </w:tcMar>
            <w:hideMark/>
          </w:tcPr>
          <w:p w14:paraId="29B63DE7" w14:textId="77777777" w:rsidR="00465582" w:rsidRPr="00FA395A" w:rsidRDefault="00465582"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medial width (mm)</w:t>
            </w:r>
          </w:p>
        </w:tc>
        <w:tc>
          <w:tcPr>
            <w:tcW w:w="399" w:type="pct"/>
            <w:tcBorders>
              <w:top w:val="single" w:sz="4" w:space="0" w:color="auto"/>
              <w:bottom w:val="single" w:sz="4" w:space="0" w:color="auto"/>
            </w:tcBorders>
            <w:shd w:val="clear" w:color="auto" w:fill="auto"/>
            <w:tcMar>
              <w:top w:w="75" w:type="dxa"/>
              <w:left w:w="75" w:type="dxa"/>
              <w:bottom w:w="75" w:type="dxa"/>
              <w:right w:w="75" w:type="dxa"/>
            </w:tcMar>
            <w:hideMark/>
          </w:tcPr>
          <w:p w14:paraId="4F717D51" w14:textId="77777777" w:rsidR="00465582" w:rsidRPr="00FA395A" w:rsidRDefault="00465582"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distal width (mm)</w:t>
            </w:r>
          </w:p>
        </w:tc>
        <w:tc>
          <w:tcPr>
            <w:tcW w:w="394" w:type="pct"/>
            <w:tcBorders>
              <w:top w:val="single" w:sz="4" w:space="0" w:color="auto"/>
              <w:bottom w:val="single" w:sz="4" w:space="0" w:color="auto"/>
            </w:tcBorders>
            <w:shd w:val="clear" w:color="auto" w:fill="auto"/>
            <w:tcMar>
              <w:top w:w="75" w:type="dxa"/>
              <w:left w:w="75" w:type="dxa"/>
              <w:bottom w:w="75" w:type="dxa"/>
              <w:right w:w="75" w:type="dxa"/>
            </w:tcMar>
            <w:hideMark/>
          </w:tcPr>
          <w:p w14:paraId="4FE16152" w14:textId="77777777" w:rsidR="00465582" w:rsidRPr="00FA395A" w:rsidRDefault="00465582"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thickness (mm)</w:t>
            </w:r>
          </w:p>
        </w:tc>
        <w:tc>
          <w:tcPr>
            <w:tcW w:w="475" w:type="pct"/>
            <w:tcBorders>
              <w:top w:val="single" w:sz="4" w:space="0" w:color="auto"/>
              <w:bottom w:val="single" w:sz="4" w:space="0" w:color="auto"/>
            </w:tcBorders>
            <w:shd w:val="clear" w:color="auto" w:fill="auto"/>
            <w:tcMar>
              <w:top w:w="75" w:type="dxa"/>
              <w:left w:w="75" w:type="dxa"/>
              <w:bottom w:w="75" w:type="dxa"/>
              <w:right w:w="75" w:type="dxa"/>
            </w:tcMar>
            <w:hideMark/>
          </w:tcPr>
          <w:p w14:paraId="145F58EA" w14:textId="77777777" w:rsidR="00465582" w:rsidRPr="00FA395A" w:rsidRDefault="00465582"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dis</w:t>
            </w:r>
            <w:r w:rsidRPr="00FA395A">
              <w:rPr>
                <w:rFonts w:ascii="Arial" w:hAnsi="Arial" w:cs="Arial"/>
                <w:b/>
                <w:bCs/>
                <w:sz w:val="16"/>
                <w:szCs w:val="20"/>
              </w:rPr>
              <w:t xml:space="preserve">tal </w:t>
            </w:r>
            <w:r w:rsidRPr="00FA395A">
              <w:rPr>
                <w:rFonts w:ascii="Arial" w:eastAsia="Times New Roman" w:hAnsi="Arial" w:cs="Arial"/>
                <w:b/>
                <w:bCs/>
                <w:sz w:val="16"/>
                <w:szCs w:val="20"/>
              </w:rPr>
              <w:t>thickness (mm)</w:t>
            </w:r>
          </w:p>
        </w:tc>
        <w:tc>
          <w:tcPr>
            <w:tcW w:w="244" w:type="pct"/>
            <w:tcBorders>
              <w:top w:val="single" w:sz="4" w:space="0" w:color="auto"/>
              <w:bottom w:val="single" w:sz="4" w:space="0" w:color="auto"/>
            </w:tcBorders>
            <w:shd w:val="clear" w:color="auto" w:fill="auto"/>
            <w:tcMar>
              <w:top w:w="75" w:type="dxa"/>
              <w:left w:w="75" w:type="dxa"/>
              <w:bottom w:w="75" w:type="dxa"/>
              <w:right w:w="75" w:type="dxa"/>
            </w:tcMar>
            <w:hideMark/>
          </w:tcPr>
          <w:p w14:paraId="28E2BF7B" w14:textId="77777777" w:rsidR="00465582" w:rsidRPr="00FA395A" w:rsidRDefault="00465582" w:rsidP="007C46F9">
            <w:pPr>
              <w:spacing w:after="0" w:line="240" w:lineRule="auto"/>
              <w:jc w:val="center"/>
              <w:rPr>
                <w:rFonts w:ascii="Arial" w:eastAsia="Times New Roman" w:hAnsi="Arial" w:cs="Arial"/>
                <w:b/>
                <w:bCs/>
                <w:sz w:val="16"/>
                <w:szCs w:val="20"/>
              </w:rPr>
            </w:pPr>
            <w:r w:rsidRPr="00FA395A">
              <w:rPr>
                <w:rFonts w:ascii="Arial" w:eastAsia="Times New Roman" w:hAnsi="Arial" w:cs="Arial"/>
                <w:b/>
                <w:bCs/>
                <w:sz w:val="16"/>
                <w:szCs w:val="20"/>
              </w:rPr>
              <w:t>mass (g)</w:t>
            </w:r>
          </w:p>
        </w:tc>
        <w:tc>
          <w:tcPr>
            <w:tcW w:w="351" w:type="pct"/>
            <w:tcBorders>
              <w:top w:val="single" w:sz="4" w:space="0" w:color="auto"/>
              <w:bottom w:val="single" w:sz="4" w:space="0" w:color="auto"/>
            </w:tcBorders>
            <w:shd w:val="clear" w:color="auto" w:fill="auto"/>
            <w:tcMar>
              <w:top w:w="75" w:type="dxa"/>
              <w:left w:w="75" w:type="dxa"/>
              <w:bottom w:w="75" w:type="dxa"/>
              <w:right w:w="75" w:type="dxa"/>
            </w:tcMar>
            <w:hideMark/>
          </w:tcPr>
          <w:p w14:paraId="1DD8AD8C" w14:textId="77777777" w:rsidR="00465582" w:rsidRPr="00FA395A" w:rsidRDefault="00465582" w:rsidP="007C46F9">
            <w:pPr>
              <w:spacing w:after="0" w:line="240" w:lineRule="auto"/>
              <w:jc w:val="center"/>
              <w:rPr>
                <w:rFonts w:ascii="Arial" w:eastAsia="Times New Roman" w:hAnsi="Arial" w:cs="Arial"/>
                <w:b/>
                <w:bCs/>
                <w:sz w:val="16"/>
                <w:szCs w:val="20"/>
              </w:rPr>
            </w:pPr>
            <w:r w:rsidRPr="00FA395A">
              <w:rPr>
                <w:rFonts w:ascii="Arial" w:eastAsia="Times New Roman" w:hAnsi="Arial" w:cs="Arial"/>
                <w:b/>
                <w:bCs/>
                <w:sz w:val="16"/>
                <w:szCs w:val="20"/>
              </w:rPr>
              <w:t>platform</w:t>
            </w:r>
          </w:p>
        </w:tc>
        <w:tc>
          <w:tcPr>
            <w:tcW w:w="353" w:type="pct"/>
            <w:tcBorders>
              <w:top w:val="single" w:sz="4" w:space="0" w:color="auto"/>
              <w:bottom w:val="single" w:sz="4" w:space="0" w:color="auto"/>
            </w:tcBorders>
            <w:shd w:val="clear" w:color="auto" w:fill="auto"/>
            <w:tcMar>
              <w:top w:w="75" w:type="dxa"/>
              <w:left w:w="75" w:type="dxa"/>
              <w:bottom w:w="75" w:type="dxa"/>
              <w:right w:w="75" w:type="dxa"/>
            </w:tcMar>
            <w:hideMark/>
          </w:tcPr>
          <w:p w14:paraId="1C86A1DD" w14:textId="77777777" w:rsidR="00465582" w:rsidRPr="00FA395A" w:rsidRDefault="00465582"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plat</w:t>
            </w:r>
            <w:r w:rsidRPr="00FA395A">
              <w:rPr>
                <w:rFonts w:ascii="Arial" w:hAnsi="Arial" w:cs="Arial"/>
                <w:b/>
                <w:bCs/>
                <w:sz w:val="16"/>
                <w:szCs w:val="20"/>
              </w:rPr>
              <w:t xml:space="preserve">form </w:t>
            </w:r>
            <w:r w:rsidRPr="00FA395A">
              <w:rPr>
                <w:rFonts w:ascii="Arial" w:eastAsia="Times New Roman" w:hAnsi="Arial" w:cs="Arial"/>
                <w:b/>
                <w:bCs/>
                <w:sz w:val="16"/>
                <w:szCs w:val="20"/>
              </w:rPr>
              <w:t>width (mm)</w:t>
            </w:r>
          </w:p>
        </w:tc>
        <w:tc>
          <w:tcPr>
            <w:tcW w:w="435" w:type="pct"/>
            <w:tcBorders>
              <w:top w:val="single" w:sz="4" w:space="0" w:color="auto"/>
              <w:bottom w:val="single" w:sz="4" w:space="0" w:color="auto"/>
            </w:tcBorders>
            <w:shd w:val="clear" w:color="auto" w:fill="auto"/>
            <w:tcMar>
              <w:top w:w="75" w:type="dxa"/>
              <w:left w:w="75" w:type="dxa"/>
              <w:bottom w:w="75" w:type="dxa"/>
              <w:right w:w="75" w:type="dxa"/>
            </w:tcMar>
            <w:hideMark/>
          </w:tcPr>
          <w:p w14:paraId="73FC5221" w14:textId="77777777" w:rsidR="00465582" w:rsidRPr="00FA395A" w:rsidRDefault="00465582"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plat</w:t>
            </w:r>
            <w:r w:rsidRPr="00FA395A">
              <w:rPr>
                <w:rFonts w:ascii="Arial" w:hAnsi="Arial" w:cs="Arial"/>
                <w:b/>
                <w:bCs/>
                <w:sz w:val="16"/>
                <w:szCs w:val="20"/>
              </w:rPr>
              <w:t xml:space="preserve">form </w:t>
            </w:r>
            <w:r w:rsidRPr="00FA395A">
              <w:rPr>
                <w:rFonts w:ascii="Arial" w:eastAsia="Times New Roman" w:hAnsi="Arial" w:cs="Arial"/>
                <w:b/>
                <w:bCs/>
                <w:sz w:val="16"/>
                <w:szCs w:val="20"/>
              </w:rPr>
              <w:t>thickness (mm)</w:t>
            </w:r>
          </w:p>
        </w:tc>
        <w:tc>
          <w:tcPr>
            <w:tcW w:w="366" w:type="pct"/>
            <w:tcBorders>
              <w:top w:val="single" w:sz="4" w:space="0" w:color="auto"/>
              <w:bottom w:val="single" w:sz="4" w:space="0" w:color="auto"/>
            </w:tcBorders>
            <w:shd w:val="clear" w:color="auto" w:fill="auto"/>
            <w:tcMar>
              <w:top w:w="75" w:type="dxa"/>
              <w:left w:w="75" w:type="dxa"/>
              <w:bottom w:w="75" w:type="dxa"/>
              <w:right w:w="75" w:type="dxa"/>
            </w:tcMar>
            <w:hideMark/>
          </w:tcPr>
          <w:p w14:paraId="31E7BAB1" w14:textId="77777777" w:rsidR="00465582" w:rsidRPr="00FA395A" w:rsidRDefault="00465582"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scar n</w:t>
            </w:r>
            <w:r w:rsidRPr="00FA395A">
              <w:rPr>
                <w:rFonts w:ascii="Arial" w:hAnsi="Arial" w:cs="Arial"/>
                <w:b/>
                <w:bCs/>
                <w:sz w:val="16"/>
                <w:szCs w:val="20"/>
              </w:rPr>
              <w:t>umber</w:t>
            </w:r>
          </w:p>
        </w:tc>
        <w:tc>
          <w:tcPr>
            <w:tcW w:w="479" w:type="pct"/>
            <w:tcBorders>
              <w:top w:val="single" w:sz="4" w:space="0" w:color="auto"/>
              <w:bottom w:val="single" w:sz="4" w:space="0" w:color="auto"/>
            </w:tcBorders>
            <w:shd w:val="clear" w:color="auto" w:fill="auto"/>
            <w:tcMar>
              <w:top w:w="75" w:type="dxa"/>
              <w:left w:w="75" w:type="dxa"/>
              <w:bottom w:w="75" w:type="dxa"/>
              <w:right w:w="75" w:type="dxa"/>
            </w:tcMar>
            <w:hideMark/>
          </w:tcPr>
          <w:p w14:paraId="21F1F823" w14:textId="77777777" w:rsidR="00465582" w:rsidRPr="00FA395A" w:rsidRDefault="00465582"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cor</w:t>
            </w:r>
            <w:r w:rsidRPr="00FA395A">
              <w:rPr>
                <w:rFonts w:ascii="Arial" w:hAnsi="Arial" w:cs="Arial"/>
                <w:b/>
                <w:bCs/>
                <w:sz w:val="16"/>
                <w:szCs w:val="20"/>
              </w:rPr>
              <w:t xml:space="preserve">tex </w:t>
            </w:r>
            <w:r w:rsidRPr="00FA395A">
              <w:rPr>
                <w:rFonts w:ascii="Arial" w:eastAsia="Times New Roman" w:hAnsi="Arial" w:cs="Arial"/>
                <w:b/>
                <w:bCs/>
                <w:sz w:val="16"/>
                <w:szCs w:val="20"/>
              </w:rPr>
              <w:t>percentage (%)</w:t>
            </w:r>
          </w:p>
        </w:tc>
      </w:tr>
      <w:tr w:rsidR="00873EC2" w:rsidRPr="00FA395A" w14:paraId="764E6BAD" w14:textId="77777777" w:rsidTr="007C46F9">
        <w:trPr>
          <w:jc w:val="center"/>
        </w:trPr>
        <w:tc>
          <w:tcPr>
            <w:tcW w:w="199" w:type="pct"/>
            <w:tcBorders>
              <w:top w:val="single" w:sz="4" w:space="0" w:color="auto"/>
            </w:tcBorders>
          </w:tcPr>
          <w:p w14:paraId="6F6D5664" w14:textId="77777777" w:rsidR="00465582" w:rsidRPr="00FA395A" w:rsidRDefault="00465582" w:rsidP="007C46F9">
            <w:pPr>
              <w:spacing w:after="0" w:line="240" w:lineRule="auto"/>
              <w:jc w:val="center"/>
              <w:rPr>
                <w:rFonts w:ascii="Arial" w:eastAsia="Times New Roman" w:hAnsi="Arial" w:cs="Arial"/>
                <w:b/>
                <w:sz w:val="16"/>
                <w:szCs w:val="20"/>
              </w:rPr>
            </w:pPr>
            <w:r w:rsidRPr="00FA395A">
              <w:rPr>
                <w:rFonts w:ascii="Arial" w:eastAsia="Times New Roman" w:hAnsi="Arial" w:cs="Arial"/>
                <w:b/>
                <w:sz w:val="16"/>
                <w:szCs w:val="20"/>
              </w:rPr>
              <w:t>mean</w:t>
            </w:r>
          </w:p>
        </w:tc>
        <w:tc>
          <w:tcPr>
            <w:tcW w:w="299" w:type="pct"/>
            <w:tcBorders>
              <w:top w:val="single" w:sz="4" w:space="0" w:color="auto"/>
            </w:tcBorders>
            <w:shd w:val="clear" w:color="auto" w:fill="auto"/>
            <w:tcMar>
              <w:top w:w="75" w:type="dxa"/>
              <w:left w:w="75" w:type="dxa"/>
              <w:bottom w:w="75" w:type="dxa"/>
              <w:right w:w="75" w:type="dxa"/>
            </w:tcMar>
          </w:tcPr>
          <w:p w14:paraId="50982686"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47.2</w:t>
            </w:r>
          </w:p>
        </w:tc>
        <w:tc>
          <w:tcPr>
            <w:tcW w:w="544" w:type="pct"/>
            <w:tcBorders>
              <w:top w:val="single" w:sz="4" w:space="0" w:color="auto"/>
            </w:tcBorders>
            <w:shd w:val="clear" w:color="auto" w:fill="auto"/>
            <w:tcMar>
              <w:top w:w="75" w:type="dxa"/>
              <w:left w:w="75" w:type="dxa"/>
              <w:bottom w:w="75" w:type="dxa"/>
              <w:right w:w="75" w:type="dxa"/>
            </w:tcMar>
          </w:tcPr>
          <w:p w14:paraId="780AC79B"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75.1</w:t>
            </w:r>
          </w:p>
        </w:tc>
        <w:tc>
          <w:tcPr>
            <w:tcW w:w="400" w:type="pct"/>
            <w:tcBorders>
              <w:top w:val="single" w:sz="4" w:space="0" w:color="auto"/>
            </w:tcBorders>
            <w:shd w:val="clear" w:color="auto" w:fill="auto"/>
            <w:tcMar>
              <w:top w:w="75" w:type="dxa"/>
              <w:left w:w="75" w:type="dxa"/>
              <w:bottom w:w="75" w:type="dxa"/>
              <w:right w:w="75" w:type="dxa"/>
            </w:tcMar>
          </w:tcPr>
          <w:p w14:paraId="509878D9"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58.0</w:t>
            </w:r>
          </w:p>
        </w:tc>
        <w:tc>
          <w:tcPr>
            <w:tcW w:w="399" w:type="pct"/>
            <w:tcBorders>
              <w:top w:val="single" w:sz="4" w:space="0" w:color="auto"/>
            </w:tcBorders>
            <w:shd w:val="clear" w:color="auto" w:fill="auto"/>
            <w:tcMar>
              <w:top w:w="75" w:type="dxa"/>
              <w:left w:w="75" w:type="dxa"/>
              <w:bottom w:w="75" w:type="dxa"/>
              <w:right w:w="75" w:type="dxa"/>
            </w:tcMar>
          </w:tcPr>
          <w:p w14:paraId="0460FA46"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49.2</w:t>
            </w:r>
          </w:p>
        </w:tc>
        <w:tc>
          <w:tcPr>
            <w:tcW w:w="394" w:type="pct"/>
            <w:tcBorders>
              <w:top w:val="single" w:sz="4" w:space="0" w:color="auto"/>
            </w:tcBorders>
            <w:shd w:val="clear" w:color="auto" w:fill="auto"/>
            <w:tcMar>
              <w:top w:w="75" w:type="dxa"/>
              <w:left w:w="75" w:type="dxa"/>
              <w:bottom w:w="75" w:type="dxa"/>
              <w:right w:w="75" w:type="dxa"/>
            </w:tcMar>
          </w:tcPr>
          <w:p w14:paraId="176DEFF4"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51.8</w:t>
            </w:r>
          </w:p>
        </w:tc>
        <w:tc>
          <w:tcPr>
            <w:tcW w:w="475" w:type="pct"/>
            <w:tcBorders>
              <w:top w:val="single" w:sz="4" w:space="0" w:color="auto"/>
            </w:tcBorders>
            <w:shd w:val="clear" w:color="auto" w:fill="auto"/>
            <w:tcMar>
              <w:top w:w="75" w:type="dxa"/>
              <w:left w:w="75" w:type="dxa"/>
              <w:bottom w:w="75" w:type="dxa"/>
              <w:right w:w="75" w:type="dxa"/>
            </w:tcMar>
          </w:tcPr>
          <w:p w14:paraId="6F9B10AC"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38.7</w:t>
            </w:r>
          </w:p>
        </w:tc>
        <w:tc>
          <w:tcPr>
            <w:tcW w:w="244" w:type="pct"/>
            <w:tcBorders>
              <w:top w:val="single" w:sz="4" w:space="0" w:color="auto"/>
            </w:tcBorders>
            <w:shd w:val="clear" w:color="auto" w:fill="auto"/>
            <w:tcMar>
              <w:top w:w="75" w:type="dxa"/>
              <w:left w:w="75" w:type="dxa"/>
              <w:bottom w:w="75" w:type="dxa"/>
              <w:right w:w="75" w:type="dxa"/>
            </w:tcMar>
          </w:tcPr>
          <w:p w14:paraId="2ADB76B2"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198.9</w:t>
            </w:r>
          </w:p>
        </w:tc>
        <w:tc>
          <w:tcPr>
            <w:tcW w:w="351" w:type="pct"/>
            <w:tcBorders>
              <w:top w:val="single" w:sz="4" w:space="0" w:color="auto"/>
            </w:tcBorders>
            <w:shd w:val="clear" w:color="auto" w:fill="auto"/>
            <w:tcMar>
              <w:top w:w="75" w:type="dxa"/>
              <w:left w:w="75" w:type="dxa"/>
              <w:bottom w:w="75" w:type="dxa"/>
              <w:right w:w="75" w:type="dxa"/>
            </w:tcMar>
          </w:tcPr>
          <w:p w14:paraId="406546D5"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1.5</w:t>
            </w:r>
          </w:p>
        </w:tc>
        <w:tc>
          <w:tcPr>
            <w:tcW w:w="353" w:type="pct"/>
            <w:tcBorders>
              <w:top w:val="single" w:sz="4" w:space="0" w:color="auto"/>
            </w:tcBorders>
            <w:shd w:val="clear" w:color="auto" w:fill="auto"/>
            <w:tcMar>
              <w:top w:w="75" w:type="dxa"/>
              <w:left w:w="75" w:type="dxa"/>
              <w:bottom w:w="75" w:type="dxa"/>
              <w:right w:w="75" w:type="dxa"/>
            </w:tcMar>
          </w:tcPr>
          <w:p w14:paraId="085B2DC0"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50.9</w:t>
            </w:r>
          </w:p>
        </w:tc>
        <w:tc>
          <w:tcPr>
            <w:tcW w:w="435" w:type="pct"/>
            <w:tcBorders>
              <w:top w:val="single" w:sz="4" w:space="0" w:color="auto"/>
            </w:tcBorders>
            <w:shd w:val="clear" w:color="auto" w:fill="auto"/>
            <w:tcMar>
              <w:top w:w="75" w:type="dxa"/>
              <w:left w:w="75" w:type="dxa"/>
              <w:bottom w:w="75" w:type="dxa"/>
              <w:right w:w="75" w:type="dxa"/>
            </w:tcMar>
          </w:tcPr>
          <w:p w14:paraId="2CF6E675"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43.7</w:t>
            </w:r>
          </w:p>
        </w:tc>
        <w:tc>
          <w:tcPr>
            <w:tcW w:w="366" w:type="pct"/>
            <w:tcBorders>
              <w:top w:val="single" w:sz="4" w:space="0" w:color="auto"/>
            </w:tcBorders>
            <w:shd w:val="clear" w:color="auto" w:fill="auto"/>
            <w:tcMar>
              <w:top w:w="75" w:type="dxa"/>
              <w:left w:w="75" w:type="dxa"/>
              <w:bottom w:w="75" w:type="dxa"/>
              <w:right w:w="75" w:type="dxa"/>
            </w:tcMar>
          </w:tcPr>
          <w:p w14:paraId="16F3E9D4"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2.9</w:t>
            </w:r>
          </w:p>
        </w:tc>
        <w:tc>
          <w:tcPr>
            <w:tcW w:w="479" w:type="pct"/>
            <w:tcBorders>
              <w:top w:val="single" w:sz="4" w:space="0" w:color="auto"/>
            </w:tcBorders>
            <w:shd w:val="clear" w:color="auto" w:fill="auto"/>
            <w:tcMar>
              <w:top w:w="75" w:type="dxa"/>
              <w:left w:w="75" w:type="dxa"/>
              <w:bottom w:w="75" w:type="dxa"/>
              <w:right w:w="75" w:type="dxa"/>
            </w:tcMar>
          </w:tcPr>
          <w:p w14:paraId="265E1CE5"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14.5</w:t>
            </w:r>
          </w:p>
        </w:tc>
        <w:tc>
          <w:tcPr>
            <w:tcW w:w="63" w:type="pct"/>
            <w:shd w:val="clear" w:color="auto" w:fill="auto"/>
            <w:tcMar>
              <w:top w:w="75" w:type="dxa"/>
              <w:left w:w="75" w:type="dxa"/>
              <w:bottom w:w="75" w:type="dxa"/>
              <w:right w:w="75" w:type="dxa"/>
            </w:tcMar>
          </w:tcPr>
          <w:p w14:paraId="03873D7C" w14:textId="77777777" w:rsidR="00465582" w:rsidRPr="00FA395A" w:rsidRDefault="00465582" w:rsidP="007C46F9">
            <w:pPr>
              <w:spacing w:after="0" w:line="240" w:lineRule="auto"/>
              <w:jc w:val="center"/>
              <w:rPr>
                <w:rFonts w:ascii="Arial" w:eastAsia="Times New Roman" w:hAnsi="Arial" w:cs="Arial"/>
                <w:sz w:val="16"/>
                <w:szCs w:val="20"/>
              </w:rPr>
            </w:pPr>
          </w:p>
        </w:tc>
      </w:tr>
      <w:tr w:rsidR="00873EC2" w:rsidRPr="00FA395A" w14:paraId="7C6FDEA0" w14:textId="77777777" w:rsidTr="007C46F9">
        <w:trPr>
          <w:jc w:val="center"/>
        </w:trPr>
        <w:tc>
          <w:tcPr>
            <w:tcW w:w="199" w:type="pct"/>
          </w:tcPr>
          <w:p w14:paraId="3985BD71" w14:textId="77777777" w:rsidR="00465582" w:rsidRPr="00FA395A" w:rsidRDefault="00465582" w:rsidP="007C46F9">
            <w:pPr>
              <w:spacing w:after="0" w:line="240" w:lineRule="auto"/>
              <w:jc w:val="center"/>
              <w:rPr>
                <w:rFonts w:ascii="Arial" w:hAnsi="Arial" w:cs="Arial"/>
                <w:b/>
                <w:sz w:val="16"/>
                <w:szCs w:val="20"/>
              </w:rPr>
            </w:pPr>
            <w:r w:rsidRPr="00FA395A">
              <w:rPr>
                <w:rFonts w:ascii="Arial" w:hAnsi="Arial" w:cs="Arial"/>
                <w:b/>
                <w:sz w:val="16"/>
                <w:szCs w:val="20"/>
              </w:rPr>
              <w:t>SD</w:t>
            </w:r>
          </w:p>
        </w:tc>
        <w:tc>
          <w:tcPr>
            <w:tcW w:w="299" w:type="pct"/>
            <w:shd w:val="clear" w:color="auto" w:fill="auto"/>
            <w:tcMar>
              <w:top w:w="75" w:type="dxa"/>
              <w:left w:w="75" w:type="dxa"/>
              <w:bottom w:w="75" w:type="dxa"/>
              <w:right w:w="75" w:type="dxa"/>
            </w:tcMar>
          </w:tcPr>
          <w:p w14:paraId="5AC1599D"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20.2</w:t>
            </w:r>
          </w:p>
        </w:tc>
        <w:tc>
          <w:tcPr>
            <w:tcW w:w="544" w:type="pct"/>
            <w:shd w:val="clear" w:color="auto" w:fill="auto"/>
            <w:tcMar>
              <w:top w:w="75" w:type="dxa"/>
              <w:left w:w="75" w:type="dxa"/>
              <w:bottom w:w="75" w:type="dxa"/>
              <w:right w:w="75" w:type="dxa"/>
            </w:tcMar>
          </w:tcPr>
          <w:p w14:paraId="4697B367"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21.6</w:t>
            </w:r>
          </w:p>
        </w:tc>
        <w:tc>
          <w:tcPr>
            <w:tcW w:w="400" w:type="pct"/>
            <w:shd w:val="clear" w:color="auto" w:fill="auto"/>
            <w:tcMar>
              <w:top w:w="75" w:type="dxa"/>
              <w:left w:w="75" w:type="dxa"/>
              <w:bottom w:w="75" w:type="dxa"/>
              <w:right w:w="75" w:type="dxa"/>
            </w:tcMar>
          </w:tcPr>
          <w:p w14:paraId="44CA4851"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21.2</w:t>
            </w:r>
          </w:p>
        </w:tc>
        <w:tc>
          <w:tcPr>
            <w:tcW w:w="399" w:type="pct"/>
            <w:shd w:val="clear" w:color="auto" w:fill="auto"/>
            <w:tcMar>
              <w:top w:w="75" w:type="dxa"/>
              <w:left w:w="75" w:type="dxa"/>
              <w:bottom w:w="75" w:type="dxa"/>
              <w:right w:w="75" w:type="dxa"/>
            </w:tcMar>
          </w:tcPr>
          <w:p w14:paraId="1F45135C"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21.5</w:t>
            </w:r>
          </w:p>
        </w:tc>
        <w:tc>
          <w:tcPr>
            <w:tcW w:w="394" w:type="pct"/>
            <w:shd w:val="clear" w:color="auto" w:fill="auto"/>
            <w:tcMar>
              <w:top w:w="75" w:type="dxa"/>
              <w:left w:w="75" w:type="dxa"/>
              <w:bottom w:w="75" w:type="dxa"/>
              <w:right w:w="75" w:type="dxa"/>
            </w:tcMar>
          </w:tcPr>
          <w:p w14:paraId="38047249"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29.6</w:t>
            </w:r>
          </w:p>
        </w:tc>
        <w:tc>
          <w:tcPr>
            <w:tcW w:w="475" w:type="pct"/>
            <w:shd w:val="clear" w:color="auto" w:fill="auto"/>
            <w:tcMar>
              <w:top w:w="75" w:type="dxa"/>
              <w:left w:w="75" w:type="dxa"/>
              <w:bottom w:w="75" w:type="dxa"/>
              <w:right w:w="75" w:type="dxa"/>
            </w:tcMar>
          </w:tcPr>
          <w:p w14:paraId="1DA12766"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17.1</w:t>
            </w:r>
          </w:p>
        </w:tc>
        <w:tc>
          <w:tcPr>
            <w:tcW w:w="244" w:type="pct"/>
            <w:shd w:val="clear" w:color="auto" w:fill="auto"/>
            <w:tcMar>
              <w:top w:w="75" w:type="dxa"/>
              <w:left w:w="75" w:type="dxa"/>
              <w:bottom w:w="75" w:type="dxa"/>
              <w:right w:w="75" w:type="dxa"/>
            </w:tcMar>
          </w:tcPr>
          <w:p w14:paraId="4A713577"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166.8</w:t>
            </w:r>
          </w:p>
        </w:tc>
        <w:tc>
          <w:tcPr>
            <w:tcW w:w="351" w:type="pct"/>
            <w:shd w:val="clear" w:color="auto" w:fill="auto"/>
            <w:tcMar>
              <w:top w:w="75" w:type="dxa"/>
              <w:left w:w="75" w:type="dxa"/>
              <w:bottom w:w="75" w:type="dxa"/>
              <w:right w:w="75" w:type="dxa"/>
            </w:tcMar>
          </w:tcPr>
          <w:p w14:paraId="741D0605"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0.8</w:t>
            </w:r>
          </w:p>
        </w:tc>
        <w:tc>
          <w:tcPr>
            <w:tcW w:w="353" w:type="pct"/>
            <w:shd w:val="clear" w:color="auto" w:fill="auto"/>
            <w:tcMar>
              <w:top w:w="75" w:type="dxa"/>
              <w:left w:w="75" w:type="dxa"/>
              <w:bottom w:w="75" w:type="dxa"/>
              <w:right w:w="75" w:type="dxa"/>
            </w:tcMar>
          </w:tcPr>
          <w:p w14:paraId="187CEE52"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20.0</w:t>
            </w:r>
          </w:p>
        </w:tc>
        <w:tc>
          <w:tcPr>
            <w:tcW w:w="435" w:type="pct"/>
            <w:shd w:val="clear" w:color="auto" w:fill="auto"/>
            <w:tcMar>
              <w:top w:w="75" w:type="dxa"/>
              <w:left w:w="75" w:type="dxa"/>
              <w:bottom w:w="75" w:type="dxa"/>
              <w:right w:w="75" w:type="dxa"/>
            </w:tcMar>
          </w:tcPr>
          <w:p w14:paraId="0BCF870D"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19.8</w:t>
            </w:r>
          </w:p>
        </w:tc>
        <w:tc>
          <w:tcPr>
            <w:tcW w:w="366" w:type="pct"/>
            <w:shd w:val="clear" w:color="auto" w:fill="auto"/>
            <w:tcMar>
              <w:top w:w="75" w:type="dxa"/>
              <w:left w:w="75" w:type="dxa"/>
              <w:bottom w:w="75" w:type="dxa"/>
              <w:right w:w="75" w:type="dxa"/>
            </w:tcMar>
          </w:tcPr>
          <w:p w14:paraId="337CA73C"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2.0</w:t>
            </w:r>
          </w:p>
        </w:tc>
        <w:tc>
          <w:tcPr>
            <w:tcW w:w="479" w:type="pct"/>
            <w:shd w:val="clear" w:color="auto" w:fill="auto"/>
            <w:tcMar>
              <w:top w:w="75" w:type="dxa"/>
              <w:left w:w="75" w:type="dxa"/>
              <w:bottom w:w="75" w:type="dxa"/>
              <w:right w:w="75" w:type="dxa"/>
            </w:tcMar>
          </w:tcPr>
          <w:p w14:paraId="50287466"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19.4</w:t>
            </w:r>
          </w:p>
        </w:tc>
        <w:tc>
          <w:tcPr>
            <w:tcW w:w="63" w:type="pct"/>
            <w:shd w:val="clear" w:color="auto" w:fill="auto"/>
            <w:tcMar>
              <w:top w:w="75" w:type="dxa"/>
              <w:left w:w="75" w:type="dxa"/>
              <w:bottom w:w="75" w:type="dxa"/>
              <w:right w:w="75" w:type="dxa"/>
            </w:tcMar>
          </w:tcPr>
          <w:p w14:paraId="3B065176" w14:textId="77777777" w:rsidR="00465582" w:rsidRPr="00FA395A" w:rsidRDefault="00465582" w:rsidP="007C46F9">
            <w:pPr>
              <w:spacing w:after="0" w:line="240" w:lineRule="auto"/>
              <w:jc w:val="center"/>
              <w:rPr>
                <w:rFonts w:ascii="Arial" w:eastAsia="Times New Roman" w:hAnsi="Arial" w:cs="Arial"/>
                <w:sz w:val="16"/>
                <w:szCs w:val="20"/>
              </w:rPr>
            </w:pPr>
          </w:p>
        </w:tc>
      </w:tr>
      <w:tr w:rsidR="00873EC2" w:rsidRPr="00FA395A" w14:paraId="09F4A273" w14:textId="77777777" w:rsidTr="007C46F9">
        <w:trPr>
          <w:jc w:val="center"/>
        </w:trPr>
        <w:tc>
          <w:tcPr>
            <w:tcW w:w="199" w:type="pct"/>
          </w:tcPr>
          <w:p w14:paraId="6ABC9A41" w14:textId="77777777" w:rsidR="00465582" w:rsidRPr="00FA395A" w:rsidRDefault="00465582" w:rsidP="007C46F9">
            <w:pPr>
              <w:spacing w:after="0" w:line="240" w:lineRule="auto"/>
              <w:jc w:val="center"/>
              <w:rPr>
                <w:rFonts w:ascii="Arial" w:eastAsia="Times New Roman" w:hAnsi="Arial" w:cs="Arial"/>
                <w:b/>
                <w:sz w:val="16"/>
                <w:szCs w:val="20"/>
              </w:rPr>
            </w:pPr>
            <w:r w:rsidRPr="00FA395A">
              <w:rPr>
                <w:rFonts w:ascii="Arial" w:eastAsia="Times New Roman" w:hAnsi="Arial" w:cs="Arial"/>
                <w:b/>
                <w:sz w:val="16"/>
                <w:szCs w:val="20"/>
              </w:rPr>
              <w:t>CV</w:t>
            </w:r>
          </w:p>
        </w:tc>
        <w:tc>
          <w:tcPr>
            <w:tcW w:w="299" w:type="pct"/>
            <w:shd w:val="clear" w:color="auto" w:fill="auto"/>
            <w:tcMar>
              <w:top w:w="75" w:type="dxa"/>
              <w:left w:w="75" w:type="dxa"/>
              <w:bottom w:w="75" w:type="dxa"/>
              <w:right w:w="75" w:type="dxa"/>
            </w:tcMar>
          </w:tcPr>
          <w:p w14:paraId="6076B2D0"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544" w:type="pct"/>
            <w:shd w:val="clear" w:color="auto" w:fill="auto"/>
            <w:tcMar>
              <w:top w:w="75" w:type="dxa"/>
              <w:left w:w="75" w:type="dxa"/>
              <w:bottom w:w="75" w:type="dxa"/>
              <w:right w:w="75" w:type="dxa"/>
            </w:tcMar>
          </w:tcPr>
          <w:p w14:paraId="44B6B16D"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0.3</w:t>
            </w:r>
          </w:p>
        </w:tc>
        <w:tc>
          <w:tcPr>
            <w:tcW w:w="400" w:type="pct"/>
            <w:shd w:val="clear" w:color="auto" w:fill="auto"/>
            <w:tcMar>
              <w:top w:w="75" w:type="dxa"/>
              <w:left w:w="75" w:type="dxa"/>
              <w:bottom w:w="75" w:type="dxa"/>
              <w:right w:w="75" w:type="dxa"/>
            </w:tcMar>
          </w:tcPr>
          <w:p w14:paraId="2FC17099"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399" w:type="pct"/>
            <w:shd w:val="clear" w:color="auto" w:fill="auto"/>
            <w:tcMar>
              <w:top w:w="75" w:type="dxa"/>
              <w:left w:w="75" w:type="dxa"/>
              <w:bottom w:w="75" w:type="dxa"/>
              <w:right w:w="75" w:type="dxa"/>
            </w:tcMar>
          </w:tcPr>
          <w:p w14:paraId="2B097ACB"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394" w:type="pct"/>
            <w:shd w:val="clear" w:color="auto" w:fill="auto"/>
            <w:tcMar>
              <w:top w:w="75" w:type="dxa"/>
              <w:left w:w="75" w:type="dxa"/>
              <w:bottom w:w="75" w:type="dxa"/>
              <w:right w:w="75" w:type="dxa"/>
            </w:tcMar>
          </w:tcPr>
          <w:p w14:paraId="25B89617"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0.6</w:t>
            </w:r>
          </w:p>
        </w:tc>
        <w:tc>
          <w:tcPr>
            <w:tcW w:w="475" w:type="pct"/>
            <w:shd w:val="clear" w:color="auto" w:fill="auto"/>
            <w:tcMar>
              <w:top w:w="75" w:type="dxa"/>
              <w:left w:w="75" w:type="dxa"/>
              <w:bottom w:w="75" w:type="dxa"/>
              <w:right w:w="75" w:type="dxa"/>
            </w:tcMar>
          </w:tcPr>
          <w:p w14:paraId="3562A9C0"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244" w:type="pct"/>
            <w:shd w:val="clear" w:color="auto" w:fill="auto"/>
            <w:tcMar>
              <w:top w:w="75" w:type="dxa"/>
              <w:left w:w="75" w:type="dxa"/>
              <w:bottom w:w="75" w:type="dxa"/>
              <w:right w:w="75" w:type="dxa"/>
            </w:tcMar>
          </w:tcPr>
          <w:p w14:paraId="251709D6"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0.8</w:t>
            </w:r>
          </w:p>
        </w:tc>
        <w:tc>
          <w:tcPr>
            <w:tcW w:w="351" w:type="pct"/>
            <w:shd w:val="clear" w:color="auto" w:fill="auto"/>
            <w:tcMar>
              <w:top w:w="75" w:type="dxa"/>
              <w:left w:w="75" w:type="dxa"/>
              <w:bottom w:w="75" w:type="dxa"/>
              <w:right w:w="75" w:type="dxa"/>
            </w:tcMar>
          </w:tcPr>
          <w:p w14:paraId="7FE11D79"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0.5</w:t>
            </w:r>
          </w:p>
        </w:tc>
        <w:tc>
          <w:tcPr>
            <w:tcW w:w="353" w:type="pct"/>
            <w:shd w:val="clear" w:color="auto" w:fill="auto"/>
            <w:tcMar>
              <w:top w:w="75" w:type="dxa"/>
              <w:left w:w="75" w:type="dxa"/>
              <w:bottom w:w="75" w:type="dxa"/>
              <w:right w:w="75" w:type="dxa"/>
            </w:tcMar>
          </w:tcPr>
          <w:p w14:paraId="7A3496C7"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435" w:type="pct"/>
            <w:shd w:val="clear" w:color="auto" w:fill="auto"/>
            <w:tcMar>
              <w:top w:w="75" w:type="dxa"/>
              <w:left w:w="75" w:type="dxa"/>
              <w:bottom w:w="75" w:type="dxa"/>
              <w:right w:w="75" w:type="dxa"/>
            </w:tcMar>
          </w:tcPr>
          <w:p w14:paraId="4E8938D1"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0.5</w:t>
            </w:r>
          </w:p>
        </w:tc>
        <w:tc>
          <w:tcPr>
            <w:tcW w:w="366" w:type="pct"/>
            <w:shd w:val="clear" w:color="auto" w:fill="auto"/>
            <w:tcMar>
              <w:top w:w="75" w:type="dxa"/>
              <w:left w:w="75" w:type="dxa"/>
              <w:bottom w:w="75" w:type="dxa"/>
              <w:right w:w="75" w:type="dxa"/>
            </w:tcMar>
          </w:tcPr>
          <w:p w14:paraId="015592C1"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0.7</w:t>
            </w:r>
          </w:p>
        </w:tc>
        <w:tc>
          <w:tcPr>
            <w:tcW w:w="479" w:type="pct"/>
            <w:shd w:val="clear" w:color="auto" w:fill="auto"/>
            <w:tcMar>
              <w:top w:w="75" w:type="dxa"/>
              <w:left w:w="75" w:type="dxa"/>
              <w:bottom w:w="75" w:type="dxa"/>
              <w:right w:w="75" w:type="dxa"/>
            </w:tcMar>
          </w:tcPr>
          <w:p w14:paraId="4AEBAE02"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1.3</w:t>
            </w:r>
          </w:p>
        </w:tc>
        <w:tc>
          <w:tcPr>
            <w:tcW w:w="63" w:type="pct"/>
            <w:shd w:val="clear" w:color="auto" w:fill="auto"/>
            <w:tcMar>
              <w:top w:w="75" w:type="dxa"/>
              <w:left w:w="75" w:type="dxa"/>
              <w:bottom w:w="75" w:type="dxa"/>
              <w:right w:w="75" w:type="dxa"/>
            </w:tcMar>
          </w:tcPr>
          <w:p w14:paraId="4E7F6FE6" w14:textId="77777777" w:rsidR="00465582" w:rsidRPr="00FA395A" w:rsidRDefault="00465582" w:rsidP="007C46F9">
            <w:pPr>
              <w:spacing w:after="0" w:line="240" w:lineRule="auto"/>
              <w:jc w:val="center"/>
              <w:rPr>
                <w:rFonts w:ascii="Arial" w:eastAsia="Times New Roman" w:hAnsi="Arial" w:cs="Arial"/>
                <w:sz w:val="16"/>
                <w:szCs w:val="20"/>
              </w:rPr>
            </w:pPr>
          </w:p>
        </w:tc>
      </w:tr>
      <w:tr w:rsidR="00873EC2" w:rsidRPr="00FA395A" w14:paraId="3263FAB4" w14:textId="77777777" w:rsidTr="007C46F9">
        <w:trPr>
          <w:jc w:val="center"/>
        </w:trPr>
        <w:tc>
          <w:tcPr>
            <w:tcW w:w="199" w:type="pct"/>
          </w:tcPr>
          <w:p w14:paraId="0908CBBB" w14:textId="77777777" w:rsidR="00465582" w:rsidRPr="00FA395A" w:rsidRDefault="00465582" w:rsidP="007C46F9">
            <w:pPr>
              <w:spacing w:after="0" w:line="240" w:lineRule="auto"/>
              <w:jc w:val="center"/>
              <w:rPr>
                <w:rFonts w:ascii="Arial" w:eastAsia="Times New Roman" w:hAnsi="Arial" w:cs="Arial"/>
                <w:b/>
                <w:sz w:val="16"/>
                <w:szCs w:val="20"/>
              </w:rPr>
            </w:pPr>
            <w:r w:rsidRPr="00FA395A">
              <w:rPr>
                <w:rFonts w:ascii="Arial" w:eastAsia="Times New Roman" w:hAnsi="Arial" w:cs="Arial"/>
                <w:b/>
                <w:sz w:val="16"/>
                <w:szCs w:val="20"/>
              </w:rPr>
              <w:t>25%</w:t>
            </w:r>
          </w:p>
        </w:tc>
        <w:tc>
          <w:tcPr>
            <w:tcW w:w="299" w:type="pct"/>
            <w:shd w:val="clear" w:color="auto" w:fill="auto"/>
            <w:tcMar>
              <w:top w:w="75" w:type="dxa"/>
              <w:left w:w="75" w:type="dxa"/>
              <w:bottom w:w="75" w:type="dxa"/>
              <w:right w:w="75" w:type="dxa"/>
            </w:tcMar>
          </w:tcPr>
          <w:p w14:paraId="317C7005"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33.0</w:t>
            </w:r>
          </w:p>
        </w:tc>
        <w:tc>
          <w:tcPr>
            <w:tcW w:w="544" w:type="pct"/>
            <w:shd w:val="clear" w:color="auto" w:fill="auto"/>
            <w:tcMar>
              <w:top w:w="75" w:type="dxa"/>
              <w:left w:w="75" w:type="dxa"/>
              <w:bottom w:w="75" w:type="dxa"/>
              <w:right w:w="75" w:type="dxa"/>
            </w:tcMar>
          </w:tcPr>
          <w:p w14:paraId="0DE2344E"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63.0</w:t>
            </w:r>
          </w:p>
        </w:tc>
        <w:tc>
          <w:tcPr>
            <w:tcW w:w="400" w:type="pct"/>
            <w:shd w:val="clear" w:color="auto" w:fill="auto"/>
            <w:tcMar>
              <w:top w:w="75" w:type="dxa"/>
              <w:left w:w="75" w:type="dxa"/>
              <w:bottom w:w="75" w:type="dxa"/>
              <w:right w:w="75" w:type="dxa"/>
            </w:tcMar>
          </w:tcPr>
          <w:p w14:paraId="39FD4890"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43.0</w:t>
            </w:r>
          </w:p>
        </w:tc>
        <w:tc>
          <w:tcPr>
            <w:tcW w:w="399" w:type="pct"/>
            <w:shd w:val="clear" w:color="auto" w:fill="auto"/>
            <w:tcMar>
              <w:top w:w="75" w:type="dxa"/>
              <w:left w:w="75" w:type="dxa"/>
              <w:bottom w:w="75" w:type="dxa"/>
              <w:right w:w="75" w:type="dxa"/>
            </w:tcMar>
          </w:tcPr>
          <w:p w14:paraId="44D586F1"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35.2</w:t>
            </w:r>
          </w:p>
        </w:tc>
        <w:tc>
          <w:tcPr>
            <w:tcW w:w="394" w:type="pct"/>
            <w:shd w:val="clear" w:color="auto" w:fill="auto"/>
            <w:tcMar>
              <w:top w:w="75" w:type="dxa"/>
              <w:left w:w="75" w:type="dxa"/>
              <w:bottom w:w="75" w:type="dxa"/>
              <w:right w:w="75" w:type="dxa"/>
            </w:tcMar>
          </w:tcPr>
          <w:p w14:paraId="4EA6A218"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38.2</w:t>
            </w:r>
          </w:p>
        </w:tc>
        <w:tc>
          <w:tcPr>
            <w:tcW w:w="475" w:type="pct"/>
            <w:shd w:val="clear" w:color="auto" w:fill="auto"/>
            <w:tcMar>
              <w:top w:w="75" w:type="dxa"/>
              <w:left w:w="75" w:type="dxa"/>
              <w:bottom w:w="75" w:type="dxa"/>
              <w:right w:w="75" w:type="dxa"/>
            </w:tcMar>
          </w:tcPr>
          <w:p w14:paraId="69A544B0"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27.2</w:t>
            </w:r>
          </w:p>
        </w:tc>
        <w:tc>
          <w:tcPr>
            <w:tcW w:w="244" w:type="pct"/>
            <w:shd w:val="clear" w:color="auto" w:fill="auto"/>
            <w:tcMar>
              <w:top w:w="75" w:type="dxa"/>
              <w:left w:w="75" w:type="dxa"/>
              <w:bottom w:w="75" w:type="dxa"/>
              <w:right w:w="75" w:type="dxa"/>
            </w:tcMar>
          </w:tcPr>
          <w:p w14:paraId="04490934"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100.2</w:t>
            </w:r>
          </w:p>
        </w:tc>
        <w:tc>
          <w:tcPr>
            <w:tcW w:w="351" w:type="pct"/>
            <w:shd w:val="clear" w:color="auto" w:fill="auto"/>
            <w:tcMar>
              <w:top w:w="75" w:type="dxa"/>
              <w:left w:w="75" w:type="dxa"/>
              <w:bottom w:w="75" w:type="dxa"/>
              <w:right w:w="75" w:type="dxa"/>
            </w:tcMar>
          </w:tcPr>
          <w:p w14:paraId="00F2CDA3"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1.0</w:t>
            </w:r>
          </w:p>
        </w:tc>
        <w:tc>
          <w:tcPr>
            <w:tcW w:w="353" w:type="pct"/>
            <w:shd w:val="clear" w:color="auto" w:fill="auto"/>
            <w:tcMar>
              <w:top w:w="75" w:type="dxa"/>
              <w:left w:w="75" w:type="dxa"/>
              <w:bottom w:w="75" w:type="dxa"/>
              <w:right w:w="75" w:type="dxa"/>
            </w:tcMar>
          </w:tcPr>
          <w:p w14:paraId="7DC78D19"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37.0</w:t>
            </w:r>
          </w:p>
        </w:tc>
        <w:tc>
          <w:tcPr>
            <w:tcW w:w="435" w:type="pct"/>
            <w:shd w:val="clear" w:color="auto" w:fill="auto"/>
            <w:tcMar>
              <w:top w:w="75" w:type="dxa"/>
              <w:left w:w="75" w:type="dxa"/>
              <w:bottom w:w="75" w:type="dxa"/>
              <w:right w:w="75" w:type="dxa"/>
            </w:tcMar>
          </w:tcPr>
          <w:p w14:paraId="6B7D02B3"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30.2</w:t>
            </w:r>
          </w:p>
        </w:tc>
        <w:tc>
          <w:tcPr>
            <w:tcW w:w="366" w:type="pct"/>
            <w:shd w:val="clear" w:color="auto" w:fill="auto"/>
            <w:tcMar>
              <w:top w:w="75" w:type="dxa"/>
              <w:left w:w="75" w:type="dxa"/>
              <w:bottom w:w="75" w:type="dxa"/>
              <w:right w:w="75" w:type="dxa"/>
            </w:tcMar>
          </w:tcPr>
          <w:p w14:paraId="35DD73C1"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1.2</w:t>
            </w:r>
          </w:p>
        </w:tc>
        <w:tc>
          <w:tcPr>
            <w:tcW w:w="479" w:type="pct"/>
            <w:shd w:val="clear" w:color="auto" w:fill="auto"/>
            <w:tcMar>
              <w:top w:w="75" w:type="dxa"/>
              <w:left w:w="75" w:type="dxa"/>
              <w:bottom w:w="75" w:type="dxa"/>
              <w:right w:w="75" w:type="dxa"/>
            </w:tcMar>
          </w:tcPr>
          <w:p w14:paraId="0BAE8E28"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0.0</w:t>
            </w:r>
          </w:p>
        </w:tc>
        <w:tc>
          <w:tcPr>
            <w:tcW w:w="63" w:type="pct"/>
            <w:shd w:val="clear" w:color="auto" w:fill="auto"/>
            <w:tcMar>
              <w:top w:w="75" w:type="dxa"/>
              <w:left w:w="75" w:type="dxa"/>
              <w:bottom w:w="75" w:type="dxa"/>
              <w:right w:w="75" w:type="dxa"/>
            </w:tcMar>
          </w:tcPr>
          <w:p w14:paraId="42903C3E" w14:textId="77777777" w:rsidR="00465582" w:rsidRPr="00FA395A" w:rsidRDefault="00465582" w:rsidP="007C46F9">
            <w:pPr>
              <w:spacing w:after="0" w:line="240" w:lineRule="auto"/>
              <w:jc w:val="center"/>
              <w:rPr>
                <w:rFonts w:ascii="Arial" w:eastAsia="Times New Roman" w:hAnsi="Arial" w:cs="Arial"/>
                <w:sz w:val="16"/>
                <w:szCs w:val="20"/>
              </w:rPr>
            </w:pPr>
          </w:p>
        </w:tc>
      </w:tr>
      <w:tr w:rsidR="00873EC2" w:rsidRPr="00FA395A" w14:paraId="01987C8A" w14:textId="77777777" w:rsidTr="007C46F9">
        <w:trPr>
          <w:jc w:val="center"/>
        </w:trPr>
        <w:tc>
          <w:tcPr>
            <w:tcW w:w="199" w:type="pct"/>
          </w:tcPr>
          <w:p w14:paraId="40959F9C" w14:textId="77777777" w:rsidR="00465582" w:rsidRPr="00FA395A" w:rsidRDefault="00465582" w:rsidP="007C46F9">
            <w:pPr>
              <w:spacing w:after="0" w:line="240" w:lineRule="auto"/>
              <w:jc w:val="center"/>
              <w:rPr>
                <w:rFonts w:ascii="Arial" w:eastAsia="Times New Roman" w:hAnsi="Arial" w:cs="Arial"/>
                <w:b/>
                <w:sz w:val="16"/>
                <w:szCs w:val="20"/>
              </w:rPr>
            </w:pPr>
            <w:r w:rsidRPr="00FA395A">
              <w:rPr>
                <w:rFonts w:ascii="Arial" w:eastAsia="Times New Roman" w:hAnsi="Arial" w:cs="Arial"/>
                <w:b/>
                <w:sz w:val="16"/>
                <w:szCs w:val="20"/>
              </w:rPr>
              <w:t>50%</w:t>
            </w:r>
          </w:p>
        </w:tc>
        <w:tc>
          <w:tcPr>
            <w:tcW w:w="299" w:type="pct"/>
            <w:shd w:val="clear" w:color="auto" w:fill="auto"/>
            <w:tcMar>
              <w:top w:w="75" w:type="dxa"/>
              <w:left w:w="75" w:type="dxa"/>
              <w:bottom w:w="75" w:type="dxa"/>
              <w:right w:w="75" w:type="dxa"/>
            </w:tcMar>
          </w:tcPr>
          <w:p w14:paraId="471903CE"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43.5</w:t>
            </w:r>
          </w:p>
        </w:tc>
        <w:tc>
          <w:tcPr>
            <w:tcW w:w="544" w:type="pct"/>
            <w:shd w:val="clear" w:color="auto" w:fill="auto"/>
            <w:tcMar>
              <w:top w:w="75" w:type="dxa"/>
              <w:left w:w="75" w:type="dxa"/>
              <w:bottom w:w="75" w:type="dxa"/>
              <w:right w:w="75" w:type="dxa"/>
            </w:tcMar>
          </w:tcPr>
          <w:p w14:paraId="25B3D166"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72.0</w:t>
            </w:r>
          </w:p>
        </w:tc>
        <w:tc>
          <w:tcPr>
            <w:tcW w:w="400" w:type="pct"/>
            <w:shd w:val="clear" w:color="auto" w:fill="auto"/>
            <w:tcMar>
              <w:top w:w="75" w:type="dxa"/>
              <w:left w:w="75" w:type="dxa"/>
              <w:bottom w:w="75" w:type="dxa"/>
              <w:right w:w="75" w:type="dxa"/>
            </w:tcMar>
          </w:tcPr>
          <w:p w14:paraId="7E750E8B"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55.0</w:t>
            </w:r>
          </w:p>
        </w:tc>
        <w:tc>
          <w:tcPr>
            <w:tcW w:w="399" w:type="pct"/>
            <w:shd w:val="clear" w:color="auto" w:fill="auto"/>
            <w:tcMar>
              <w:top w:w="75" w:type="dxa"/>
              <w:left w:w="75" w:type="dxa"/>
              <w:bottom w:w="75" w:type="dxa"/>
              <w:right w:w="75" w:type="dxa"/>
            </w:tcMar>
          </w:tcPr>
          <w:p w14:paraId="6BBBD830"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45.0</w:t>
            </w:r>
          </w:p>
        </w:tc>
        <w:tc>
          <w:tcPr>
            <w:tcW w:w="394" w:type="pct"/>
            <w:shd w:val="clear" w:color="auto" w:fill="auto"/>
            <w:tcMar>
              <w:top w:w="75" w:type="dxa"/>
              <w:left w:w="75" w:type="dxa"/>
              <w:bottom w:w="75" w:type="dxa"/>
              <w:right w:w="75" w:type="dxa"/>
            </w:tcMar>
          </w:tcPr>
          <w:p w14:paraId="2061A6A5"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47.0</w:t>
            </w:r>
          </w:p>
        </w:tc>
        <w:tc>
          <w:tcPr>
            <w:tcW w:w="475" w:type="pct"/>
            <w:shd w:val="clear" w:color="auto" w:fill="auto"/>
            <w:tcMar>
              <w:top w:w="75" w:type="dxa"/>
              <w:left w:w="75" w:type="dxa"/>
              <w:bottom w:w="75" w:type="dxa"/>
              <w:right w:w="75" w:type="dxa"/>
            </w:tcMar>
          </w:tcPr>
          <w:p w14:paraId="5D42CF7F"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37.0</w:t>
            </w:r>
          </w:p>
        </w:tc>
        <w:tc>
          <w:tcPr>
            <w:tcW w:w="244" w:type="pct"/>
            <w:shd w:val="clear" w:color="auto" w:fill="auto"/>
            <w:tcMar>
              <w:top w:w="75" w:type="dxa"/>
              <w:left w:w="75" w:type="dxa"/>
              <w:bottom w:w="75" w:type="dxa"/>
              <w:right w:w="75" w:type="dxa"/>
            </w:tcMar>
          </w:tcPr>
          <w:p w14:paraId="671F26E2"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149.5</w:t>
            </w:r>
          </w:p>
        </w:tc>
        <w:tc>
          <w:tcPr>
            <w:tcW w:w="351" w:type="pct"/>
            <w:shd w:val="clear" w:color="auto" w:fill="auto"/>
            <w:tcMar>
              <w:top w:w="75" w:type="dxa"/>
              <w:left w:w="75" w:type="dxa"/>
              <w:bottom w:w="75" w:type="dxa"/>
              <w:right w:w="75" w:type="dxa"/>
            </w:tcMar>
          </w:tcPr>
          <w:p w14:paraId="31238D96"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1.0</w:t>
            </w:r>
          </w:p>
        </w:tc>
        <w:tc>
          <w:tcPr>
            <w:tcW w:w="353" w:type="pct"/>
            <w:shd w:val="clear" w:color="auto" w:fill="auto"/>
            <w:tcMar>
              <w:top w:w="75" w:type="dxa"/>
              <w:left w:w="75" w:type="dxa"/>
              <w:bottom w:w="75" w:type="dxa"/>
              <w:right w:w="75" w:type="dxa"/>
            </w:tcMar>
          </w:tcPr>
          <w:p w14:paraId="3BFB7308"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50.0</w:t>
            </w:r>
          </w:p>
        </w:tc>
        <w:tc>
          <w:tcPr>
            <w:tcW w:w="435" w:type="pct"/>
            <w:shd w:val="clear" w:color="auto" w:fill="auto"/>
            <w:tcMar>
              <w:top w:w="75" w:type="dxa"/>
              <w:left w:w="75" w:type="dxa"/>
              <w:bottom w:w="75" w:type="dxa"/>
              <w:right w:w="75" w:type="dxa"/>
            </w:tcMar>
          </w:tcPr>
          <w:p w14:paraId="3878D4F2"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40.0</w:t>
            </w:r>
          </w:p>
        </w:tc>
        <w:tc>
          <w:tcPr>
            <w:tcW w:w="366" w:type="pct"/>
            <w:shd w:val="clear" w:color="auto" w:fill="auto"/>
            <w:tcMar>
              <w:top w:w="75" w:type="dxa"/>
              <w:left w:w="75" w:type="dxa"/>
              <w:bottom w:w="75" w:type="dxa"/>
              <w:right w:w="75" w:type="dxa"/>
            </w:tcMar>
          </w:tcPr>
          <w:p w14:paraId="0E8E15FE"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2.0</w:t>
            </w:r>
          </w:p>
        </w:tc>
        <w:tc>
          <w:tcPr>
            <w:tcW w:w="479" w:type="pct"/>
            <w:shd w:val="clear" w:color="auto" w:fill="auto"/>
            <w:tcMar>
              <w:top w:w="75" w:type="dxa"/>
              <w:left w:w="75" w:type="dxa"/>
              <w:bottom w:w="75" w:type="dxa"/>
              <w:right w:w="75" w:type="dxa"/>
            </w:tcMar>
          </w:tcPr>
          <w:p w14:paraId="7BEE6F16"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7.5</w:t>
            </w:r>
          </w:p>
        </w:tc>
        <w:tc>
          <w:tcPr>
            <w:tcW w:w="63" w:type="pct"/>
            <w:shd w:val="clear" w:color="auto" w:fill="auto"/>
            <w:tcMar>
              <w:top w:w="75" w:type="dxa"/>
              <w:left w:w="75" w:type="dxa"/>
              <w:bottom w:w="75" w:type="dxa"/>
              <w:right w:w="75" w:type="dxa"/>
            </w:tcMar>
          </w:tcPr>
          <w:p w14:paraId="05289994" w14:textId="77777777" w:rsidR="00465582" w:rsidRPr="00FA395A" w:rsidRDefault="00465582" w:rsidP="007C46F9">
            <w:pPr>
              <w:spacing w:after="0" w:line="240" w:lineRule="auto"/>
              <w:jc w:val="center"/>
              <w:rPr>
                <w:rFonts w:ascii="Arial" w:eastAsia="Times New Roman" w:hAnsi="Arial" w:cs="Arial"/>
                <w:sz w:val="16"/>
                <w:szCs w:val="20"/>
              </w:rPr>
            </w:pPr>
          </w:p>
        </w:tc>
      </w:tr>
      <w:tr w:rsidR="00873EC2" w:rsidRPr="00FA395A" w14:paraId="6F3D37DC" w14:textId="77777777" w:rsidTr="007C46F9">
        <w:trPr>
          <w:jc w:val="center"/>
        </w:trPr>
        <w:tc>
          <w:tcPr>
            <w:tcW w:w="199" w:type="pct"/>
          </w:tcPr>
          <w:p w14:paraId="51EE6F55" w14:textId="77777777" w:rsidR="00465582" w:rsidRPr="00FA395A" w:rsidRDefault="00465582" w:rsidP="007C46F9">
            <w:pPr>
              <w:spacing w:after="0" w:line="240" w:lineRule="auto"/>
              <w:jc w:val="center"/>
              <w:rPr>
                <w:rFonts w:ascii="Arial" w:eastAsia="Times New Roman" w:hAnsi="Arial" w:cs="Arial"/>
                <w:b/>
                <w:sz w:val="16"/>
                <w:szCs w:val="20"/>
              </w:rPr>
            </w:pPr>
            <w:r w:rsidRPr="00FA395A">
              <w:rPr>
                <w:rFonts w:ascii="Arial" w:eastAsia="Times New Roman" w:hAnsi="Arial" w:cs="Arial"/>
                <w:b/>
                <w:sz w:val="16"/>
                <w:szCs w:val="20"/>
              </w:rPr>
              <w:t>75%</w:t>
            </w:r>
          </w:p>
        </w:tc>
        <w:tc>
          <w:tcPr>
            <w:tcW w:w="299" w:type="pct"/>
            <w:shd w:val="clear" w:color="auto" w:fill="auto"/>
            <w:tcMar>
              <w:top w:w="75" w:type="dxa"/>
              <w:left w:w="75" w:type="dxa"/>
              <w:bottom w:w="75" w:type="dxa"/>
              <w:right w:w="75" w:type="dxa"/>
            </w:tcMar>
          </w:tcPr>
          <w:p w14:paraId="4331E85F"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57.8</w:t>
            </w:r>
          </w:p>
        </w:tc>
        <w:tc>
          <w:tcPr>
            <w:tcW w:w="544" w:type="pct"/>
            <w:shd w:val="clear" w:color="auto" w:fill="auto"/>
            <w:tcMar>
              <w:top w:w="75" w:type="dxa"/>
              <w:left w:w="75" w:type="dxa"/>
              <w:bottom w:w="75" w:type="dxa"/>
              <w:right w:w="75" w:type="dxa"/>
            </w:tcMar>
          </w:tcPr>
          <w:p w14:paraId="6CAC574E"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83.8</w:t>
            </w:r>
          </w:p>
        </w:tc>
        <w:tc>
          <w:tcPr>
            <w:tcW w:w="400" w:type="pct"/>
            <w:shd w:val="clear" w:color="auto" w:fill="auto"/>
            <w:tcMar>
              <w:top w:w="75" w:type="dxa"/>
              <w:left w:w="75" w:type="dxa"/>
              <w:bottom w:w="75" w:type="dxa"/>
              <w:right w:w="75" w:type="dxa"/>
            </w:tcMar>
          </w:tcPr>
          <w:p w14:paraId="2A9E4087"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68.0</w:t>
            </w:r>
          </w:p>
        </w:tc>
        <w:tc>
          <w:tcPr>
            <w:tcW w:w="399" w:type="pct"/>
            <w:shd w:val="clear" w:color="auto" w:fill="auto"/>
            <w:tcMar>
              <w:top w:w="75" w:type="dxa"/>
              <w:left w:w="75" w:type="dxa"/>
              <w:bottom w:w="75" w:type="dxa"/>
              <w:right w:w="75" w:type="dxa"/>
            </w:tcMar>
          </w:tcPr>
          <w:p w14:paraId="141E31D2"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60.6</w:t>
            </w:r>
          </w:p>
        </w:tc>
        <w:tc>
          <w:tcPr>
            <w:tcW w:w="394" w:type="pct"/>
            <w:shd w:val="clear" w:color="auto" w:fill="auto"/>
            <w:tcMar>
              <w:top w:w="75" w:type="dxa"/>
              <w:left w:w="75" w:type="dxa"/>
              <w:bottom w:w="75" w:type="dxa"/>
              <w:right w:w="75" w:type="dxa"/>
            </w:tcMar>
          </w:tcPr>
          <w:p w14:paraId="6569F04C"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60.8</w:t>
            </w:r>
          </w:p>
        </w:tc>
        <w:tc>
          <w:tcPr>
            <w:tcW w:w="475" w:type="pct"/>
            <w:shd w:val="clear" w:color="auto" w:fill="auto"/>
            <w:tcMar>
              <w:top w:w="75" w:type="dxa"/>
              <w:left w:w="75" w:type="dxa"/>
              <w:bottom w:w="75" w:type="dxa"/>
              <w:right w:w="75" w:type="dxa"/>
            </w:tcMar>
          </w:tcPr>
          <w:p w14:paraId="2C34777E"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48.0</w:t>
            </w:r>
          </w:p>
        </w:tc>
        <w:tc>
          <w:tcPr>
            <w:tcW w:w="244" w:type="pct"/>
            <w:shd w:val="clear" w:color="auto" w:fill="auto"/>
            <w:tcMar>
              <w:top w:w="75" w:type="dxa"/>
              <w:left w:w="75" w:type="dxa"/>
              <w:bottom w:w="75" w:type="dxa"/>
              <w:right w:w="75" w:type="dxa"/>
            </w:tcMar>
          </w:tcPr>
          <w:p w14:paraId="73D8D51E"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243.0</w:t>
            </w:r>
          </w:p>
        </w:tc>
        <w:tc>
          <w:tcPr>
            <w:tcW w:w="351" w:type="pct"/>
            <w:shd w:val="clear" w:color="auto" w:fill="auto"/>
            <w:tcMar>
              <w:top w:w="75" w:type="dxa"/>
              <w:left w:w="75" w:type="dxa"/>
              <w:bottom w:w="75" w:type="dxa"/>
              <w:right w:w="75" w:type="dxa"/>
            </w:tcMar>
          </w:tcPr>
          <w:p w14:paraId="6074D084"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2.0</w:t>
            </w:r>
          </w:p>
        </w:tc>
        <w:tc>
          <w:tcPr>
            <w:tcW w:w="353" w:type="pct"/>
            <w:shd w:val="clear" w:color="auto" w:fill="auto"/>
            <w:tcMar>
              <w:top w:w="75" w:type="dxa"/>
              <w:left w:w="75" w:type="dxa"/>
              <w:bottom w:w="75" w:type="dxa"/>
              <w:right w:w="75" w:type="dxa"/>
            </w:tcMar>
          </w:tcPr>
          <w:p w14:paraId="7C703217"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61.8</w:t>
            </w:r>
          </w:p>
        </w:tc>
        <w:tc>
          <w:tcPr>
            <w:tcW w:w="435" w:type="pct"/>
            <w:shd w:val="clear" w:color="auto" w:fill="auto"/>
            <w:tcMar>
              <w:top w:w="75" w:type="dxa"/>
              <w:left w:w="75" w:type="dxa"/>
              <w:bottom w:w="75" w:type="dxa"/>
              <w:right w:w="75" w:type="dxa"/>
            </w:tcMar>
          </w:tcPr>
          <w:p w14:paraId="773E89E6"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51.9</w:t>
            </w:r>
          </w:p>
        </w:tc>
        <w:tc>
          <w:tcPr>
            <w:tcW w:w="366" w:type="pct"/>
            <w:shd w:val="clear" w:color="auto" w:fill="auto"/>
            <w:tcMar>
              <w:top w:w="75" w:type="dxa"/>
              <w:left w:w="75" w:type="dxa"/>
              <w:bottom w:w="75" w:type="dxa"/>
              <w:right w:w="75" w:type="dxa"/>
            </w:tcMar>
          </w:tcPr>
          <w:p w14:paraId="353D2BF9"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4.0</w:t>
            </w:r>
          </w:p>
        </w:tc>
        <w:tc>
          <w:tcPr>
            <w:tcW w:w="479" w:type="pct"/>
            <w:shd w:val="clear" w:color="auto" w:fill="auto"/>
            <w:tcMar>
              <w:top w:w="75" w:type="dxa"/>
              <w:left w:w="75" w:type="dxa"/>
              <w:bottom w:w="75" w:type="dxa"/>
              <w:right w:w="75" w:type="dxa"/>
            </w:tcMar>
          </w:tcPr>
          <w:p w14:paraId="06CCCD32"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20.0</w:t>
            </w:r>
          </w:p>
        </w:tc>
        <w:tc>
          <w:tcPr>
            <w:tcW w:w="63" w:type="pct"/>
            <w:shd w:val="clear" w:color="auto" w:fill="auto"/>
            <w:tcMar>
              <w:top w:w="75" w:type="dxa"/>
              <w:left w:w="75" w:type="dxa"/>
              <w:bottom w:w="75" w:type="dxa"/>
              <w:right w:w="75" w:type="dxa"/>
            </w:tcMar>
          </w:tcPr>
          <w:p w14:paraId="79E8B38E" w14:textId="77777777" w:rsidR="00465582" w:rsidRPr="00FA395A" w:rsidRDefault="00465582" w:rsidP="007C46F9">
            <w:pPr>
              <w:spacing w:after="0" w:line="240" w:lineRule="auto"/>
              <w:jc w:val="center"/>
              <w:rPr>
                <w:rFonts w:ascii="Arial" w:eastAsia="Times New Roman" w:hAnsi="Arial" w:cs="Arial"/>
                <w:sz w:val="16"/>
                <w:szCs w:val="20"/>
              </w:rPr>
            </w:pPr>
          </w:p>
        </w:tc>
      </w:tr>
    </w:tbl>
    <w:p w14:paraId="1A94D4B5" w14:textId="77777777" w:rsidR="00465582" w:rsidRPr="00FA395A" w:rsidRDefault="00465582" w:rsidP="00465582">
      <w:pPr>
        <w:spacing w:line="360" w:lineRule="auto"/>
        <w:rPr>
          <w:rFonts w:ascii="Times New Roman" w:hAnsi="Times New Roman" w:cs="Times New Roman"/>
          <w:b/>
          <w:sz w:val="24"/>
          <w:szCs w:val="24"/>
        </w:rPr>
      </w:pPr>
    </w:p>
    <w:p w14:paraId="1F1D1341" w14:textId="4E5D8E44" w:rsidR="00465582" w:rsidRPr="00FA395A" w:rsidRDefault="00465582">
      <w:pPr>
        <w:spacing w:line="360" w:lineRule="auto"/>
        <w:rPr>
          <w:rFonts w:ascii="Times New Roman" w:hAnsi="Times New Roman" w:cs="Times New Roman"/>
          <w:sz w:val="24"/>
          <w:szCs w:val="24"/>
        </w:rPr>
      </w:pPr>
    </w:p>
    <w:p w14:paraId="7627AABB" w14:textId="6ACDB494" w:rsidR="00873EC2" w:rsidRPr="00FA395A" w:rsidRDefault="00873EC2">
      <w:pPr>
        <w:spacing w:line="360" w:lineRule="auto"/>
        <w:rPr>
          <w:rFonts w:ascii="Times New Roman" w:hAnsi="Times New Roman" w:cs="Times New Roman"/>
          <w:sz w:val="24"/>
          <w:szCs w:val="24"/>
        </w:rPr>
      </w:pPr>
    </w:p>
    <w:p w14:paraId="70957A4A" w14:textId="318151B5" w:rsidR="00873EC2" w:rsidRPr="00FA395A" w:rsidRDefault="00873EC2">
      <w:pPr>
        <w:spacing w:line="360" w:lineRule="auto"/>
        <w:rPr>
          <w:rFonts w:ascii="Times New Roman" w:hAnsi="Times New Roman" w:cs="Times New Roman"/>
          <w:sz w:val="24"/>
          <w:szCs w:val="24"/>
        </w:rPr>
      </w:pPr>
    </w:p>
    <w:p w14:paraId="49286B17" w14:textId="2EA11F22" w:rsidR="00873EC2" w:rsidRPr="00FA395A" w:rsidRDefault="00873EC2">
      <w:pPr>
        <w:spacing w:line="360" w:lineRule="auto"/>
        <w:rPr>
          <w:rFonts w:ascii="Times New Roman" w:hAnsi="Times New Roman" w:cs="Times New Roman"/>
          <w:sz w:val="24"/>
          <w:szCs w:val="24"/>
        </w:rPr>
      </w:pPr>
    </w:p>
    <w:p w14:paraId="763423A8" w14:textId="4948C8BC" w:rsidR="00873EC2" w:rsidRPr="00FA395A" w:rsidRDefault="00873EC2">
      <w:pPr>
        <w:spacing w:line="360" w:lineRule="auto"/>
        <w:rPr>
          <w:rFonts w:ascii="Times New Roman" w:hAnsi="Times New Roman" w:cs="Times New Roman"/>
          <w:sz w:val="24"/>
          <w:szCs w:val="24"/>
        </w:rPr>
      </w:pPr>
    </w:p>
    <w:p w14:paraId="0849B2EF" w14:textId="0E623E1D" w:rsidR="00873EC2" w:rsidRPr="00FA395A" w:rsidRDefault="00873EC2">
      <w:pPr>
        <w:spacing w:line="360" w:lineRule="auto"/>
        <w:rPr>
          <w:rFonts w:ascii="Times New Roman" w:hAnsi="Times New Roman" w:cs="Times New Roman"/>
          <w:sz w:val="24"/>
          <w:szCs w:val="24"/>
        </w:rPr>
      </w:pPr>
    </w:p>
    <w:p w14:paraId="69F5965B" w14:textId="0D960744" w:rsidR="00873EC2" w:rsidRPr="00FA395A" w:rsidRDefault="00873EC2">
      <w:pPr>
        <w:spacing w:line="360" w:lineRule="auto"/>
        <w:rPr>
          <w:rFonts w:ascii="Times New Roman" w:hAnsi="Times New Roman" w:cs="Times New Roman"/>
          <w:sz w:val="24"/>
          <w:szCs w:val="24"/>
        </w:rPr>
      </w:pPr>
    </w:p>
    <w:p w14:paraId="4FA165E3" w14:textId="77777777" w:rsidR="00873EC2" w:rsidRPr="00FA395A" w:rsidRDefault="00873EC2">
      <w:pPr>
        <w:spacing w:line="360" w:lineRule="auto"/>
        <w:rPr>
          <w:rFonts w:ascii="Times New Roman" w:hAnsi="Times New Roman" w:cs="Times New Roman"/>
          <w:sz w:val="24"/>
          <w:szCs w:val="24"/>
        </w:rPr>
      </w:pPr>
    </w:p>
    <w:p w14:paraId="79E0838C" w14:textId="77777777" w:rsidR="00873EC2" w:rsidRPr="00FA395A" w:rsidRDefault="00873EC2">
      <w:pPr>
        <w:spacing w:line="360" w:lineRule="auto"/>
        <w:rPr>
          <w:rFonts w:ascii="Times New Roman" w:hAnsi="Times New Roman" w:cs="Times New Roman"/>
          <w:sz w:val="24"/>
          <w:szCs w:val="24"/>
        </w:rPr>
        <w:sectPr w:rsidR="00873EC2" w:rsidRPr="00FA395A" w:rsidSect="00873EC2">
          <w:pgSz w:w="16838" w:h="11906" w:orient="landscape"/>
          <w:pgMar w:top="1440" w:right="1440" w:bottom="1440" w:left="1440" w:header="709" w:footer="709" w:gutter="0"/>
          <w:cols w:space="708"/>
          <w:docGrid w:linePitch="360"/>
        </w:sectPr>
      </w:pPr>
    </w:p>
    <w:p w14:paraId="6E4D2A9D" w14:textId="46593C7C" w:rsidR="000D5AE0" w:rsidRPr="00FA395A" w:rsidRDefault="003479F8" w:rsidP="000D5AE0">
      <w:pPr>
        <w:spacing w:line="360" w:lineRule="auto"/>
        <w:rPr>
          <w:rFonts w:ascii="Times New Roman" w:hAnsi="Times New Roman" w:cs="Times New Roman"/>
          <w:b/>
          <w:sz w:val="24"/>
          <w:szCs w:val="24"/>
        </w:rPr>
      </w:pPr>
      <w:r w:rsidRPr="00FA395A">
        <w:rPr>
          <w:rFonts w:ascii="Times New Roman" w:hAnsi="Times New Roman" w:cs="Times New Roman"/>
          <w:sz w:val="24"/>
          <w:szCs w:val="24"/>
        </w:rPr>
        <w:lastRenderedPageBreak/>
        <w:t xml:space="preserve">Most </w:t>
      </w:r>
      <w:r w:rsidR="0069780F" w:rsidRPr="00FA395A">
        <w:rPr>
          <w:rFonts w:ascii="Times New Roman" w:hAnsi="Times New Roman" w:cs="Times New Roman"/>
          <w:sz w:val="24"/>
          <w:szCs w:val="24"/>
        </w:rPr>
        <w:t>cores</w:t>
      </w:r>
      <w:r w:rsidR="002B2551" w:rsidRPr="00FA395A">
        <w:rPr>
          <w:rFonts w:ascii="Times New Roman" w:hAnsi="Times New Roman" w:cs="Times New Roman"/>
          <w:sz w:val="24"/>
          <w:szCs w:val="24"/>
        </w:rPr>
        <w:t xml:space="preserve"> (78%)</w:t>
      </w:r>
      <w:r w:rsidR="0069780F" w:rsidRPr="00FA395A">
        <w:rPr>
          <w:rFonts w:ascii="Times New Roman" w:hAnsi="Times New Roman" w:cs="Times New Roman"/>
          <w:sz w:val="24"/>
          <w:szCs w:val="24"/>
        </w:rPr>
        <w:t xml:space="preserve"> </w:t>
      </w:r>
      <w:r w:rsidRPr="00FA395A">
        <w:rPr>
          <w:rFonts w:ascii="Times New Roman" w:hAnsi="Times New Roman" w:cs="Times New Roman"/>
          <w:sz w:val="24"/>
          <w:szCs w:val="24"/>
        </w:rPr>
        <w:t>are cove</w:t>
      </w:r>
      <w:r w:rsidR="003027D1" w:rsidRPr="00FA395A">
        <w:rPr>
          <w:rFonts w:ascii="Times New Roman" w:hAnsi="Times New Roman" w:cs="Times New Roman"/>
          <w:sz w:val="24"/>
          <w:szCs w:val="24"/>
        </w:rPr>
        <w:t>r</w:t>
      </w:r>
      <w:r w:rsidRPr="00FA395A">
        <w:rPr>
          <w:rFonts w:ascii="Times New Roman" w:hAnsi="Times New Roman" w:cs="Times New Roman"/>
          <w:sz w:val="24"/>
          <w:szCs w:val="24"/>
        </w:rPr>
        <w:t xml:space="preserve">ed with zero or </w:t>
      </w:r>
      <w:r w:rsidR="000B5F80" w:rsidRPr="00FA395A">
        <w:rPr>
          <w:rFonts w:ascii="Times New Roman" w:hAnsi="Times New Roman" w:cs="Times New Roman"/>
          <w:sz w:val="24"/>
          <w:szCs w:val="24"/>
        </w:rPr>
        <w:t xml:space="preserve">a </w:t>
      </w:r>
      <w:r w:rsidRPr="00FA395A">
        <w:rPr>
          <w:rFonts w:ascii="Times New Roman" w:hAnsi="Times New Roman" w:cs="Times New Roman"/>
          <w:sz w:val="24"/>
          <w:szCs w:val="24"/>
        </w:rPr>
        <w:t xml:space="preserve">low percentage </w:t>
      </w:r>
      <w:r w:rsidR="00637F4C" w:rsidRPr="00FA395A">
        <w:rPr>
          <w:rFonts w:ascii="Times New Roman" w:hAnsi="Times New Roman" w:cs="Times New Roman"/>
          <w:sz w:val="24"/>
          <w:szCs w:val="24"/>
        </w:rPr>
        <w:t>(&lt; 2</w:t>
      </w:r>
      <w:r w:rsidR="004B2BD9" w:rsidRPr="00FA395A">
        <w:rPr>
          <w:rFonts w:ascii="Times New Roman" w:hAnsi="Times New Roman" w:cs="Times New Roman"/>
          <w:sz w:val="24"/>
          <w:szCs w:val="24"/>
        </w:rPr>
        <w:t>5</w:t>
      </w:r>
      <w:r w:rsidR="00637F4C" w:rsidRPr="00FA395A">
        <w:rPr>
          <w:rFonts w:ascii="Times New Roman" w:hAnsi="Times New Roman" w:cs="Times New Roman"/>
          <w:sz w:val="24"/>
          <w:szCs w:val="24"/>
        </w:rPr>
        <w:t xml:space="preserve">%) </w:t>
      </w:r>
      <w:ins w:id="53" w:author="Ben Marwick" w:date="2020-10-05T23:39:00Z">
        <w:r w:rsidR="009663C6">
          <w:rPr>
            <w:rFonts w:ascii="Times New Roman" w:hAnsi="Times New Roman" w:cs="Times New Roman"/>
            <w:sz w:val="24"/>
            <w:szCs w:val="24"/>
          </w:rPr>
          <w:t xml:space="preserve">of </w:t>
        </w:r>
      </w:ins>
      <w:r w:rsidRPr="00FA395A">
        <w:rPr>
          <w:rFonts w:ascii="Times New Roman" w:hAnsi="Times New Roman" w:cs="Times New Roman"/>
          <w:sz w:val="24"/>
          <w:szCs w:val="24"/>
        </w:rPr>
        <w:t>cortex</w:t>
      </w:r>
      <w:r w:rsidR="00610EEB"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S5</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d</w:t>
      </w:r>
      <w:r w:rsidR="00610EEB" w:rsidRPr="00FA395A">
        <w:rPr>
          <w:rFonts w:ascii="Times New Roman" w:hAnsi="Times New Roman" w:cs="Times New Roman"/>
          <w:sz w:val="24"/>
          <w:szCs w:val="24"/>
        </w:rPr>
        <w:t>)</w:t>
      </w:r>
      <w:r w:rsidRPr="00FA395A">
        <w:rPr>
          <w:rFonts w:ascii="Times New Roman" w:hAnsi="Times New Roman" w:cs="Times New Roman"/>
          <w:sz w:val="24"/>
          <w:szCs w:val="24"/>
        </w:rPr>
        <w:t>. The cortex location</w:t>
      </w:r>
      <w:r w:rsidR="0069780F" w:rsidRPr="00FA395A">
        <w:rPr>
          <w:rFonts w:ascii="Times New Roman" w:hAnsi="Times New Roman" w:cs="Times New Roman"/>
          <w:sz w:val="24"/>
          <w:szCs w:val="24"/>
        </w:rPr>
        <w:t>s</w:t>
      </w:r>
      <w:r w:rsidRPr="00FA395A">
        <w:rPr>
          <w:rFonts w:ascii="Times New Roman" w:hAnsi="Times New Roman" w:cs="Times New Roman"/>
          <w:sz w:val="24"/>
          <w:szCs w:val="24"/>
        </w:rPr>
        <w:t xml:space="preserve"> </w:t>
      </w:r>
      <w:r w:rsidR="0069780F" w:rsidRPr="00FA395A">
        <w:rPr>
          <w:rFonts w:ascii="Times New Roman" w:hAnsi="Times New Roman" w:cs="Times New Roman"/>
          <w:sz w:val="24"/>
          <w:szCs w:val="24"/>
        </w:rPr>
        <w:t>are</w:t>
      </w:r>
      <w:r w:rsidRPr="00FA395A">
        <w:rPr>
          <w:rFonts w:ascii="Times New Roman" w:hAnsi="Times New Roman" w:cs="Times New Roman"/>
          <w:sz w:val="24"/>
          <w:szCs w:val="24"/>
        </w:rPr>
        <w:t xml:space="preserve"> always on platform</w:t>
      </w:r>
      <w:r w:rsidR="0069780F" w:rsidRPr="00FA395A">
        <w:rPr>
          <w:rFonts w:ascii="Times New Roman" w:hAnsi="Times New Roman" w:cs="Times New Roman"/>
          <w:sz w:val="24"/>
          <w:szCs w:val="24"/>
        </w:rPr>
        <w:t>s</w:t>
      </w:r>
      <w:r w:rsidRPr="00FA395A">
        <w:rPr>
          <w:rFonts w:ascii="Times New Roman" w:hAnsi="Times New Roman" w:cs="Times New Roman"/>
          <w:sz w:val="24"/>
          <w:szCs w:val="24"/>
        </w:rPr>
        <w:t xml:space="preserve"> and bottom</w:t>
      </w:r>
      <w:r w:rsidR="0069780F" w:rsidRPr="00FA395A">
        <w:rPr>
          <w:rFonts w:ascii="Times New Roman" w:hAnsi="Times New Roman" w:cs="Times New Roman"/>
          <w:sz w:val="24"/>
          <w:szCs w:val="24"/>
        </w:rPr>
        <w:t>s</w:t>
      </w:r>
      <w:r w:rsidRPr="00FA395A">
        <w:rPr>
          <w:rFonts w:ascii="Times New Roman" w:hAnsi="Times New Roman" w:cs="Times New Roman"/>
          <w:sz w:val="24"/>
          <w:szCs w:val="24"/>
        </w:rPr>
        <w:t>. The majority of platform type</w:t>
      </w:r>
      <w:r w:rsidR="00386042" w:rsidRPr="00FA395A">
        <w:rPr>
          <w:rFonts w:ascii="Times New Roman" w:hAnsi="Times New Roman" w:cs="Times New Roman"/>
          <w:sz w:val="24"/>
          <w:szCs w:val="24"/>
        </w:rPr>
        <w:t>s</w:t>
      </w:r>
      <w:r w:rsidRPr="00FA395A">
        <w:rPr>
          <w:rFonts w:ascii="Times New Roman" w:hAnsi="Times New Roman" w:cs="Times New Roman"/>
          <w:sz w:val="24"/>
          <w:szCs w:val="24"/>
        </w:rPr>
        <w:t xml:space="preserve"> </w:t>
      </w:r>
      <w:r w:rsidR="00386042" w:rsidRPr="00FA395A">
        <w:rPr>
          <w:rFonts w:ascii="Times New Roman" w:hAnsi="Times New Roman" w:cs="Times New Roman"/>
          <w:sz w:val="24"/>
          <w:szCs w:val="24"/>
        </w:rPr>
        <w:t xml:space="preserve">are </w:t>
      </w:r>
      <w:r w:rsidRPr="00FA395A">
        <w:rPr>
          <w:rFonts w:ascii="Times New Roman" w:hAnsi="Times New Roman" w:cs="Times New Roman"/>
          <w:sz w:val="24"/>
          <w:szCs w:val="24"/>
        </w:rPr>
        <w:t>plain (</w:t>
      </w:r>
      <w:r w:rsidR="00B1056C" w:rsidRPr="00FA395A">
        <w:rPr>
          <w:rFonts w:ascii="Times New Roman" w:hAnsi="Times New Roman" w:cs="Times New Roman"/>
          <w:sz w:val="24"/>
          <w:szCs w:val="24"/>
        </w:rPr>
        <w:t>5</w:t>
      </w:r>
      <w:r w:rsidR="00191FF6" w:rsidRPr="00FA395A">
        <w:rPr>
          <w:rFonts w:ascii="Times New Roman" w:hAnsi="Times New Roman" w:cs="Times New Roman"/>
          <w:sz w:val="24"/>
          <w:szCs w:val="24"/>
        </w:rPr>
        <w:t>4</w:t>
      </w:r>
      <w:r w:rsidRPr="00FA395A">
        <w:rPr>
          <w:rFonts w:ascii="Times New Roman" w:hAnsi="Times New Roman" w:cs="Times New Roman"/>
          <w:sz w:val="24"/>
          <w:szCs w:val="24"/>
        </w:rPr>
        <w:t>%)</w:t>
      </w:r>
      <w:r w:rsidR="00362A84"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365193" w:rsidRPr="00FA395A">
        <w:rPr>
          <w:rFonts w:ascii="Times New Roman" w:hAnsi="Times New Roman" w:cs="Times New Roman"/>
          <w:sz w:val="24"/>
          <w:szCs w:val="24"/>
        </w:rPr>
        <w:t>followed by</w:t>
      </w:r>
      <w:r w:rsidRPr="00FA395A">
        <w:rPr>
          <w:rFonts w:ascii="Times New Roman" w:hAnsi="Times New Roman" w:cs="Times New Roman"/>
          <w:sz w:val="24"/>
          <w:szCs w:val="24"/>
        </w:rPr>
        <w:t xml:space="preserve"> facet</w:t>
      </w:r>
      <w:r w:rsidR="00365193" w:rsidRPr="00FA395A">
        <w:rPr>
          <w:rFonts w:ascii="Times New Roman" w:hAnsi="Times New Roman" w:cs="Times New Roman"/>
          <w:sz w:val="24"/>
          <w:szCs w:val="24"/>
        </w:rPr>
        <w:t>ted</w:t>
      </w:r>
      <w:r w:rsidRPr="00FA395A">
        <w:rPr>
          <w:rFonts w:ascii="Times New Roman" w:hAnsi="Times New Roman" w:cs="Times New Roman"/>
          <w:sz w:val="24"/>
          <w:szCs w:val="24"/>
        </w:rPr>
        <w:t xml:space="preserve"> platforms</w:t>
      </w:r>
      <w:r w:rsidR="00D35317" w:rsidRPr="00FA395A">
        <w:rPr>
          <w:rFonts w:ascii="Times New Roman" w:hAnsi="Times New Roman" w:cs="Times New Roman"/>
          <w:sz w:val="24"/>
          <w:szCs w:val="24"/>
        </w:rPr>
        <w:t xml:space="preserve"> </w:t>
      </w:r>
      <w:r w:rsidRPr="00FA395A">
        <w:rPr>
          <w:rFonts w:ascii="Times New Roman" w:hAnsi="Times New Roman" w:cs="Times New Roman"/>
          <w:sz w:val="24"/>
          <w:szCs w:val="24"/>
        </w:rPr>
        <w:t>(</w:t>
      </w:r>
      <w:r w:rsidR="00B1056C" w:rsidRPr="00FA395A">
        <w:rPr>
          <w:rFonts w:ascii="Times New Roman" w:hAnsi="Times New Roman" w:cs="Times New Roman"/>
          <w:sz w:val="24"/>
          <w:szCs w:val="24"/>
        </w:rPr>
        <w:t>1</w:t>
      </w:r>
      <w:r w:rsidR="00191FF6" w:rsidRPr="00FA395A">
        <w:rPr>
          <w:rFonts w:ascii="Times New Roman" w:hAnsi="Times New Roman" w:cs="Times New Roman"/>
          <w:sz w:val="24"/>
          <w:szCs w:val="24"/>
        </w:rPr>
        <w:t>8.2</w:t>
      </w:r>
      <w:r w:rsidR="00B675F1" w:rsidRPr="00FA395A">
        <w:rPr>
          <w:rFonts w:ascii="Times New Roman" w:hAnsi="Times New Roman" w:cs="Times New Roman"/>
          <w:sz w:val="24"/>
          <w:szCs w:val="24"/>
        </w:rPr>
        <w:t>%</w:t>
      </w:r>
      <w:r w:rsidRPr="00FA395A">
        <w:rPr>
          <w:rFonts w:ascii="Times New Roman" w:hAnsi="Times New Roman" w:cs="Times New Roman"/>
          <w:sz w:val="24"/>
          <w:szCs w:val="24"/>
        </w:rPr>
        <w:t>)</w:t>
      </w:r>
      <w:r w:rsidR="00656E45"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S5</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e</w:t>
      </w:r>
      <w:r w:rsidR="00656E45"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AB72B0" w:rsidRPr="00FA395A">
        <w:rPr>
          <w:rFonts w:ascii="Times New Roman" w:hAnsi="Times New Roman" w:cs="Times New Roman"/>
          <w:sz w:val="24"/>
          <w:szCs w:val="24"/>
        </w:rPr>
        <w:t>Most</w:t>
      </w:r>
      <w:r w:rsidRPr="00FA395A">
        <w:rPr>
          <w:rFonts w:ascii="Times New Roman" w:hAnsi="Times New Roman" w:cs="Times New Roman"/>
          <w:sz w:val="24"/>
          <w:szCs w:val="24"/>
        </w:rPr>
        <w:t xml:space="preserve"> cores</w:t>
      </w:r>
      <w:r w:rsidR="00AB72B0" w:rsidRPr="00FA395A">
        <w:rPr>
          <w:rFonts w:ascii="Times New Roman" w:hAnsi="Times New Roman" w:cs="Times New Roman"/>
          <w:sz w:val="24"/>
          <w:szCs w:val="24"/>
        </w:rPr>
        <w:t xml:space="preserve"> (83%) </w:t>
      </w:r>
      <w:r w:rsidRPr="00FA395A">
        <w:rPr>
          <w:rFonts w:ascii="Times New Roman" w:hAnsi="Times New Roman" w:cs="Times New Roman"/>
          <w:sz w:val="24"/>
          <w:szCs w:val="24"/>
        </w:rPr>
        <w:t>have</w:t>
      </w:r>
      <w:r w:rsidR="00AB72B0" w:rsidRPr="00FA395A">
        <w:rPr>
          <w:rFonts w:ascii="Times New Roman" w:hAnsi="Times New Roman" w:cs="Times New Roman"/>
          <w:sz w:val="24"/>
          <w:szCs w:val="24"/>
        </w:rPr>
        <w:t xml:space="preserve"> </w:t>
      </w:r>
      <w:r w:rsidR="00386042" w:rsidRPr="00FA395A">
        <w:rPr>
          <w:rFonts w:ascii="Times New Roman" w:hAnsi="Times New Roman" w:cs="Times New Roman"/>
          <w:sz w:val="24"/>
          <w:szCs w:val="24"/>
        </w:rPr>
        <w:t xml:space="preserve">one </w:t>
      </w:r>
      <w:r w:rsidRPr="00FA395A">
        <w:rPr>
          <w:rFonts w:ascii="Times New Roman" w:hAnsi="Times New Roman" w:cs="Times New Roman"/>
          <w:sz w:val="24"/>
          <w:szCs w:val="24"/>
        </w:rPr>
        <w:t xml:space="preserve">or </w:t>
      </w:r>
      <w:r w:rsidR="00386042" w:rsidRPr="00FA395A">
        <w:rPr>
          <w:rFonts w:ascii="Times New Roman" w:hAnsi="Times New Roman" w:cs="Times New Roman"/>
          <w:sz w:val="24"/>
          <w:szCs w:val="24"/>
        </w:rPr>
        <w:t>two</w:t>
      </w:r>
      <w:r w:rsidRPr="00FA395A">
        <w:rPr>
          <w:rFonts w:ascii="Times New Roman" w:hAnsi="Times New Roman" w:cs="Times New Roman"/>
          <w:sz w:val="24"/>
          <w:szCs w:val="24"/>
        </w:rPr>
        <w:t xml:space="preserve"> rotation</w:t>
      </w:r>
      <w:r w:rsidR="00365193" w:rsidRPr="00FA395A">
        <w:rPr>
          <w:rFonts w:ascii="Times New Roman" w:hAnsi="Times New Roman" w:cs="Times New Roman"/>
          <w:sz w:val="24"/>
          <w:szCs w:val="24"/>
        </w:rPr>
        <w:t>s</w:t>
      </w:r>
      <w:r w:rsidR="005E0825" w:rsidRPr="00FA395A">
        <w:rPr>
          <w:rFonts w:ascii="Times New Roman" w:hAnsi="Times New Roman" w:cs="Times New Roman"/>
          <w:sz w:val="24"/>
          <w:szCs w:val="24"/>
        </w:rPr>
        <w:t>,</w:t>
      </w:r>
      <w:r w:rsidRPr="00FA395A">
        <w:rPr>
          <w:rFonts w:ascii="Times New Roman" w:hAnsi="Times New Roman" w:cs="Times New Roman"/>
          <w:sz w:val="24"/>
          <w:szCs w:val="24"/>
        </w:rPr>
        <w:t xml:space="preserve"> which means </w:t>
      </w:r>
      <w:r w:rsidR="005E0825" w:rsidRPr="00FA395A">
        <w:rPr>
          <w:rFonts w:ascii="Times New Roman" w:hAnsi="Times New Roman" w:cs="Times New Roman"/>
          <w:sz w:val="24"/>
          <w:szCs w:val="24"/>
        </w:rPr>
        <w:t xml:space="preserve">that </w:t>
      </w:r>
      <w:r w:rsidR="0067551F" w:rsidRPr="00FA395A">
        <w:rPr>
          <w:rFonts w:ascii="Times New Roman" w:hAnsi="Times New Roman" w:cs="Times New Roman"/>
          <w:sz w:val="24"/>
          <w:szCs w:val="24"/>
        </w:rPr>
        <w:t>the</w:t>
      </w:r>
      <w:r w:rsidR="00386042" w:rsidRPr="00FA395A">
        <w:rPr>
          <w:rFonts w:ascii="Times New Roman" w:hAnsi="Times New Roman" w:cs="Times New Roman"/>
          <w:sz w:val="24"/>
          <w:szCs w:val="24"/>
        </w:rPr>
        <w:t xml:space="preserve"> was</w:t>
      </w:r>
      <w:r w:rsidR="0067551F" w:rsidRPr="00FA395A">
        <w:rPr>
          <w:rFonts w:ascii="Times New Roman" w:hAnsi="Times New Roman" w:cs="Times New Roman"/>
          <w:sz w:val="24"/>
          <w:szCs w:val="24"/>
        </w:rPr>
        <w:t xml:space="preserve"> rotated core</w:t>
      </w:r>
      <w:r w:rsidRPr="00FA395A">
        <w:rPr>
          <w:rFonts w:ascii="Times New Roman" w:hAnsi="Times New Roman" w:cs="Times New Roman"/>
          <w:sz w:val="24"/>
          <w:szCs w:val="24"/>
        </w:rPr>
        <w:t xml:space="preserve"> </w:t>
      </w:r>
      <w:r w:rsidR="00386042" w:rsidRPr="00FA395A">
        <w:rPr>
          <w:rFonts w:ascii="Times New Roman" w:hAnsi="Times New Roman" w:cs="Times New Roman"/>
          <w:sz w:val="24"/>
          <w:szCs w:val="24"/>
        </w:rPr>
        <w:t>one</w:t>
      </w:r>
      <w:r w:rsidR="0067551F" w:rsidRPr="00FA395A">
        <w:rPr>
          <w:rFonts w:ascii="Times New Roman" w:hAnsi="Times New Roman" w:cs="Times New Roman"/>
          <w:sz w:val="24"/>
          <w:szCs w:val="24"/>
        </w:rPr>
        <w:t xml:space="preserve"> to </w:t>
      </w:r>
      <w:r w:rsidR="00386042" w:rsidRPr="00FA395A">
        <w:rPr>
          <w:rFonts w:ascii="Times New Roman" w:hAnsi="Times New Roman" w:cs="Times New Roman"/>
          <w:sz w:val="24"/>
          <w:szCs w:val="24"/>
        </w:rPr>
        <w:t>two</w:t>
      </w:r>
      <w:r w:rsidR="0067551F" w:rsidRPr="00FA395A">
        <w:rPr>
          <w:rFonts w:ascii="Times New Roman" w:hAnsi="Times New Roman" w:cs="Times New Roman"/>
          <w:sz w:val="24"/>
          <w:szCs w:val="24"/>
        </w:rPr>
        <w:t xml:space="preserve"> times</w:t>
      </w:r>
      <w:r w:rsidR="00386042" w:rsidRPr="00FA395A">
        <w:rPr>
          <w:rFonts w:ascii="Times New Roman" w:hAnsi="Times New Roman" w:cs="Times New Roman"/>
          <w:sz w:val="24"/>
          <w:szCs w:val="24"/>
        </w:rPr>
        <w:t xml:space="preserve"> during </w:t>
      </w:r>
      <w:r w:rsidR="00353ECF" w:rsidRPr="00FA395A">
        <w:rPr>
          <w:rFonts w:ascii="Times New Roman" w:hAnsi="Times New Roman" w:cs="Times New Roman"/>
          <w:sz w:val="24"/>
          <w:szCs w:val="24"/>
        </w:rPr>
        <w:t xml:space="preserve">flake removals </w:t>
      </w:r>
      <w:r w:rsidR="00792AE8" w:rsidRPr="00FA395A">
        <w:rPr>
          <w:rFonts w:ascii="Times New Roman" w:hAnsi="Times New Roman" w:cs="Times New Roman"/>
          <w:sz w:val="24"/>
          <w:szCs w:val="24"/>
        </w:rPr>
        <w:t>(</w:t>
      </w:r>
      <w:r w:rsidR="000D5AE0" w:rsidRPr="00FA395A">
        <w:rPr>
          <w:rFonts w:ascii="Times New Roman" w:hAnsi="Times New Roman" w:cs="Times New Roman"/>
          <w:b/>
          <w:bCs/>
          <w:sz w:val="24"/>
          <w:szCs w:val="24"/>
        </w:rPr>
        <w:fldChar w:fldCharType="begin"/>
      </w:r>
      <w:r w:rsidR="000D5AE0" w:rsidRPr="00FA395A">
        <w:rPr>
          <w:rFonts w:ascii="Times New Roman" w:hAnsi="Times New Roman" w:cs="Times New Roman"/>
          <w:b/>
          <w:bCs/>
          <w:sz w:val="24"/>
          <w:szCs w:val="24"/>
        </w:rPr>
        <w:instrText xml:space="preserve"> REF _Ref39280673 \h </w:instrText>
      </w:r>
      <w:r w:rsidR="00701538" w:rsidRPr="00FA395A">
        <w:rPr>
          <w:rFonts w:ascii="Times New Roman" w:hAnsi="Times New Roman" w:cs="Times New Roman"/>
          <w:b/>
          <w:bCs/>
          <w:sz w:val="24"/>
          <w:szCs w:val="24"/>
        </w:rPr>
        <w:instrText xml:space="preserve"> \* MERGEFORMAT </w:instrText>
      </w:r>
      <w:r w:rsidR="000D5AE0" w:rsidRPr="00FA395A">
        <w:rPr>
          <w:rFonts w:ascii="Times New Roman" w:hAnsi="Times New Roman" w:cs="Times New Roman"/>
          <w:b/>
          <w:bCs/>
          <w:sz w:val="24"/>
          <w:szCs w:val="24"/>
        </w:rPr>
      </w:r>
      <w:r w:rsidR="000D5AE0" w:rsidRPr="00FA395A">
        <w:rPr>
          <w:rFonts w:ascii="Times New Roman" w:hAnsi="Times New Roman" w:cs="Times New Roman"/>
          <w:b/>
          <w:bCs/>
          <w:sz w:val="24"/>
          <w:szCs w:val="24"/>
        </w:rPr>
        <w:fldChar w:fldCharType="separate"/>
      </w:r>
      <w:r w:rsidR="00DE1954" w:rsidRPr="00FA395A">
        <w:rPr>
          <w:b/>
          <w:bCs/>
          <w:sz w:val="24"/>
          <w:szCs w:val="24"/>
        </w:rPr>
        <w:t xml:space="preserve">Figure </w:t>
      </w:r>
      <w:r w:rsidR="00DE1954" w:rsidRPr="00FA395A">
        <w:rPr>
          <w:b/>
          <w:bCs/>
          <w:noProof/>
          <w:sz w:val="24"/>
          <w:szCs w:val="24"/>
        </w:rPr>
        <w:t>S5</w:t>
      </w:r>
      <w:r w:rsidR="000D5AE0" w:rsidRPr="00FA395A">
        <w:rPr>
          <w:rFonts w:ascii="Times New Roman" w:hAnsi="Times New Roman" w:cs="Times New Roman"/>
          <w:b/>
          <w:bCs/>
          <w:sz w:val="24"/>
          <w:szCs w:val="24"/>
        </w:rPr>
        <w:fldChar w:fldCharType="end"/>
      </w:r>
      <w:r w:rsidR="00FB291A" w:rsidRPr="00FA395A">
        <w:rPr>
          <w:rFonts w:ascii="Times New Roman" w:hAnsi="Times New Roman" w:cs="Times New Roman"/>
          <w:b/>
          <w:bCs/>
          <w:sz w:val="24"/>
          <w:szCs w:val="24"/>
        </w:rPr>
        <w:t>f</w:t>
      </w:r>
      <w:r w:rsidR="00792AE8" w:rsidRPr="00FA395A">
        <w:rPr>
          <w:rFonts w:ascii="Times New Roman" w:hAnsi="Times New Roman" w:cs="Times New Roman"/>
          <w:sz w:val="24"/>
          <w:szCs w:val="24"/>
        </w:rPr>
        <w:t xml:space="preserve">) </w:t>
      </w:r>
      <w:r w:rsidR="0067551F" w:rsidRPr="00FA395A">
        <w:rPr>
          <w:rFonts w:ascii="Times New Roman" w:hAnsi="Times New Roman" w:cs="Times New Roman"/>
          <w:sz w:val="24"/>
          <w:szCs w:val="24"/>
        </w:rPr>
        <w:t>to find a new platform to keep flaking when current</w:t>
      </w:r>
      <w:r w:rsidRPr="00FA395A">
        <w:rPr>
          <w:rFonts w:ascii="Times New Roman" w:hAnsi="Times New Roman" w:cs="Times New Roman"/>
          <w:sz w:val="24"/>
          <w:szCs w:val="24"/>
        </w:rPr>
        <w:t xml:space="preserve"> platform</w:t>
      </w:r>
      <w:r w:rsidR="005E0825" w:rsidRPr="00FA395A">
        <w:rPr>
          <w:rFonts w:ascii="Times New Roman" w:hAnsi="Times New Roman" w:cs="Times New Roman"/>
          <w:sz w:val="24"/>
          <w:szCs w:val="24"/>
        </w:rPr>
        <w:t xml:space="preserve"> and the original platform is no longer suitable for further </w:t>
      </w:r>
      <w:r w:rsidR="0067551F" w:rsidRPr="00FA395A">
        <w:rPr>
          <w:rFonts w:ascii="Times New Roman" w:hAnsi="Times New Roman" w:cs="Times New Roman"/>
          <w:sz w:val="24"/>
          <w:szCs w:val="24"/>
        </w:rPr>
        <w:t>striking</w:t>
      </w:r>
      <w:r w:rsidR="00B05A16" w:rsidRPr="00FA395A">
        <w:rPr>
          <w:rFonts w:ascii="Times New Roman" w:hAnsi="Times New Roman" w:cs="Times New Roman"/>
          <w:sz w:val="24"/>
          <w:szCs w:val="24"/>
        </w:rPr>
        <w:t>.</w:t>
      </w:r>
      <w:r w:rsidR="00AA754E" w:rsidRPr="00FA395A">
        <w:rPr>
          <w:rFonts w:ascii="Times New Roman" w:hAnsi="Times New Roman" w:cs="Times New Roman"/>
          <w:sz w:val="24"/>
          <w:szCs w:val="24"/>
        </w:rPr>
        <w:t xml:space="preserve"> About 10% of the cores have </w:t>
      </w:r>
      <w:r w:rsidR="00353ECF" w:rsidRPr="00FA395A">
        <w:rPr>
          <w:rFonts w:ascii="Times New Roman" w:hAnsi="Times New Roman" w:cs="Times New Roman"/>
          <w:sz w:val="24"/>
          <w:szCs w:val="24"/>
        </w:rPr>
        <w:t>three</w:t>
      </w:r>
      <w:r w:rsidR="00AA754E" w:rsidRPr="00FA395A">
        <w:rPr>
          <w:rFonts w:ascii="Times New Roman" w:hAnsi="Times New Roman" w:cs="Times New Roman"/>
          <w:sz w:val="24"/>
          <w:szCs w:val="24"/>
        </w:rPr>
        <w:t xml:space="preserve"> or more rotations.</w:t>
      </w:r>
      <w:r w:rsidR="000D5AE0" w:rsidRPr="00FA395A">
        <w:rPr>
          <w:rFonts w:ascii="Times New Roman" w:hAnsi="Times New Roman" w:cs="Times New Roman"/>
          <w:b/>
          <w:noProof/>
          <w:sz w:val="24"/>
          <w:szCs w:val="24"/>
        </w:rPr>
        <w:drawing>
          <wp:inline distT="0" distB="0" distL="0" distR="0" wp14:anchorId="4B73011D" wp14:editId="7A163CEF">
            <wp:extent cx="5593080" cy="3462383"/>
            <wp:effectExtent l="0" t="0" r="7620" b="5080"/>
            <wp:docPr id="9" name="Picture 9" descr="C:\Users\bli\OneDrive - University of Wollongong\Documents\My Work\PhD students\Hu Yue\GYD - paper II\R-analysis on lithic\Figures for 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i\OneDrive - University of Wollongong\Documents\My Work\PhD students\Hu Yue\GYD - paper II\R-analysis on lithic\Figures for cor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5797" cy="3464065"/>
                    </a:xfrm>
                    <a:prstGeom prst="rect">
                      <a:avLst/>
                    </a:prstGeom>
                    <a:noFill/>
                    <a:ln>
                      <a:noFill/>
                    </a:ln>
                  </pic:spPr>
                </pic:pic>
              </a:graphicData>
            </a:graphic>
          </wp:inline>
        </w:drawing>
      </w:r>
    </w:p>
    <w:p w14:paraId="2168C5A5" w14:textId="4E517B58" w:rsidR="000D5AE0" w:rsidRPr="00FA395A" w:rsidRDefault="000D5AE0" w:rsidP="009F7CAC">
      <w:pPr>
        <w:pStyle w:val="Caption"/>
        <w:rPr>
          <w:i w:val="0"/>
          <w:iCs w:val="0"/>
          <w:sz w:val="24"/>
          <w:szCs w:val="24"/>
        </w:rPr>
      </w:pPr>
      <w:bookmarkStart w:id="54" w:name="_Ref39280673"/>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DE1954" w:rsidRPr="00FA395A">
        <w:rPr>
          <w:b/>
          <w:bCs/>
          <w:i w:val="0"/>
          <w:iCs w:val="0"/>
          <w:noProof/>
          <w:sz w:val="24"/>
          <w:szCs w:val="24"/>
        </w:rPr>
        <w:t>5</w:t>
      </w:r>
      <w:r w:rsidRPr="00FA395A">
        <w:rPr>
          <w:b/>
          <w:bCs/>
          <w:i w:val="0"/>
          <w:iCs w:val="0"/>
          <w:sz w:val="24"/>
          <w:szCs w:val="24"/>
        </w:rPr>
        <w:fldChar w:fldCharType="end"/>
      </w:r>
      <w:bookmarkEnd w:id="54"/>
      <w:r w:rsidR="007C46F9" w:rsidRPr="00FA395A">
        <w:rPr>
          <w:b/>
          <w:bCs/>
          <w:i w:val="0"/>
          <w:iCs w:val="0"/>
          <w:sz w:val="24"/>
          <w:szCs w:val="24"/>
        </w:rPr>
        <w:t xml:space="preserve"> | </w:t>
      </w:r>
      <w:r w:rsidRPr="00FA395A">
        <w:rPr>
          <w:b/>
          <w:bCs/>
          <w:i w:val="0"/>
          <w:iCs w:val="0"/>
          <w:sz w:val="24"/>
          <w:szCs w:val="24"/>
        </w:rPr>
        <w:t>Statistical results of cores.</w:t>
      </w:r>
      <w:r w:rsidRPr="00FA395A">
        <w:rPr>
          <w:i w:val="0"/>
          <w:iCs w:val="0"/>
          <w:sz w:val="24"/>
          <w:szCs w:val="24"/>
        </w:rPr>
        <w:t xml:space="preserve"> (a, b, d, e) Histograms showing the number of cores with different number of platforms, scar number, cortex proportion and platform types. (c) Density distribution of the scar length on cores. </w:t>
      </w:r>
    </w:p>
    <w:p w14:paraId="1737B609" w14:textId="77777777" w:rsidR="000D5AE0" w:rsidRPr="00FA395A" w:rsidRDefault="000D5AE0">
      <w:pPr>
        <w:spacing w:line="360" w:lineRule="auto"/>
        <w:rPr>
          <w:rFonts w:ascii="Times New Roman" w:hAnsi="Times New Roman" w:cs="Times New Roman"/>
          <w:sz w:val="24"/>
          <w:szCs w:val="24"/>
        </w:rPr>
      </w:pPr>
    </w:p>
    <w:p w14:paraId="32FBBA57" w14:textId="7B7A8F70" w:rsidR="00144517" w:rsidRPr="00FA395A" w:rsidRDefault="00144517">
      <w:pPr>
        <w:spacing w:line="360" w:lineRule="auto"/>
        <w:rPr>
          <w:rFonts w:ascii="Times New Roman" w:hAnsi="Times New Roman" w:cs="Times New Roman"/>
          <w:sz w:val="24"/>
          <w:szCs w:val="24"/>
        </w:rPr>
      </w:pPr>
      <w:r w:rsidRPr="00FA395A">
        <w:rPr>
          <w:rFonts w:ascii="Times New Roman" w:hAnsi="Times New Roman" w:cs="Times New Roman"/>
          <w:sz w:val="24"/>
          <w:szCs w:val="24"/>
        </w:rPr>
        <w:t>There are also 12 cores that produce</w:t>
      </w:r>
      <w:ins w:id="55" w:author="Ben Marwick" w:date="2020-10-05T23:39:00Z">
        <w:r w:rsidR="009663C6">
          <w:rPr>
            <w:rFonts w:ascii="Times New Roman" w:hAnsi="Times New Roman" w:cs="Times New Roman"/>
            <w:sz w:val="24"/>
            <w:szCs w:val="24"/>
          </w:rPr>
          <w:t>d</w:t>
        </w:r>
      </w:ins>
      <w:r w:rsidRPr="00FA395A">
        <w:rPr>
          <w:rFonts w:ascii="Times New Roman" w:hAnsi="Times New Roman" w:cs="Times New Roman"/>
          <w:sz w:val="24"/>
          <w:szCs w:val="24"/>
        </w:rPr>
        <w:t xml:space="preserve"> elongated flakes. Those cores were manufactured on various blanks such like chunks, nodular and flake. Direct hard hammer percussion is the technique that reduced cores. </w:t>
      </w:r>
      <w:r w:rsidRPr="00FA395A">
        <w:rPr>
          <w:rFonts w:ascii="Times New Roman" w:hAnsi="Times New Roman" w:cs="Times New Roman"/>
          <w:sz w:val="24"/>
          <w:szCs w:val="24"/>
          <w:lang w:val="en-US"/>
        </w:rPr>
        <w:t>The median max dimension of the cores is 52.4 mm. Most of cores do not have cortex remained and the median number of scars left is 4. The morphologies of the cores are various, including irregular, column, wedged and cubic. Prepared and plain platforms dominate the core platform types.</w:t>
      </w:r>
      <w:r w:rsidR="0082655C" w:rsidRPr="00FA395A">
        <w:rPr>
          <w:rFonts w:ascii="Times New Roman" w:hAnsi="Times New Roman" w:cs="Times New Roman"/>
          <w:sz w:val="24"/>
          <w:szCs w:val="24"/>
        </w:rPr>
        <w:t xml:space="preserve"> The cores are </w:t>
      </w:r>
      <w:r w:rsidR="0082655C" w:rsidRPr="00FA395A">
        <w:rPr>
          <w:rFonts w:ascii="Times New Roman" w:eastAsia="Berkeley-Book" w:hAnsi="Times New Roman" w:cs="Times New Roman"/>
          <w:sz w:val="24"/>
          <w:szCs w:val="24"/>
        </w:rPr>
        <w:t>only minimally prepar</w:t>
      </w:r>
      <w:ins w:id="56" w:author="Ben Marwick" w:date="2020-10-05T23:40:00Z">
        <w:r w:rsidR="009663C6">
          <w:rPr>
            <w:rFonts w:ascii="Times New Roman" w:hAnsi="Times New Roman" w:cs="Times New Roman"/>
            <w:sz w:val="24"/>
            <w:szCs w:val="24"/>
          </w:rPr>
          <w:t>ed</w:t>
        </w:r>
      </w:ins>
      <w:del w:id="57" w:author="Ben Marwick" w:date="2020-10-05T23:40:00Z">
        <w:r w:rsidR="0082655C" w:rsidRPr="00FA395A" w:rsidDel="009663C6">
          <w:rPr>
            <w:rFonts w:ascii="Times New Roman" w:hAnsi="Times New Roman" w:cs="Times New Roman"/>
            <w:sz w:val="24"/>
            <w:szCs w:val="24"/>
          </w:rPr>
          <w:delText>ation</w:delText>
        </w:r>
      </w:del>
      <w:r w:rsidR="0082655C" w:rsidRPr="00FA395A">
        <w:rPr>
          <w:rFonts w:ascii="Times New Roman" w:eastAsia="Berkeley-Book" w:hAnsi="Times New Roman" w:cs="Times New Roman"/>
          <w:sz w:val="24"/>
          <w:szCs w:val="24"/>
        </w:rPr>
        <w:t>, and the volume is not thoroughly shaped out before</w:t>
      </w:r>
      <w:r w:rsidR="0082655C" w:rsidRPr="00FA395A">
        <w:rPr>
          <w:rFonts w:ascii="Times New Roman" w:hAnsi="Times New Roman" w:cs="Times New Roman"/>
          <w:sz w:val="24"/>
          <w:szCs w:val="24"/>
        </w:rPr>
        <w:t xml:space="preserve"> </w:t>
      </w:r>
      <w:r w:rsidR="0082655C" w:rsidRPr="00FA395A">
        <w:rPr>
          <w:rFonts w:ascii="Times New Roman" w:eastAsia="Berkeley-Book" w:hAnsi="Times New Roman" w:cs="Times New Roman"/>
          <w:sz w:val="24"/>
          <w:szCs w:val="24"/>
        </w:rPr>
        <w:t xml:space="preserve">starting the production, </w:t>
      </w:r>
      <w:r w:rsidR="0082655C" w:rsidRPr="00FA395A">
        <w:rPr>
          <w:rFonts w:ascii="Times New Roman" w:hAnsi="Times New Roman" w:cs="Times New Roman"/>
          <w:sz w:val="24"/>
          <w:szCs w:val="24"/>
        </w:rPr>
        <w:t xml:space="preserve">thus </w:t>
      </w:r>
      <w:r w:rsidR="0082655C" w:rsidRPr="00FA395A">
        <w:rPr>
          <w:rFonts w:ascii="Times New Roman" w:eastAsia="Berkeley-Book" w:hAnsi="Times New Roman" w:cs="Times New Roman"/>
          <w:sz w:val="24"/>
          <w:szCs w:val="24"/>
        </w:rPr>
        <w:t>show</w:t>
      </w:r>
      <w:r w:rsidR="0082655C" w:rsidRPr="00FA395A">
        <w:rPr>
          <w:rFonts w:ascii="Times New Roman" w:hAnsi="Times New Roman" w:cs="Times New Roman"/>
          <w:sz w:val="24"/>
          <w:szCs w:val="24"/>
        </w:rPr>
        <w:t>ing</w:t>
      </w:r>
      <w:r w:rsidR="0082655C" w:rsidRPr="00FA395A">
        <w:rPr>
          <w:rFonts w:ascii="Times New Roman" w:eastAsia="Berkeley-Book" w:hAnsi="Times New Roman" w:cs="Times New Roman"/>
          <w:sz w:val="24"/>
          <w:szCs w:val="24"/>
        </w:rPr>
        <w:t xml:space="preserve"> significant variation in shape and size</w:t>
      </w:r>
      <w:r w:rsidR="0082655C" w:rsidRPr="00FA395A">
        <w:rPr>
          <w:rFonts w:ascii="Times New Roman" w:hAnsi="Times New Roman" w:cs="Times New Roman"/>
          <w:sz w:val="24"/>
          <w:szCs w:val="24"/>
        </w:rPr>
        <w:t xml:space="preserve">. For example, </w:t>
      </w:r>
      <w:r w:rsidR="0082655C" w:rsidRPr="00FA395A">
        <w:rPr>
          <w:rFonts w:ascii="Times New Roman" w:hAnsi="Times New Roman" w:cs="Times New Roman"/>
          <w:sz w:val="24"/>
          <w:szCs w:val="24"/>
          <w:lang w:val="en-US"/>
        </w:rPr>
        <w:t>the geometries of these cores vary from circle to cylinder.</w:t>
      </w:r>
    </w:p>
    <w:p w14:paraId="404C6C67" w14:textId="4E1D1F74" w:rsidR="00365193" w:rsidRPr="00FA395A" w:rsidRDefault="00353ECF">
      <w:pPr>
        <w:spacing w:line="360" w:lineRule="auto"/>
        <w:rPr>
          <w:rFonts w:ascii="Times New Roman" w:hAnsi="Times New Roman" w:cs="Times New Roman"/>
          <w:sz w:val="24"/>
          <w:szCs w:val="24"/>
        </w:rPr>
      </w:pPr>
      <w:r w:rsidRPr="00FA395A">
        <w:rPr>
          <w:rFonts w:ascii="Times New Roman" w:hAnsi="Times New Roman" w:cs="Times New Roman"/>
          <w:sz w:val="24"/>
          <w:szCs w:val="24"/>
        </w:rPr>
        <w:lastRenderedPageBreak/>
        <w:t>Many</w:t>
      </w:r>
      <w:r w:rsidR="00365193" w:rsidRPr="00FA395A">
        <w:rPr>
          <w:rFonts w:ascii="Times New Roman" w:hAnsi="Times New Roman" w:cs="Times New Roman"/>
          <w:sz w:val="24"/>
          <w:szCs w:val="24"/>
        </w:rPr>
        <w:t xml:space="preserve"> cores </w:t>
      </w:r>
      <w:del w:id="58" w:author="Ben Marwick" w:date="2020-10-05T23:40:00Z">
        <w:r w:rsidRPr="00FA395A" w:rsidDel="009663C6">
          <w:rPr>
            <w:rFonts w:ascii="Times New Roman" w:hAnsi="Times New Roman" w:cs="Times New Roman"/>
            <w:sz w:val="24"/>
            <w:szCs w:val="24"/>
          </w:rPr>
          <w:delText>have been</w:delText>
        </w:r>
      </w:del>
      <w:ins w:id="59" w:author="Ben Marwick" w:date="2020-10-05T23:40:00Z">
        <w:r w:rsidR="009663C6">
          <w:rPr>
            <w:rFonts w:ascii="Times New Roman" w:hAnsi="Times New Roman" w:cs="Times New Roman"/>
            <w:sz w:val="24"/>
            <w:szCs w:val="24"/>
          </w:rPr>
          <w:t>were</w:t>
        </w:r>
      </w:ins>
      <w:r w:rsidRPr="00FA395A">
        <w:rPr>
          <w:rFonts w:ascii="Times New Roman" w:hAnsi="Times New Roman" w:cs="Times New Roman"/>
          <w:sz w:val="24"/>
          <w:szCs w:val="24"/>
        </w:rPr>
        <w:t xml:space="preserve"> </w:t>
      </w:r>
      <w:r w:rsidR="00365193" w:rsidRPr="00FA395A">
        <w:rPr>
          <w:rFonts w:ascii="Times New Roman" w:hAnsi="Times New Roman" w:cs="Times New Roman"/>
          <w:sz w:val="24"/>
          <w:szCs w:val="24"/>
        </w:rPr>
        <w:t xml:space="preserve">exploited from </w:t>
      </w:r>
      <w:r w:rsidRPr="00FA395A">
        <w:rPr>
          <w:rFonts w:ascii="Times New Roman" w:hAnsi="Times New Roman" w:cs="Times New Roman"/>
          <w:sz w:val="24"/>
          <w:szCs w:val="24"/>
        </w:rPr>
        <w:t xml:space="preserve">large </w:t>
      </w:r>
      <w:r w:rsidR="00365193" w:rsidRPr="00FA395A">
        <w:rPr>
          <w:rFonts w:ascii="Times New Roman" w:hAnsi="Times New Roman" w:cs="Times New Roman"/>
          <w:sz w:val="24"/>
          <w:szCs w:val="24"/>
        </w:rPr>
        <w:t>flakes</w:t>
      </w:r>
      <w:r w:rsidR="00A56F55" w:rsidRPr="00FA395A">
        <w:rPr>
          <w:rFonts w:ascii="Times New Roman" w:hAnsi="Times New Roman" w:cs="Times New Roman"/>
          <w:sz w:val="24"/>
          <w:szCs w:val="24"/>
        </w:rPr>
        <w:t>,</w:t>
      </w:r>
      <w:r w:rsidR="00AB72B0" w:rsidRPr="00FA395A">
        <w:rPr>
          <w:rFonts w:ascii="Times New Roman" w:hAnsi="Times New Roman" w:cs="Times New Roman"/>
          <w:sz w:val="24"/>
          <w:szCs w:val="24"/>
        </w:rPr>
        <w:t xml:space="preserve"> of which</w:t>
      </w:r>
      <w:r w:rsidR="00365193" w:rsidRPr="00FA395A">
        <w:rPr>
          <w:rFonts w:ascii="Times New Roman" w:hAnsi="Times New Roman" w:cs="Times New Roman"/>
          <w:sz w:val="24"/>
          <w:szCs w:val="24"/>
        </w:rPr>
        <w:t xml:space="preserve"> </w:t>
      </w:r>
      <w:r w:rsidRPr="00FA395A">
        <w:rPr>
          <w:rFonts w:ascii="Times New Roman" w:hAnsi="Times New Roman" w:cs="Times New Roman"/>
          <w:sz w:val="24"/>
          <w:szCs w:val="24"/>
        </w:rPr>
        <w:t>four</w:t>
      </w:r>
      <w:r w:rsidR="00365193" w:rsidRPr="00FA395A">
        <w:rPr>
          <w:rFonts w:ascii="Times New Roman" w:hAnsi="Times New Roman" w:cs="Times New Roman"/>
          <w:sz w:val="24"/>
          <w:szCs w:val="24"/>
        </w:rPr>
        <w:t xml:space="preserve"> patterns are observed</w:t>
      </w:r>
      <w:r w:rsidR="00583B29" w:rsidRPr="00FA395A">
        <w:rPr>
          <w:rFonts w:ascii="Times New Roman" w:hAnsi="Times New Roman" w:cs="Times New Roman"/>
          <w:sz w:val="24"/>
          <w:szCs w:val="24"/>
        </w:rPr>
        <w:t xml:space="preserve"> based on the directions of knapping</w:t>
      </w:r>
      <w:r w:rsidR="00A56F55" w:rsidRPr="00FA395A">
        <w:rPr>
          <w:rFonts w:ascii="Times New Roman" w:hAnsi="Times New Roman" w:cs="Times New Roman"/>
          <w:sz w:val="24"/>
          <w:szCs w:val="24"/>
        </w:rPr>
        <w:t>,</w:t>
      </w:r>
      <w:r w:rsidR="00AB72B0" w:rsidRPr="00FA395A">
        <w:rPr>
          <w:rFonts w:ascii="Times New Roman" w:hAnsi="Times New Roman" w:cs="Times New Roman"/>
          <w:sz w:val="24"/>
          <w:szCs w:val="24"/>
        </w:rPr>
        <w:t xml:space="preserve"> </w:t>
      </w:r>
      <w:r w:rsidR="002A3896" w:rsidRPr="00FA395A">
        <w:rPr>
          <w:rFonts w:ascii="Times New Roman" w:hAnsi="Times New Roman" w:cs="Times New Roman"/>
          <w:sz w:val="24"/>
          <w:szCs w:val="24"/>
        </w:rPr>
        <w:t>unidirectional and bidirectional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_Ref39280770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S6</w:t>
      </w:r>
      <w:r w:rsidR="000D5AE0" w:rsidRPr="00FA395A">
        <w:rPr>
          <w:rFonts w:ascii="Times New Roman" w:hAnsi="Times New Roman" w:cs="Times New Roman"/>
          <w:sz w:val="24"/>
          <w:szCs w:val="24"/>
        </w:rPr>
        <w:fldChar w:fldCharType="end"/>
      </w:r>
      <w:r w:rsidR="002A3896" w:rsidRPr="00FA395A">
        <w:rPr>
          <w:rFonts w:ascii="Times New Roman" w:hAnsi="Times New Roman" w:cs="Times New Roman"/>
          <w:sz w:val="24"/>
          <w:szCs w:val="24"/>
        </w:rPr>
        <w:t>)</w:t>
      </w:r>
      <w:r w:rsidR="00365193" w:rsidRPr="00FA395A">
        <w:rPr>
          <w:rFonts w:ascii="Times New Roman" w:hAnsi="Times New Roman" w:cs="Times New Roman"/>
          <w:sz w:val="24"/>
          <w:szCs w:val="24"/>
        </w:rPr>
        <w:t>.</w:t>
      </w:r>
      <w:r w:rsidR="00583B29" w:rsidRPr="00FA395A">
        <w:rPr>
          <w:rFonts w:ascii="Times New Roman" w:hAnsi="Times New Roman" w:cs="Times New Roman"/>
          <w:sz w:val="24"/>
          <w:szCs w:val="24"/>
        </w:rPr>
        <w:t xml:space="preserve"> </w:t>
      </w:r>
      <w:r w:rsidR="005D12DC" w:rsidRPr="00FA395A">
        <w:rPr>
          <w:rFonts w:ascii="Times New Roman" w:hAnsi="Times New Roman" w:cs="Times New Roman"/>
          <w:sz w:val="24"/>
          <w:szCs w:val="24"/>
        </w:rPr>
        <w:t xml:space="preserve">Those cores are primarily </w:t>
      </w:r>
      <w:r w:rsidRPr="00FA395A">
        <w:rPr>
          <w:rFonts w:ascii="Times New Roman" w:hAnsi="Times New Roman" w:cs="Times New Roman"/>
          <w:sz w:val="24"/>
          <w:szCs w:val="24"/>
        </w:rPr>
        <w:t xml:space="preserve">knapped </w:t>
      </w:r>
      <w:r w:rsidR="005D12DC" w:rsidRPr="00FA395A">
        <w:rPr>
          <w:rFonts w:ascii="Times New Roman" w:hAnsi="Times New Roman" w:cs="Times New Roman"/>
          <w:sz w:val="24"/>
          <w:szCs w:val="24"/>
        </w:rPr>
        <w:t xml:space="preserve">along the periphery of the flake, using the natural slab morphology of a flake as platform and volumetric consumption. </w:t>
      </w:r>
    </w:p>
    <w:p w14:paraId="3AEC3ACC" w14:textId="77777777" w:rsidR="000D5AE0" w:rsidRPr="00FA395A" w:rsidRDefault="000D5AE0" w:rsidP="000D5AE0">
      <w:pPr>
        <w:spacing w:line="360" w:lineRule="auto"/>
        <w:rPr>
          <w:rFonts w:ascii="Times New Roman" w:hAnsi="Times New Roman" w:cs="Times New Roman"/>
          <w:b/>
          <w:sz w:val="24"/>
          <w:szCs w:val="24"/>
        </w:rPr>
      </w:pPr>
      <w:r w:rsidRPr="00FA395A">
        <w:rPr>
          <w:rFonts w:ascii="Times New Roman" w:hAnsi="Times New Roman" w:cs="Times New Roman"/>
          <w:noProof/>
          <w:sz w:val="24"/>
          <w:szCs w:val="24"/>
        </w:rPr>
        <w:drawing>
          <wp:inline distT="0" distB="0" distL="0" distR="0" wp14:anchorId="75445FD5" wp14:editId="5B1D667D">
            <wp:extent cx="5486400" cy="1431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431925"/>
                    </a:xfrm>
                    <a:prstGeom prst="rect">
                      <a:avLst/>
                    </a:prstGeom>
                  </pic:spPr>
                </pic:pic>
              </a:graphicData>
            </a:graphic>
          </wp:inline>
        </w:drawing>
      </w:r>
    </w:p>
    <w:p w14:paraId="139876FC" w14:textId="77777777" w:rsidR="000D5AE0" w:rsidRPr="00FA395A" w:rsidRDefault="000D5AE0" w:rsidP="000D5AE0">
      <w:pPr>
        <w:spacing w:line="360" w:lineRule="auto"/>
        <w:rPr>
          <w:rFonts w:ascii="Times New Roman" w:hAnsi="Times New Roman" w:cs="Times New Roman"/>
          <w:b/>
          <w:sz w:val="24"/>
          <w:szCs w:val="24"/>
        </w:rPr>
      </w:pPr>
    </w:p>
    <w:p w14:paraId="5B1950FA" w14:textId="335A6114" w:rsidR="000D5AE0" w:rsidRPr="00FA395A" w:rsidRDefault="000D5AE0" w:rsidP="009F7CAC">
      <w:pPr>
        <w:pStyle w:val="Caption"/>
        <w:rPr>
          <w:i w:val="0"/>
          <w:iCs w:val="0"/>
          <w:sz w:val="24"/>
          <w:szCs w:val="24"/>
        </w:rPr>
      </w:pPr>
      <w:bookmarkStart w:id="60" w:name="_Ref39280770"/>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DE1954" w:rsidRPr="00FA395A">
        <w:rPr>
          <w:b/>
          <w:bCs/>
          <w:i w:val="0"/>
          <w:iCs w:val="0"/>
          <w:noProof/>
          <w:sz w:val="24"/>
          <w:szCs w:val="24"/>
        </w:rPr>
        <w:t>6</w:t>
      </w:r>
      <w:r w:rsidRPr="00FA395A">
        <w:rPr>
          <w:b/>
          <w:bCs/>
          <w:i w:val="0"/>
          <w:iCs w:val="0"/>
          <w:sz w:val="24"/>
          <w:szCs w:val="24"/>
        </w:rPr>
        <w:fldChar w:fldCharType="end"/>
      </w:r>
      <w:bookmarkEnd w:id="60"/>
      <w:r w:rsidR="007C46F9" w:rsidRPr="00FA395A">
        <w:rPr>
          <w:b/>
          <w:bCs/>
          <w:i w:val="0"/>
          <w:iCs w:val="0"/>
          <w:sz w:val="24"/>
          <w:szCs w:val="24"/>
        </w:rPr>
        <w:t xml:space="preserve"> | </w:t>
      </w:r>
      <w:r w:rsidRPr="00FA395A">
        <w:rPr>
          <w:b/>
          <w:bCs/>
          <w:i w:val="0"/>
          <w:iCs w:val="0"/>
          <w:sz w:val="24"/>
          <w:szCs w:val="24"/>
        </w:rPr>
        <w:t>Flake core patterns.</w:t>
      </w:r>
      <w:r w:rsidRPr="00FA395A">
        <w:rPr>
          <w:i w:val="0"/>
          <w:iCs w:val="0"/>
          <w:sz w:val="24"/>
          <w:szCs w:val="24"/>
        </w:rPr>
        <w:t xml:space="preserve"> The </w:t>
      </w:r>
      <w:proofErr w:type="spellStart"/>
      <w:r w:rsidRPr="00FA395A">
        <w:rPr>
          <w:i w:val="0"/>
          <w:iCs w:val="0"/>
          <w:sz w:val="24"/>
          <w:szCs w:val="24"/>
        </w:rPr>
        <w:t>gray</w:t>
      </w:r>
      <w:proofErr w:type="spellEnd"/>
      <w:r w:rsidRPr="00FA395A">
        <w:rPr>
          <w:i w:val="0"/>
          <w:iCs w:val="0"/>
          <w:sz w:val="24"/>
          <w:szCs w:val="24"/>
        </w:rPr>
        <w:t xml:space="preserve"> triangles indicate the direction of flake scars. </w:t>
      </w:r>
      <w:proofErr w:type="spellStart"/>
      <w:r w:rsidRPr="00FA395A">
        <w:rPr>
          <w:i w:val="0"/>
          <w:iCs w:val="0"/>
          <w:sz w:val="24"/>
          <w:szCs w:val="24"/>
        </w:rPr>
        <w:t>Unidirection</w:t>
      </w:r>
      <w:proofErr w:type="spellEnd"/>
      <w:r w:rsidRPr="00FA395A">
        <w:rPr>
          <w:i w:val="0"/>
          <w:iCs w:val="0"/>
          <w:sz w:val="24"/>
          <w:szCs w:val="24"/>
        </w:rPr>
        <w:t xml:space="preserve"> I and II means flake scars only come from one direction. </w:t>
      </w:r>
      <w:proofErr w:type="spellStart"/>
      <w:r w:rsidRPr="00FA395A">
        <w:rPr>
          <w:i w:val="0"/>
          <w:iCs w:val="0"/>
          <w:sz w:val="24"/>
          <w:szCs w:val="24"/>
        </w:rPr>
        <w:t>Bidirection</w:t>
      </w:r>
      <w:proofErr w:type="spellEnd"/>
      <w:r w:rsidRPr="00FA395A">
        <w:rPr>
          <w:i w:val="0"/>
          <w:iCs w:val="0"/>
          <w:sz w:val="24"/>
          <w:szCs w:val="24"/>
        </w:rPr>
        <w:t xml:space="preserve"> I and II means flake scars come from different directions. </w:t>
      </w:r>
    </w:p>
    <w:p w14:paraId="1BB4ACFD" w14:textId="77777777" w:rsidR="000A76A4" w:rsidRPr="00FA395A" w:rsidRDefault="000A76A4">
      <w:pPr>
        <w:spacing w:line="360" w:lineRule="auto"/>
        <w:rPr>
          <w:rFonts w:ascii="Times New Roman" w:hAnsi="Times New Roman" w:cs="Times New Roman"/>
          <w:sz w:val="24"/>
          <w:szCs w:val="24"/>
        </w:rPr>
      </w:pPr>
    </w:p>
    <w:p w14:paraId="7D10FE7F" w14:textId="77777777" w:rsidR="00604C00" w:rsidRPr="00FA395A" w:rsidRDefault="003479F8" w:rsidP="00FA395A">
      <w:pPr>
        <w:pStyle w:val="Heading1"/>
      </w:pPr>
      <w:r w:rsidRPr="00FA395A">
        <w:t>Flakes</w:t>
      </w:r>
    </w:p>
    <w:p w14:paraId="6BED3746" w14:textId="4E4C8007" w:rsidR="003649CD" w:rsidRPr="00FA395A" w:rsidRDefault="00604C00" w:rsidP="004A3EB6">
      <w:pPr>
        <w:spacing w:line="360" w:lineRule="auto"/>
        <w:rPr>
          <w:rFonts w:ascii="Times New Roman" w:hAnsi="Times New Roman" w:cs="Times New Roman"/>
          <w:sz w:val="24"/>
          <w:szCs w:val="24"/>
        </w:rPr>
      </w:pPr>
      <w:r w:rsidRPr="00FA395A">
        <w:rPr>
          <w:rFonts w:ascii="Times New Roman" w:hAnsi="Times New Roman" w:cs="Times New Roman"/>
          <w:sz w:val="24"/>
          <w:szCs w:val="24"/>
        </w:rPr>
        <w:t>Among the 1</w:t>
      </w:r>
      <w:r w:rsidR="005E12BB" w:rsidRPr="00FA395A">
        <w:rPr>
          <w:rFonts w:ascii="Times New Roman" w:hAnsi="Times New Roman" w:cs="Times New Roman"/>
          <w:sz w:val="24"/>
          <w:szCs w:val="24"/>
        </w:rPr>
        <w:t>,1</w:t>
      </w:r>
      <w:r w:rsidR="00E35BA2" w:rsidRPr="00FA395A">
        <w:rPr>
          <w:rFonts w:ascii="Times New Roman" w:hAnsi="Times New Roman" w:cs="Times New Roman"/>
          <w:sz w:val="24"/>
          <w:szCs w:val="24"/>
        </w:rPr>
        <w:t>3</w:t>
      </w:r>
      <w:r w:rsidR="0052778A" w:rsidRPr="00FA395A">
        <w:rPr>
          <w:rFonts w:ascii="Times New Roman" w:hAnsi="Times New Roman" w:cs="Times New Roman"/>
          <w:sz w:val="24"/>
          <w:szCs w:val="24"/>
        </w:rPr>
        <w:t>8</w:t>
      </w:r>
      <w:r w:rsidRPr="00FA395A">
        <w:rPr>
          <w:rFonts w:ascii="Times New Roman" w:hAnsi="Times New Roman" w:cs="Times New Roman"/>
          <w:sz w:val="24"/>
          <w:szCs w:val="24"/>
        </w:rPr>
        <w:t xml:space="preserve"> flake pieces studied (see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_Ref39280557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S4</w:t>
      </w:r>
      <w:r w:rsidR="00317F64"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for selected specimen</w:t>
      </w:r>
      <w:ins w:id="61" w:author="Ben Marwick" w:date="2020-10-05T23:40:00Z">
        <w:r w:rsidR="009663C6">
          <w:rPr>
            <w:rFonts w:ascii="Times New Roman" w:hAnsi="Times New Roman" w:cs="Times New Roman"/>
            <w:sz w:val="24"/>
            <w:szCs w:val="24"/>
          </w:rPr>
          <w:t>s</w:t>
        </w:r>
      </w:ins>
      <w:r w:rsidRPr="00FA395A">
        <w:rPr>
          <w:rFonts w:ascii="Times New Roman" w:hAnsi="Times New Roman" w:cs="Times New Roman"/>
          <w:sz w:val="24"/>
          <w:szCs w:val="24"/>
        </w:rPr>
        <w:t xml:space="preserve">), there are </w:t>
      </w:r>
      <w:r w:rsidR="005E12BB" w:rsidRPr="00FA395A">
        <w:rPr>
          <w:rFonts w:ascii="Times New Roman" w:hAnsi="Times New Roman" w:cs="Times New Roman"/>
          <w:sz w:val="24"/>
          <w:szCs w:val="24"/>
        </w:rPr>
        <w:t>18</w:t>
      </w:r>
      <w:r w:rsidR="00E35BA2" w:rsidRPr="00FA395A">
        <w:rPr>
          <w:rFonts w:ascii="Times New Roman" w:hAnsi="Times New Roman" w:cs="Times New Roman"/>
          <w:sz w:val="24"/>
          <w:szCs w:val="24"/>
        </w:rPr>
        <w:t>9</w:t>
      </w:r>
      <w:r w:rsidRPr="00FA395A">
        <w:rPr>
          <w:rFonts w:ascii="Times New Roman" w:hAnsi="Times New Roman" w:cs="Times New Roman"/>
          <w:sz w:val="24"/>
          <w:szCs w:val="24"/>
        </w:rPr>
        <w:t xml:space="preserve"> complete flakes, 2</w:t>
      </w:r>
      <w:r w:rsidR="00C97084" w:rsidRPr="00FA395A">
        <w:rPr>
          <w:rFonts w:ascii="Times New Roman" w:hAnsi="Times New Roman" w:cs="Times New Roman"/>
          <w:sz w:val="24"/>
          <w:szCs w:val="24"/>
        </w:rPr>
        <w:t>1</w:t>
      </w:r>
      <w:r w:rsidR="00E35BA2" w:rsidRPr="00FA395A">
        <w:rPr>
          <w:rFonts w:ascii="Times New Roman" w:hAnsi="Times New Roman" w:cs="Times New Roman"/>
          <w:sz w:val="24"/>
          <w:szCs w:val="24"/>
        </w:rPr>
        <w:t>4</w:t>
      </w:r>
      <w:r w:rsidRPr="00FA395A">
        <w:rPr>
          <w:rFonts w:ascii="Times New Roman" w:hAnsi="Times New Roman" w:cs="Times New Roman"/>
          <w:sz w:val="24"/>
          <w:szCs w:val="24"/>
        </w:rPr>
        <w:t xml:space="preserve"> retouched flakes, </w:t>
      </w:r>
      <w:r w:rsidR="005E12BB" w:rsidRPr="00FA395A">
        <w:rPr>
          <w:rFonts w:ascii="Times New Roman" w:hAnsi="Times New Roman" w:cs="Times New Roman"/>
          <w:sz w:val="24"/>
          <w:szCs w:val="24"/>
        </w:rPr>
        <w:t>6</w:t>
      </w:r>
      <w:r w:rsidRPr="00FA395A">
        <w:rPr>
          <w:rFonts w:ascii="Times New Roman" w:hAnsi="Times New Roman" w:cs="Times New Roman"/>
          <w:sz w:val="24"/>
          <w:szCs w:val="24"/>
        </w:rPr>
        <w:t xml:space="preserve"> flake breaks and 729 retouched flake breaks. The flaking technique is mainly free hand percussion with hard hammer. </w:t>
      </w:r>
      <w:r w:rsidR="004A3EB6" w:rsidRPr="00FA395A">
        <w:rPr>
          <w:rFonts w:ascii="Times New Roman" w:hAnsi="Times New Roman" w:cs="Times New Roman"/>
          <w:sz w:val="24"/>
          <w:szCs w:val="24"/>
        </w:rPr>
        <w:t>A number of retouched flakes show parallel or sub parallel retouch</w:t>
      </w:r>
      <w:r w:rsidR="00353ECF" w:rsidRPr="00FA395A">
        <w:rPr>
          <w:rFonts w:ascii="Times New Roman" w:hAnsi="Times New Roman" w:cs="Times New Roman"/>
          <w:sz w:val="24"/>
          <w:szCs w:val="24"/>
        </w:rPr>
        <w:t xml:space="preserve"> scars</w:t>
      </w:r>
      <w:r w:rsidR="004A3EB6" w:rsidRPr="00FA395A">
        <w:rPr>
          <w:rFonts w:ascii="Times New Roman" w:hAnsi="Times New Roman" w:cs="Times New Roman"/>
          <w:sz w:val="24"/>
          <w:szCs w:val="24"/>
        </w:rPr>
        <w:t>, probably result</w:t>
      </w:r>
      <w:r w:rsidR="00353ECF" w:rsidRPr="00FA395A">
        <w:rPr>
          <w:rFonts w:ascii="Times New Roman" w:hAnsi="Times New Roman" w:cs="Times New Roman"/>
          <w:sz w:val="24"/>
          <w:szCs w:val="24"/>
        </w:rPr>
        <w:t xml:space="preserve">ing </w:t>
      </w:r>
      <w:r w:rsidR="004A3EB6" w:rsidRPr="00FA395A">
        <w:rPr>
          <w:rFonts w:ascii="Times New Roman" w:hAnsi="Times New Roman" w:cs="Times New Roman"/>
          <w:sz w:val="24"/>
          <w:szCs w:val="24"/>
        </w:rPr>
        <w:t xml:space="preserve">from pressure </w:t>
      </w:r>
      <w:r w:rsidR="00D2056A" w:rsidRPr="00FA395A">
        <w:rPr>
          <w:rFonts w:ascii="Times New Roman" w:hAnsi="Times New Roman" w:cs="Times New Roman"/>
          <w:sz w:val="24"/>
          <w:szCs w:val="24"/>
        </w:rPr>
        <w:t xml:space="preserve">flaking </w:t>
      </w:r>
      <w:r w:rsidR="004A3EB6" w:rsidRPr="00FA395A">
        <w:rPr>
          <w:rFonts w:ascii="Times New Roman" w:hAnsi="Times New Roman" w:cs="Times New Roman"/>
          <w:sz w:val="24"/>
          <w:szCs w:val="24"/>
        </w:rPr>
        <w:t>technique</w:t>
      </w:r>
      <w:r w:rsidR="00353ECF" w:rsidRPr="00FA395A">
        <w:rPr>
          <w:rFonts w:ascii="Times New Roman" w:hAnsi="Times New Roman" w:cs="Times New Roman"/>
          <w:sz w:val="24"/>
          <w:szCs w:val="24"/>
        </w:rPr>
        <w:t>s</w:t>
      </w:r>
      <w:r w:rsidR="004A3EB6" w:rsidRPr="00FA395A">
        <w:rPr>
          <w:rFonts w:ascii="Times New Roman" w:hAnsi="Times New Roman" w:cs="Times New Roman"/>
          <w:sz w:val="24"/>
          <w:szCs w:val="24"/>
        </w:rPr>
        <w:t xml:space="preserve"> </w:t>
      </w:r>
      <w:r w:rsidR="004A3EB6" w:rsidRPr="00FA395A">
        <w:rPr>
          <w:rFonts w:ascii="Times New Roman" w:hAnsi="Times New Roman" w:cs="Times New Roman"/>
          <w:sz w:val="24"/>
          <w:szCs w:val="24"/>
        </w:rPr>
        <w:fldChar w:fldCharType="begin"/>
      </w:r>
      <w:r w:rsidR="00EB1850" w:rsidRPr="00FA395A">
        <w:rPr>
          <w:rFonts w:ascii="Times New Roman" w:hAnsi="Times New Roman" w:cs="Times New Roman"/>
          <w:sz w:val="24"/>
          <w:szCs w:val="24"/>
        </w:rPr>
        <w:instrText xml:space="preserve"> ADDIN EN.CITE &lt;EndNote&gt;&lt;Cite&gt;&lt;Author&gt;Dibble&lt;/Author&gt;&lt;Year&gt;1994&lt;/Year&gt;&lt;RecNum&gt;319&lt;/RecNum&gt;&lt;DisplayText&gt;(Dibble 1994)&lt;/DisplayText&gt;&lt;record&gt;&lt;rec-number&gt;319&lt;/rec-number&gt;&lt;foreign-keys&gt;&lt;key app="EN" db-id="e0fx9eewc55z5me9zx35zpfdvs5rfzws2t2r" timestamp="1562486075"&gt;319&lt;/key&gt;&lt;/foreign-keys&gt;&lt;ref-type name="Book"&gt;6&lt;/ref-type&gt;&lt;contributors&gt;&lt;authors&gt;&lt;author&gt;André Debénath and Harold L. Dibble&lt;/author&gt;&lt;/authors&gt;&lt;/contributors&gt;&lt;titles&gt;&lt;title&gt;Handbook of Paleolithic Typology: Lower and Middle Paleolithic of Europe&lt;/title&gt;&lt;/titles&gt;&lt;dates&gt;&lt;year&gt;1994&lt;/year&gt;&lt;/dates&gt;&lt;pub-location&gt;Philadelphia&lt;/pub-location&gt;&lt;publisher&gt; University of Pennsylvania&lt;/publisher&gt;&lt;urls&gt;&lt;/urls&gt;&lt;/record&gt;&lt;/Cite&gt;&lt;/EndNote&gt;</w:instrText>
      </w:r>
      <w:r w:rsidR="004A3EB6"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(Dibble 1994)</w:t>
      </w:r>
      <w:r w:rsidR="004A3EB6" w:rsidRPr="00FA395A">
        <w:rPr>
          <w:rFonts w:ascii="Times New Roman" w:hAnsi="Times New Roman" w:cs="Times New Roman"/>
          <w:sz w:val="24"/>
          <w:szCs w:val="24"/>
        </w:rPr>
        <w:fldChar w:fldCharType="end"/>
      </w:r>
      <w:r w:rsidR="004A3EB6" w:rsidRPr="00FA395A">
        <w:rPr>
          <w:rFonts w:ascii="Times New Roman" w:hAnsi="Times New Roman" w:cs="Times New Roman"/>
          <w:sz w:val="24"/>
          <w:szCs w:val="24"/>
        </w:rPr>
        <w:t>.</w:t>
      </w:r>
    </w:p>
    <w:p w14:paraId="40A2EAE3" w14:textId="2B701959" w:rsidR="003479F8" w:rsidRPr="00FA395A" w:rsidRDefault="00604C00" w:rsidP="008758A1">
      <w:pPr>
        <w:spacing w:line="360" w:lineRule="auto"/>
        <w:rPr>
          <w:rFonts w:ascii="Times New Roman" w:hAnsi="Times New Roman" w:cs="Times New Roman"/>
          <w:sz w:val="24"/>
          <w:szCs w:val="24"/>
        </w:rPr>
      </w:pPr>
      <w:r w:rsidRPr="00FA395A">
        <w:rPr>
          <w:rFonts w:ascii="Times New Roman" w:hAnsi="Times New Roman" w:cs="Times New Roman"/>
          <w:sz w:val="24"/>
          <w:szCs w:val="24"/>
        </w:rPr>
        <w:t>Table 3 summarise</w:t>
      </w:r>
      <w:r w:rsidR="00D2056A" w:rsidRPr="00FA395A">
        <w:rPr>
          <w:rFonts w:ascii="Times New Roman" w:hAnsi="Times New Roman" w:cs="Times New Roman"/>
          <w:sz w:val="24"/>
          <w:szCs w:val="24"/>
        </w:rPr>
        <w:t>s</w:t>
      </w:r>
      <w:r w:rsidRPr="00FA395A">
        <w:rPr>
          <w:rFonts w:ascii="Times New Roman" w:hAnsi="Times New Roman" w:cs="Times New Roman"/>
          <w:sz w:val="24"/>
          <w:szCs w:val="24"/>
        </w:rPr>
        <w:t xml:space="preserve"> basic flake attribut</w:t>
      </w:r>
      <w:r w:rsidR="00D2056A" w:rsidRPr="00FA395A">
        <w:rPr>
          <w:rFonts w:ascii="Times New Roman" w:hAnsi="Times New Roman" w:cs="Times New Roman"/>
          <w:sz w:val="24"/>
          <w:szCs w:val="24"/>
        </w:rPr>
        <w:t>es</w:t>
      </w:r>
      <w:r w:rsidRPr="00FA395A">
        <w:rPr>
          <w:rFonts w:ascii="Times New Roman" w:hAnsi="Times New Roman" w:cs="Times New Roman"/>
          <w:sz w:val="24"/>
          <w:szCs w:val="24"/>
        </w:rPr>
        <w:t xml:space="preserve">. </w:t>
      </w:r>
      <w:r w:rsidR="00A17665" w:rsidRPr="00FA395A">
        <w:rPr>
          <w:rFonts w:ascii="Times New Roman" w:hAnsi="Times New Roman" w:cs="Times New Roman"/>
          <w:sz w:val="24"/>
          <w:szCs w:val="24"/>
        </w:rPr>
        <w:t>T</w:t>
      </w:r>
      <w:r w:rsidRPr="00FA395A">
        <w:rPr>
          <w:rFonts w:ascii="Times New Roman" w:hAnsi="Times New Roman" w:cs="Times New Roman"/>
          <w:sz w:val="24"/>
          <w:szCs w:val="24"/>
        </w:rPr>
        <w:t>he median dimension</w:t>
      </w:r>
      <w:r w:rsidR="00D2056A" w:rsidRPr="00FA395A">
        <w:rPr>
          <w:rFonts w:ascii="Times New Roman" w:hAnsi="Times New Roman" w:cs="Times New Roman"/>
          <w:sz w:val="24"/>
          <w:szCs w:val="24"/>
        </w:rPr>
        <w:t>s</w:t>
      </w:r>
      <w:r w:rsidRPr="00FA395A">
        <w:rPr>
          <w:rFonts w:ascii="Times New Roman" w:hAnsi="Times New Roman" w:cs="Times New Roman"/>
          <w:sz w:val="24"/>
          <w:szCs w:val="24"/>
        </w:rPr>
        <w:t xml:space="preserve"> of complete flakes </w:t>
      </w:r>
      <w:r w:rsidR="00D2056A" w:rsidRPr="00FA395A">
        <w:rPr>
          <w:rFonts w:ascii="Times New Roman" w:hAnsi="Times New Roman" w:cs="Times New Roman"/>
          <w:sz w:val="24"/>
          <w:szCs w:val="24"/>
        </w:rPr>
        <w:t xml:space="preserve">are </w:t>
      </w:r>
      <w:r w:rsidRPr="00FA395A">
        <w:rPr>
          <w:rFonts w:ascii="Times New Roman" w:hAnsi="Times New Roman" w:cs="Times New Roman"/>
          <w:sz w:val="24"/>
          <w:szCs w:val="24"/>
        </w:rPr>
        <w:t>48x49x16 mm</w:t>
      </w:r>
      <w:r w:rsidR="00FE3F0F" w:rsidRPr="00FA395A">
        <w:rPr>
          <w:rFonts w:ascii="Times New Roman" w:hAnsi="Times New Roman" w:cs="Times New Roman"/>
          <w:sz w:val="24"/>
          <w:szCs w:val="24"/>
        </w:rPr>
        <w:t>; this</w:t>
      </w:r>
      <w:r w:rsidRPr="00FA395A">
        <w:rPr>
          <w:rFonts w:ascii="Times New Roman" w:hAnsi="Times New Roman" w:cs="Times New Roman"/>
          <w:sz w:val="24"/>
          <w:szCs w:val="24"/>
        </w:rPr>
        <w:t xml:space="preserve"> is larger than </w:t>
      </w:r>
      <w:r w:rsidR="00D8208A" w:rsidRPr="00FA395A">
        <w:rPr>
          <w:rFonts w:ascii="Times New Roman" w:hAnsi="Times New Roman" w:cs="Times New Roman"/>
          <w:sz w:val="24"/>
          <w:szCs w:val="24"/>
        </w:rPr>
        <w:t>that</w:t>
      </w:r>
      <w:r w:rsidRPr="00FA395A">
        <w:rPr>
          <w:rFonts w:ascii="Times New Roman" w:hAnsi="Times New Roman" w:cs="Times New Roman"/>
          <w:sz w:val="24"/>
          <w:szCs w:val="24"/>
        </w:rPr>
        <w:t xml:space="preserve"> of scars remained on the cores, suggesting that many of the flakes were obtained </w:t>
      </w:r>
      <w:r w:rsidR="00C7315F" w:rsidRPr="00FA395A">
        <w:rPr>
          <w:rFonts w:ascii="Times New Roman" w:hAnsi="Times New Roman" w:cs="Times New Roman"/>
          <w:sz w:val="24"/>
          <w:szCs w:val="24"/>
        </w:rPr>
        <w:t>outside of the cave</w:t>
      </w:r>
      <w:r w:rsidR="00D2056A" w:rsidRPr="00FA395A">
        <w:rPr>
          <w:rFonts w:ascii="Times New Roman" w:hAnsi="Times New Roman" w:cs="Times New Roman"/>
          <w:sz w:val="24"/>
          <w:szCs w:val="24"/>
        </w:rPr>
        <w:t>, or that the cores that produced them were removed from the assemblage</w:t>
      </w:r>
      <w:r w:rsidRPr="00FA395A">
        <w:rPr>
          <w:rFonts w:ascii="Times New Roman" w:hAnsi="Times New Roman" w:cs="Times New Roman"/>
          <w:sz w:val="24"/>
          <w:szCs w:val="24"/>
        </w:rPr>
        <w:t>. The majority of flake</w:t>
      </w:r>
      <w:r w:rsidR="00D2056A" w:rsidRPr="00FA395A">
        <w:rPr>
          <w:rFonts w:ascii="Times New Roman" w:hAnsi="Times New Roman" w:cs="Times New Roman"/>
          <w:sz w:val="24"/>
          <w:szCs w:val="24"/>
        </w:rPr>
        <w:t>s</w:t>
      </w:r>
      <w:r w:rsidRPr="00FA395A">
        <w:rPr>
          <w:rFonts w:ascii="Times New Roman" w:hAnsi="Times New Roman" w:cs="Times New Roman"/>
          <w:sz w:val="24"/>
          <w:szCs w:val="24"/>
        </w:rPr>
        <w:t xml:space="preserve"> </w:t>
      </w:r>
      <w:r w:rsidR="00C7315F" w:rsidRPr="00FA395A">
        <w:rPr>
          <w:rFonts w:ascii="Times New Roman" w:hAnsi="Times New Roman" w:cs="Times New Roman"/>
          <w:sz w:val="24"/>
          <w:szCs w:val="24"/>
        </w:rPr>
        <w:t>ha</w:t>
      </w:r>
      <w:r w:rsidR="00D2056A" w:rsidRPr="00FA395A">
        <w:rPr>
          <w:rFonts w:ascii="Times New Roman" w:hAnsi="Times New Roman" w:cs="Times New Roman"/>
          <w:sz w:val="24"/>
          <w:szCs w:val="24"/>
        </w:rPr>
        <w:t>ve</w:t>
      </w:r>
      <w:r w:rsidR="00C7315F" w:rsidRPr="00FA395A">
        <w:rPr>
          <w:rFonts w:ascii="Times New Roman" w:hAnsi="Times New Roman" w:cs="Times New Roman"/>
          <w:sz w:val="24"/>
          <w:szCs w:val="24"/>
        </w:rPr>
        <w:t xml:space="preserve"> </w:t>
      </w:r>
      <w:r w:rsidRPr="00FA395A">
        <w:rPr>
          <w:rFonts w:ascii="Times New Roman" w:hAnsi="Times New Roman" w:cs="Times New Roman"/>
          <w:sz w:val="24"/>
          <w:szCs w:val="24"/>
        </w:rPr>
        <w:t>mass</w:t>
      </w:r>
      <w:r w:rsidR="00D2056A" w:rsidRPr="00FA395A">
        <w:rPr>
          <w:rFonts w:ascii="Times New Roman" w:hAnsi="Times New Roman" w:cs="Times New Roman"/>
          <w:sz w:val="24"/>
          <w:szCs w:val="24"/>
        </w:rPr>
        <w:t>es</w:t>
      </w:r>
      <w:r w:rsidRPr="00FA395A">
        <w:rPr>
          <w:rFonts w:ascii="Times New Roman" w:hAnsi="Times New Roman" w:cs="Times New Roman"/>
          <w:sz w:val="24"/>
          <w:szCs w:val="24"/>
        </w:rPr>
        <w:t xml:space="preserve"> from 10 to 100 g</w:t>
      </w:r>
      <w:r w:rsidR="00A93AB3" w:rsidRPr="00FA395A">
        <w:rPr>
          <w:rFonts w:ascii="Times New Roman" w:hAnsi="Times New Roman" w:cs="Times New Roman"/>
          <w:sz w:val="24"/>
          <w:szCs w:val="24"/>
        </w:rPr>
        <w:t xml:space="preserve"> (</w:t>
      </w:r>
      <w:r w:rsidR="00317F64" w:rsidRPr="00FA395A">
        <w:rPr>
          <w:rFonts w:ascii="Times New Roman" w:hAnsi="Times New Roman" w:cs="Times New Roman"/>
          <w:b/>
          <w:bCs/>
          <w:sz w:val="24"/>
          <w:szCs w:val="24"/>
        </w:rPr>
        <w:fldChar w:fldCharType="begin"/>
      </w:r>
      <w:r w:rsidR="00317F64"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317F64" w:rsidRPr="00FA395A">
        <w:rPr>
          <w:rFonts w:ascii="Times New Roman" w:hAnsi="Times New Roman" w:cs="Times New Roman"/>
          <w:b/>
          <w:bCs/>
          <w:sz w:val="24"/>
          <w:szCs w:val="24"/>
        </w:rPr>
      </w:r>
      <w:r w:rsidR="00317F64" w:rsidRPr="00FA395A">
        <w:rPr>
          <w:rFonts w:ascii="Times New Roman" w:hAnsi="Times New Roman" w:cs="Times New Roman"/>
          <w:b/>
          <w:bCs/>
          <w:sz w:val="24"/>
          <w:szCs w:val="24"/>
        </w:rPr>
        <w:fldChar w:fldCharType="separate"/>
      </w:r>
      <w:r w:rsidR="00DE1954" w:rsidRPr="00FA395A">
        <w:rPr>
          <w:b/>
          <w:bCs/>
          <w:sz w:val="24"/>
          <w:szCs w:val="24"/>
        </w:rPr>
        <w:t xml:space="preserve">Figure </w:t>
      </w:r>
      <w:r w:rsidR="00DE1954" w:rsidRPr="00FA395A">
        <w:rPr>
          <w:b/>
          <w:bCs/>
          <w:noProof/>
          <w:sz w:val="24"/>
          <w:szCs w:val="24"/>
        </w:rPr>
        <w:t>S7</w:t>
      </w:r>
      <w:r w:rsidR="00317F64" w:rsidRPr="00FA395A">
        <w:rPr>
          <w:rFonts w:ascii="Times New Roman" w:hAnsi="Times New Roman" w:cs="Times New Roman"/>
          <w:b/>
          <w:bCs/>
          <w:sz w:val="24"/>
          <w:szCs w:val="24"/>
        </w:rPr>
        <w:fldChar w:fldCharType="end"/>
      </w:r>
      <w:r w:rsidR="00A93AB3" w:rsidRPr="00FA395A">
        <w:rPr>
          <w:rFonts w:ascii="Times New Roman" w:hAnsi="Times New Roman" w:cs="Times New Roman"/>
          <w:b/>
          <w:bCs/>
          <w:sz w:val="24"/>
          <w:szCs w:val="24"/>
        </w:rPr>
        <w:t>a</w:t>
      </w:r>
      <w:r w:rsidR="00A93AB3" w:rsidRPr="00FA395A">
        <w:rPr>
          <w:rFonts w:ascii="Times New Roman" w:hAnsi="Times New Roman" w:cs="Times New Roman"/>
          <w:sz w:val="24"/>
          <w:szCs w:val="24"/>
        </w:rPr>
        <w:t>)</w:t>
      </w:r>
      <w:r w:rsidR="0032203F" w:rsidRPr="00FA395A">
        <w:rPr>
          <w:rFonts w:ascii="Times New Roman" w:hAnsi="Times New Roman" w:cs="Times New Roman"/>
          <w:sz w:val="24"/>
          <w:szCs w:val="24"/>
        </w:rPr>
        <w:t xml:space="preserve"> and maximum dimension</w:t>
      </w:r>
      <w:r w:rsidR="00D2056A" w:rsidRPr="00FA395A">
        <w:rPr>
          <w:rFonts w:ascii="Times New Roman" w:hAnsi="Times New Roman" w:cs="Times New Roman"/>
          <w:sz w:val="24"/>
          <w:szCs w:val="24"/>
        </w:rPr>
        <w:t>s</w:t>
      </w:r>
      <w:r w:rsidR="0032203F" w:rsidRPr="00FA395A">
        <w:rPr>
          <w:rFonts w:ascii="Times New Roman" w:hAnsi="Times New Roman" w:cs="Times New Roman"/>
          <w:sz w:val="24"/>
          <w:szCs w:val="24"/>
        </w:rPr>
        <w:t xml:space="preserve"> from 20 to 80 mm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_Ref39280959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S7</w:t>
      </w:r>
      <w:r w:rsidR="00317F64" w:rsidRPr="00FA395A">
        <w:rPr>
          <w:rFonts w:ascii="Times New Roman" w:hAnsi="Times New Roman" w:cs="Times New Roman"/>
          <w:sz w:val="24"/>
          <w:szCs w:val="24"/>
        </w:rPr>
        <w:fldChar w:fldCharType="end"/>
      </w:r>
      <w:r w:rsidR="0032203F" w:rsidRPr="00FA395A">
        <w:rPr>
          <w:rFonts w:ascii="Times New Roman" w:hAnsi="Times New Roman" w:cs="Times New Roman"/>
          <w:b/>
          <w:bCs/>
          <w:sz w:val="24"/>
          <w:szCs w:val="24"/>
        </w:rPr>
        <w:t>b</w:t>
      </w:r>
      <w:r w:rsidR="0032203F" w:rsidRPr="00FA395A">
        <w:rPr>
          <w:rFonts w:ascii="Times New Roman" w:hAnsi="Times New Roman" w:cs="Times New Roman"/>
          <w:sz w:val="24"/>
          <w:szCs w:val="24"/>
        </w:rPr>
        <w:t>)</w:t>
      </w:r>
      <w:r w:rsidRPr="00FA395A">
        <w:rPr>
          <w:rFonts w:ascii="Times New Roman" w:hAnsi="Times New Roman" w:cs="Times New Roman"/>
          <w:sz w:val="24"/>
          <w:szCs w:val="24"/>
        </w:rPr>
        <w:t>. The median maximum dimension of flakes</w:t>
      </w:r>
      <w:r w:rsidR="000274CC" w:rsidRPr="00FA395A">
        <w:rPr>
          <w:rFonts w:ascii="Times New Roman" w:hAnsi="Times New Roman" w:cs="Times New Roman"/>
          <w:sz w:val="24"/>
          <w:szCs w:val="24"/>
        </w:rPr>
        <w:t xml:space="preserve"> pieces is ~60 mm. The median</w:t>
      </w:r>
      <w:r w:rsidR="008425DD" w:rsidRPr="00FA395A">
        <w:rPr>
          <w:rFonts w:ascii="Times New Roman" w:hAnsi="Times New Roman" w:cs="Times New Roman"/>
          <w:sz w:val="24"/>
          <w:szCs w:val="24"/>
        </w:rPr>
        <w:t xml:space="preserve"> of the</w:t>
      </w:r>
      <w:r w:rsidR="000274CC" w:rsidRPr="00FA395A">
        <w:rPr>
          <w:rFonts w:ascii="Times New Roman" w:hAnsi="Times New Roman" w:cs="Times New Roman"/>
          <w:sz w:val="24"/>
          <w:szCs w:val="24"/>
        </w:rPr>
        <w:t xml:space="preserve"> ratio</w:t>
      </w:r>
      <w:r w:rsidR="008425DD" w:rsidRPr="00FA395A">
        <w:rPr>
          <w:rFonts w:ascii="Times New Roman" w:hAnsi="Times New Roman" w:cs="Times New Roman"/>
          <w:sz w:val="24"/>
          <w:szCs w:val="24"/>
        </w:rPr>
        <w:t>s</w:t>
      </w:r>
      <w:r w:rsidR="00EA5EE7" w:rsidRPr="00FA395A">
        <w:rPr>
          <w:rFonts w:ascii="Times New Roman" w:hAnsi="Times New Roman" w:cs="Times New Roman"/>
          <w:sz w:val="24"/>
          <w:szCs w:val="24"/>
        </w:rPr>
        <w:t xml:space="preserve"> of length and oriented thickness</w:t>
      </w:r>
      <w:r w:rsidR="000274CC" w:rsidRPr="00FA395A">
        <w:rPr>
          <w:rFonts w:ascii="Times New Roman" w:hAnsi="Times New Roman" w:cs="Times New Roman"/>
          <w:sz w:val="24"/>
          <w:szCs w:val="24"/>
        </w:rPr>
        <w:t xml:space="preserve"> is 3 and more than 86% of the ratios </w:t>
      </w:r>
      <w:r w:rsidR="00AB05BE" w:rsidRPr="00FA395A">
        <w:rPr>
          <w:rFonts w:ascii="Times New Roman" w:hAnsi="Times New Roman" w:cs="Times New Roman"/>
          <w:sz w:val="24"/>
          <w:szCs w:val="24"/>
        </w:rPr>
        <w:t xml:space="preserve">are </w:t>
      </w:r>
      <w:r w:rsidR="000274CC" w:rsidRPr="00FA395A">
        <w:rPr>
          <w:rFonts w:ascii="Times New Roman" w:hAnsi="Times New Roman" w:cs="Times New Roman"/>
          <w:sz w:val="24"/>
          <w:szCs w:val="24"/>
        </w:rPr>
        <w:t>greater than 2</w:t>
      </w:r>
      <w:r w:rsidRPr="00FA395A">
        <w:rPr>
          <w:rFonts w:ascii="Times New Roman" w:hAnsi="Times New Roman" w:cs="Times New Roman"/>
          <w:sz w:val="24"/>
          <w:szCs w:val="24"/>
        </w:rPr>
        <w:t xml:space="preserve">, </w:t>
      </w:r>
      <w:r w:rsidR="00D556DB" w:rsidRPr="00FA395A">
        <w:rPr>
          <w:rFonts w:ascii="Times New Roman" w:hAnsi="Times New Roman" w:cs="Times New Roman"/>
          <w:sz w:val="24"/>
          <w:szCs w:val="24"/>
        </w:rPr>
        <w:t>suggesting</w:t>
      </w:r>
      <w:r w:rsidRPr="00FA395A">
        <w:rPr>
          <w:rFonts w:ascii="Times New Roman" w:hAnsi="Times New Roman" w:cs="Times New Roman"/>
          <w:sz w:val="24"/>
          <w:szCs w:val="24"/>
        </w:rPr>
        <w:t xml:space="preserve"> that the flakes are relatively thin and indicating a capability of a </w:t>
      </w:r>
      <w:r w:rsidR="00D2056A" w:rsidRPr="00FA395A">
        <w:rPr>
          <w:rFonts w:ascii="Times New Roman" w:hAnsi="Times New Roman" w:cs="Times New Roman"/>
          <w:sz w:val="24"/>
          <w:szCs w:val="24"/>
        </w:rPr>
        <w:t xml:space="preserve">high degree of </w:t>
      </w:r>
      <w:r w:rsidRPr="00FA395A">
        <w:rPr>
          <w:rFonts w:ascii="Times New Roman" w:hAnsi="Times New Roman" w:cs="Times New Roman"/>
          <w:sz w:val="24"/>
          <w:szCs w:val="24"/>
        </w:rPr>
        <w:t>knapping control</w:t>
      </w:r>
      <w:r w:rsidR="00EA5EE7" w:rsidRPr="00FA395A">
        <w:rPr>
          <w:rFonts w:ascii="Times New Roman" w:hAnsi="Times New Roman" w:cs="Times New Roman"/>
          <w:sz w:val="24"/>
          <w:szCs w:val="24"/>
        </w:rPr>
        <w:t xml:space="preserve">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_Ref39280959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S7</w:t>
      </w:r>
      <w:r w:rsidR="00317F64" w:rsidRPr="00FA395A">
        <w:rPr>
          <w:rFonts w:ascii="Times New Roman" w:hAnsi="Times New Roman" w:cs="Times New Roman"/>
          <w:sz w:val="24"/>
          <w:szCs w:val="24"/>
        </w:rPr>
        <w:fldChar w:fldCharType="end"/>
      </w:r>
      <w:r w:rsidR="00EA5EE7" w:rsidRPr="00FA395A">
        <w:rPr>
          <w:rFonts w:ascii="Times New Roman" w:hAnsi="Times New Roman" w:cs="Times New Roman"/>
          <w:b/>
          <w:bCs/>
          <w:sz w:val="24"/>
          <w:szCs w:val="24"/>
        </w:rPr>
        <w:t>c</w:t>
      </w:r>
      <w:r w:rsidR="00EA5EE7"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_Ref39280959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S7</w:t>
      </w:r>
      <w:r w:rsidR="00317F64" w:rsidRPr="00FA395A">
        <w:rPr>
          <w:rFonts w:ascii="Times New Roman" w:hAnsi="Times New Roman" w:cs="Times New Roman"/>
          <w:sz w:val="24"/>
          <w:szCs w:val="24"/>
        </w:rPr>
        <w:fldChar w:fldCharType="end"/>
      </w:r>
      <w:r w:rsidR="00FF0972" w:rsidRPr="00FA395A">
        <w:rPr>
          <w:rFonts w:ascii="Times New Roman" w:hAnsi="Times New Roman" w:cs="Times New Roman"/>
          <w:b/>
          <w:bCs/>
          <w:sz w:val="24"/>
          <w:szCs w:val="24"/>
        </w:rPr>
        <w:t>d</w:t>
      </w:r>
      <w:r w:rsidR="004D2EE5" w:rsidRPr="00FA395A">
        <w:rPr>
          <w:rFonts w:ascii="Times New Roman" w:hAnsi="Times New Roman" w:cs="Times New Roman"/>
          <w:sz w:val="24"/>
          <w:szCs w:val="24"/>
        </w:rPr>
        <w:t xml:space="preserve"> and </w:t>
      </w:r>
      <w:r w:rsidR="005A318B" w:rsidRPr="00FA395A">
        <w:rPr>
          <w:rFonts w:ascii="Times New Roman" w:hAnsi="Times New Roman" w:cs="Times New Roman"/>
          <w:b/>
          <w:bCs/>
          <w:sz w:val="24"/>
          <w:szCs w:val="24"/>
        </w:rPr>
        <w:t>S</w:t>
      </w:r>
      <w:r w:rsidR="00317F64" w:rsidRPr="00FA395A">
        <w:rPr>
          <w:rFonts w:ascii="Times New Roman" w:hAnsi="Times New Roman" w:cs="Times New Roman"/>
          <w:b/>
          <w:bCs/>
          <w:sz w:val="24"/>
          <w:szCs w:val="24"/>
        </w:rPr>
        <w:t>7e</w:t>
      </w:r>
      <w:r w:rsidR="00317F64" w:rsidRPr="00FA395A">
        <w:rPr>
          <w:rFonts w:ascii="Times New Roman" w:hAnsi="Times New Roman" w:cs="Times New Roman"/>
          <w:sz w:val="24"/>
          <w:szCs w:val="24"/>
        </w:rPr>
        <w:t xml:space="preserve"> </w:t>
      </w:r>
      <w:r w:rsidR="00E33468" w:rsidRPr="00FA395A">
        <w:rPr>
          <w:rFonts w:ascii="Times New Roman" w:hAnsi="Times New Roman" w:cs="Times New Roman"/>
          <w:sz w:val="24"/>
          <w:szCs w:val="24"/>
        </w:rPr>
        <w:t>show</w:t>
      </w:r>
      <w:r w:rsidRPr="00FA395A">
        <w:rPr>
          <w:rFonts w:ascii="Times New Roman" w:hAnsi="Times New Roman" w:cs="Times New Roman"/>
          <w:sz w:val="24"/>
          <w:szCs w:val="24"/>
        </w:rPr>
        <w:t xml:space="preserve"> the thickness and wid</w:t>
      </w:r>
      <w:r w:rsidR="00806CC2" w:rsidRPr="00FA395A">
        <w:rPr>
          <w:rFonts w:ascii="Times New Roman" w:hAnsi="Times New Roman" w:cs="Times New Roman"/>
          <w:sz w:val="24"/>
          <w:szCs w:val="24"/>
        </w:rPr>
        <w:t>th</w:t>
      </w:r>
      <w:r w:rsidRPr="00FA395A">
        <w:rPr>
          <w:rFonts w:ascii="Times New Roman" w:hAnsi="Times New Roman" w:cs="Times New Roman"/>
          <w:sz w:val="24"/>
          <w:szCs w:val="24"/>
        </w:rPr>
        <w:t xml:space="preserve"> at 25%, 50% and 75% of </w:t>
      </w:r>
      <w:r w:rsidR="00E33468" w:rsidRPr="00FA395A">
        <w:rPr>
          <w:rFonts w:ascii="Times New Roman" w:hAnsi="Times New Roman" w:cs="Times New Roman"/>
          <w:sz w:val="24"/>
          <w:szCs w:val="24"/>
        </w:rPr>
        <w:t>maximum dimension, respectively.</w:t>
      </w:r>
      <w:r w:rsidRPr="00FA395A">
        <w:rPr>
          <w:rFonts w:ascii="Times New Roman" w:hAnsi="Times New Roman" w:cs="Times New Roman"/>
          <w:sz w:val="24"/>
          <w:szCs w:val="24"/>
        </w:rPr>
        <w:t xml:space="preserve"> </w:t>
      </w:r>
      <w:r w:rsidR="00E33468" w:rsidRPr="00FA395A">
        <w:rPr>
          <w:rFonts w:ascii="Times New Roman" w:hAnsi="Times New Roman" w:cs="Times New Roman"/>
          <w:sz w:val="24"/>
          <w:szCs w:val="24"/>
        </w:rPr>
        <w:t>B</w:t>
      </w:r>
      <w:r w:rsidRPr="00FA395A">
        <w:rPr>
          <w:rFonts w:ascii="Times New Roman" w:hAnsi="Times New Roman" w:cs="Times New Roman"/>
          <w:sz w:val="24"/>
          <w:szCs w:val="24"/>
        </w:rPr>
        <w:t xml:space="preserve">oth </w:t>
      </w:r>
      <w:r w:rsidR="00E33468" w:rsidRPr="00FA395A">
        <w:rPr>
          <w:rFonts w:ascii="Times New Roman" w:hAnsi="Times New Roman" w:cs="Times New Roman"/>
          <w:sz w:val="24"/>
          <w:szCs w:val="24"/>
        </w:rPr>
        <w:t xml:space="preserve">the </w:t>
      </w:r>
      <w:r w:rsidRPr="00FA395A">
        <w:rPr>
          <w:rFonts w:ascii="Times New Roman" w:hAnsi="Times New Roman" w:cs="Times New Roman"/>
          <w:sz w:val="24"/>
          <w:szCs w:val="24"/>
        </w:rPr>
        <w:t>thickness and wid</w:t>
      </w:r>
      <w:r w:rsidR="008B26B2" w:rsidRPr="00FA395A">
        <w:rPr>
          <w:rFonts w:ascii="Times New Roman" w:hAnsi="Times New Roman" w:cs="Times New Roman"/>
          <w:sz w:val="24"/>
          <w:szCs w:val="24"/>
        </w:rPr>
        <w:t>th</w:t>
      </w:r>
      <w:r w:rsidRPr="00FA395A">
        <w:rPr>
          <w:rFonts w:ascii="Times New Roman" w:hAnsi="Times New Roman" w:cs="Times New Roman"/>
          <w:sz w:val="24"/>
          <w:szCs w:val="24"/>
        </w:rPr>
        <w:t xml:space="preserve"> at 50 % of maximum</w:t>
      </w:r>
      <w:r w:rsidR="006E7A6B" w:rsidRPr="00FA395A">
        <w:rPr>
          <w:rFonts w:ascii="Times New Roman" w:hAnsi="Times New Roman" w:cs="Times New Roman"/>
          <w:sz w:val="24"/>
          <w:szCs w:val="24"/>
        </w:rPr>
        <w:t xml:space="preserve"> dimension</w:t>
      </w:r>
      <w:r w:rsidRPr="00FA395A">
        <w:rPr>
          <w:rFonts w:ascii="Times New Roman" w:hAnsi="Times New Roman" w:cs="Times New Roman"/>
          <w:sz w:val="24"/>
          <w:szCs w:val="24"/>
        </w:rPr>
        <w:t xml:space="preserve"> </w:t>
      </w:r>
      <w:r w:rsidR="00E33468" w:rsidRPr="00FA395A">
        <w:rPr>
          <w:rFonts w:ascii="Times New Roman" w:hAnsi="Times New Roman" w:cs="Times New Roman"/>
          <w:sz w:val="24"/>
          <w:szCs w:val="24"/>
        </w:rPr>
        <w:t>are</w:t>
      </w:r>
      <w:r w:rsidRPr="00FA395A">
        <w:rPr>
          <w:rFonts w:ascii="Times New Roman" w:hAnsi="Times New Roman" w:cs="Times New Roman"/>
          <w:sz w:val="24"/>
          <w:szCs w:val="24"/>
        </w:rPr>
        <w:t xml:space="preserve"> </w:t>
      </w:r>
      <w:r w:rsidR="00E33468" w:rsidRPr="00FA395A">
        <w:rPr>
          <w:rFonts w:ascii="Times New Roman" w:hAnsi="Times New Roman" w:cs="Times New Roman"/>
          <w:sz w:val="24"/>
          <w:szCs w:val="24"/>
        </w:rPr>
        <w:lastRenderedPageBreak/>
        <w:t xml:space="preserve">systematically and slightly </w:t>
      </w:r>
      <w:r w:rsidRPr="00FA395A">
        <w:rPr>
          <w:rFonts w:ascii="Times New Roman" w:hAnsi="Times New Roman" w:cs="Times New Roman"/>
          <w:sz w:val="24"/>
          <w:szCs w:val="24"/>
        </w:rPr>
        <w:t>larger than</w:t>
      </w:r>
      <w:r w:rsidR="00E33468" w:rsidRPr="00FA395A">
        <w:rPr>
          <w:rFonts w:ascii="Times New Roman" w:hAnsi="Times New Roman" w:cs="Times New Roman"/>
          <w:sz w:val="24"/>
          <w:szCs w:val="24"/>
        </w:rPr>
        <w:t xml:space="preserve"> those at the</w:t>
      </w:r>
      <w:r w:rsidRPr="00FA395A">
        <w:rPr>
          <w:rFonts w:ascii="Times New Roman" w:hAnsi="Times New Roman" w:cs="Times New Roman"/>
          <w:sz w:val="24"/>
          <w:szCs w:val="24"/>
        </w:rPr>
        <w:t xml:space="preserve"> other parts. This also suggests a </w:t>
      </w:r>
      <w:r w:rsidR="00D2056A" w:rsidRPr="00FA395A">
        <w:rPr>
          <w:rFonts w:ascii="Times New Roman" w:hAnsi="Times New Roman" w:cs="Times New Roman"/>
          <w:sz w:val="24"/>
          <w:szCs w:val="24"/>
        </w:rPr>
        <w:t xml:space="preserve">high degree of </w:t>
      </w:r>
      <w:r w:rsidRPr="00FA395A">
        <w:rPr>
          <w:rFonts w:ascii="Times New Roman" w:hAnsi="Times New Roman" w:cs="Times New Roman"/>
          <w:sz w:val="24"/>
          <w:szCs w:val="24"/>
        </w:rPr>
        <w:t>control over the morphology of flakes.</w:t>
      </w:r>
      <w:r w:rsidR="003479F8" w:rsidRPr="00FA395A">
        <w:rPr>
          <w:rFonts w:ascii="Times New Roman" w:hAnsi="Times New Roman" w:cs="Times New Roman"/>
          <w:sz w:val="24"/>
          <w:szCs w:val="24"/>
        </w:rPr>
        <w:t xml:space="preserve"> </w:t>
      </w:r>
    </w:p>
    <w:p w14:paraId="5E2EF2E4" w14:textId="77777777" w:rsidR="00317F64" w:rsidRPr="00FA395A" w:rsidRDefault="00317F64" w:rsidP="00317F64">
      <w:pPr>
        <w:spacing w:line="360" w:lineRule="auto"/>
        <w:rPr>
          <w:rFonts w:ascii="Times New Roman" w:hAnsi="Times New Roman" w:cs="Times New Roman"/>
          <w:b/>
          <w:noProof/>
          <w:sz w:val="24"/>
          <w:szCs w:val="24"/>
        </w:rPr>
      </w:pPr>
      <w:r w:rsidRPr="00FA395A">
        <w:rPr>
          <w:rFonts w:ascii="Times New Roman" w:hAnsi="Times New Roman" w:cs="Times New Roman"/>
          <w:noProof/>
        </w:rPr>
        <w:drawing>
          <wp:inline distT="0" distB="0" distL="0" distR="0" wp14:anchorId="23CB3495" wp14:editId="45ACFCD7">
            <wp:extent cx="5731510" cy="5458581"/>
            <wp:effectExtent l="0" t="0" r="2540" b="8890"/>
            <wp:docPr id="10" name="Picture 10" descr="C:\Users\bli\OneDrive - University of Wollongong\Documents\My Work\PhD students\Hu Yue\GYD - paper II\R-analysis on lithic\Figures for flak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i\OneDrive - University of Wollongong\Documents\My Work\PhD students\Hu Yue\GYD - paper II\R-analysis on lithic\Figures for flakes_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4A290C57" w14:textId="03691BEE" w:rsidR="00317F64" w:rsidRPr="00FA395A" w:rsidRDefault="00317F64" w:rsidP="009F7CAC">
      <w:pPr>
        <w:pStyle w:val="Caption"/>
        <w:rPr>
          <w:i w:val="0"/>
          <w:iCs w:val="0"/>
        </w:rPr>
      </w:pPr>
      <w:bookmarkStart w:id="62" w:name="_Ref39280959"/>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DE1954" w:rsidRPr="00FA395A">
        <w:rPr>
          <w:b/>
          <w:bCs/>
          <w:i w:val="0"/>
          <w:iCs w:val="0"/>
          <w:noProof/>
          <w:sz w:val="24"/>
          <w:szCs w:val="24"/>
        </w:rPr>
        <w:t>7</w:t>
      </w:r>
      <w:r w:rsidRPr="00FA395A">
        <w:rPr>
          <w:b/>
          <w:bCs/>
          <w:i w:val="0"/>
          <w:iCs w:val="0"/>
          <w:sz w:val="24"/>
          <w:szCs w:val="24"/>
        </w:rPr>
        <w:fldChar w:fldCharType="end"/>
      </w:r>
      <w:bookmarkEnd w:id="62"/>
      <w:r w:rsidR="007C46F9" w:rsidRPr="00FA395A">
        <w:rPr>
          <w:b/>
          <w:bCs/>
          <w:i w:val="0"/>
          <w:iCs w:val="0"/>
          <w:sz w:val="24"/>
          <w:szCs w:val="24"/>
        </w:rPr>
        <w:t xml:space="preserve"> | </w:t>
      </w:r>
      <w:r w:rsidRPr="00FA395A">
        <w:rPr>
          <w:b/>
          <w:bCs/>
          <w:i w:val="0"/>
          <w:iCs w:val="0"/>
          <w:sz w:val="24"/>
          <w:szCs w:val="24"/>
        </w:rPr>
        <w:t>Statistical results for flakes.</w:t>
      </w:r>
      <w:r w:rsidRPr="00FA395A">
        <w:rPr>
          <w:i w:val="0"/>
          <w:iCs w:val="0"/>
          <w:sz w:val="24"/>
          <w:szCs w:val="24"/>
        </w:rPr>
        <w:t xml:space="preserve"> (a, c, f and h) The counts of flakes for different mass, different length/thickness ratios, cortex proportion and number of dorsal scars. (b, d, and e) Density distribution of flakes for different maximum dimension, thickness, and width. (g) Comparison of density distributions of flakes with and without faceted platforms. (</w:t>
      </w:r>
      <w:proofErr w:type="spellStart"/>
      <w:r w:rsidRPr="00FA395A">
        <w:rPr>
          <w:i w:val="0"/>
          <w:iCs w:val="0"/>
          <w:sz w:val="24"/>
          <w:szCs w:val="24"/>
        </w:rPr>
        <w:t>i</w:t>
      </w:r>
      <w:proofErr w:type="spellEnd"/>
      <w:r w:rsidRPr="00FA395A">
        <w:rPr>
          <w:i w:val="0"/>
          <w:iCs w:val="0"/>
          <w:sz w:val="24"/>
          <w:szCs w:val="24"/>
        </w:rPr>
        <w:t xml:space="preserve">) Box plots showing the mass difference between flakes with different scar numbers. </w:t>
      </w:r>
    </w:p>
    <w:p w14:paraId="3F736160" w14:textId="77777777" w:rsidR="00317F64" w:rsidRPr="00FA395A" w:rsidRDefault="00317F64" w:rsidP="008758A1">
      <w:pPr>
        <w:spacing w:line="360" w:lineRule="auto"/>
        <w:rPr>
          <w:rFonts w:ascii="Times New Roman" w:hAnsi="Times New Roman" w:cs="Times New Roman"/>
          <w:sz w:val="24"/>
          <w:szCs w:val="24"/>
        </w:rPr>
      </w:pPr>
    </w:p>
    <w:p w14:paraId="2AA0E33B" w14:textId="28924AEC" w:rsidR="00A729A3" w:rsidRPr="00FA395A" w:rsidRDefault="00A729A3" w:rsidP="008758A1">
      <w:pPr>
        <w:spacing w:line="360" w:lineRule="auto"/>
        <w:rPr>
          <w:rFonts w:ascii="Times New Roman" w:hAnsi="Times New Roman" w:cs="Times New Roman"/>
          <w:sz w:val="24"/>
          <w:szCs w:val="24"/>
        </w:rPr>
      </w:pPr>
      <w:r w:rsidRPr="00FA395A">
        <w:rPr>
          <w:rFonts w:ascii="Times New Roman" w:hAnsi="Times New Roman" w:cs="Times New Roman"/>
          <w:sz w:val="24"/>
          <w:szCs w:val="24"/>
        </w:rPr>
        <w:t>More than 80% of the f</w:t>
      </w:r>
      <w:ins w:id="63" w:author="Ben Marwick" w:date="2020-10-05T23:41:00Z">
        <w:r w:rsidR="009663C6">
          <w:rPr>
            <w:rFonts w:ascii="Times New Roman" w:hAnsi="Times New Roman" w:cs="Times New Roman"/>
            <w:sz w:val="24"/>
            <w:szCs w:val="24"/>
          </w:rPr>
          <w:t>l</w:t>
        </w:r>
      </w:ins>
      <w:r w:rsidRPr="00FA395A">
        <w:rPr>
          <w:rFonts w:ascii="Times New Roman" w:hAnsi="Times New Roman" w:cs="Times New Roman"/>
          <w:sz w:val="24"/>
          <w:szCs w:val="24"/>
        </w:rPr>
        <w:t>akes (including retouched flakes) have no cortex (</w:t>
      </w:r>
      <w:r w:rsidR="00317F64" w:rsidRPr="00FA395A">
        <w:rPr>
          <w:rFonts w:ascii="Times New Roman" w:hAnsi="Times New Roman" w:cs="Times New Roman"/>
          <w:b/>
          <w:bCs/>
          <w:sz w:val="24"/>
          <w:szCs w:val="24"/>
        </w:rPr>
        <w:fldChar w:fldCharType="begin"/>
      </w:r>
      <w:r w:rsidR="00317F64"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317F64" w:rsidRPr="00FA395A">
        <w:rPr>
          <w:rFonts w:ascii="Times New Roman" w:hAnsi="Times New Roman" w:cs="Times New Roman"/>
          <w:b/>
          <w:bCs/>
          <w:sz w:val="24"/>
          <w:szCs w:val="24"/>
        </w:rPr>
      </w:r>
      <w:r w:rsidR="00317F64" w:rsidRPr="00FA395A">
        <w:rPr>
          <w:rFonts w:ascii="Times New Roman" w:hAnsi="Times New Roman" w:cs="Times New Roman"/>
          <w:b/>
          <w:bCs/>
          <w:sz w:val="24"/>
          <w:szCs w:val="24"/>
        </w:rPr>
        <w:fldChar w:fldCharType="separate"/>
      </w:r>
      <w:r w:rsidR="00DE1954" w:rsidRPr="00FA395A">
        <w:rPr>
          <w:b/>
          <w:bCs/>
          <w:sz w:val="24"/>
          <w:szCs w:val="24"/>
        </w:rPr>
        <w:t xml:space="preserve">Figure </w:t>
      </w:r>
      <w:r w:rsidR="00DE1954" w:rsidRPr="00FA395A">
        <w:rPr>
          <w:b/>
          <w:bCs/>
          <w:noProof/>
          <w:sz w:val="24"/>
          <w:szCs w:val="24"/>
        </w:rPr>
        <w:t>S7</w:t>
      </w:r>
      <w:r w:rsidR="00317F64" w:rsidRPr="00FA395A">
        <w:rPr>
          <w:rFonts w:ascii="Times New Roman" w:hAnsi="Times New Roman" w:cs="Times New Roman"/>
          <w:b/>
          <w:bCs/>
          <w:sz w:val="24"/>
          <w:szCs w:val="24"/>
        </w:rPr>
        <w:fldChar w:fldCharType="end"/>
      </w:r>
      <w:r w:rsidR="001A7DF1" w:rsidRPr="00FA395A">
        <w:rPr>
          <w:rFonts w:ascii="Times New Roman" w:hAnsi="Times New Roman" w:cs="Times New Roman"/>
          <w:b/>
          <w:bCs/>
          <w:sz w:val="24"/>
          <w:szCs w:val="24"/>
        </w:rPr>
        <w:t>f</w:t>
      </w:r>
      <w:r w:rsidRPr="00FA395A">
        <w:rPr>
          <w:rFonts w:ascii="Times New Roman" w:hAnsi="Times New Roman" w:cs="Times New Roman"/>
          <w:sz w:val="24"/>
          <w:szCs w:val="24"/>
        </w:rPr>
        <w:t xml:space="preserve">). The cortex proportion of those flakes with cortex is mainly restricted from 5 to 10%. It suggests that most of flakes were </w:t>
      </w:r>
      <w:r w:rsidR="00D2056A" w:rsidRPr="00FA395A">
        <w:rPr>
          <w:rFonts w:ascii="Times New Roman" w:hAnsi="Times New Roman" w:cs="Times New Roman"/>
          <w:sz w:val="24"/>
          <w:szCs w:val="24"/>
        </w:rPr>
        <w:t xml:space="preserve">introduced </w:t>
      </w:r>
      <w:r w:rsidR="006136A4" w:rsidRPr="00FA395A">
        <w:rPr>
          <w:rFonts w:ascii="Times New Roman" w:hAnsi="Times New Roman" w:cs="Times New Roman"/>
          <w:sz w:val="24"/>
          <w:szCs w:val="24"/>
        </w:rPr>
        <w:t>in</w:t>
      </w:r>
      <w:r w:rsidR="00D2056A" w:rsidRPr="00FA395A">
        <w:rPr>
          <w:rFonts w:ascii="Times New Roman" w:hAnsi="Times New Roman" w:cs="Times New Roman"/>
          <w:sz w:val="24"/>
          <w:szCs w:val="24"/>
        </w:rPr>
        <w:t xml:space="preserve">to the assemblage </w:t>
      </w:r>
      <w:r w:rsidR="006136A4" w:rsidRPr="00FA395A">
        <w:rPr>
          <w:rFonts w:ascii="Times New Roman" w:hAnsi="Times New Roman" w:cs="Times New Roman"/>
          <w:sz w:val="24"/>
          <w:szCs w:val="24"/>
        </w:rPr>
        <w:t xml:space="preserve">at </w:t>
      </w:r>
      <w:r w:rsidRPr="00FA395A">
        <w:rPr>
          <w:rFonts w:ascii="Times New Roman" w:hAnsi="Times New Roman" w:cs="Times New Roman"/>
          <w:sz w:val="24"/>
          <w:szCs w:val="24"/>
        </w:rPr>
        <w:t>later sta</w:t>
      </w:r>
      <w:r w:rsidR="006136A4" w:rsidRPr="00FA395A">
        <w:rPr>
          <w:rFonts w:ascii="Times New Roman" w:hAnsi="Times New Roman" w:cs="Times New Roman"/>
          <w:sz w:val="24"/>
          <w:szCs w:val="24"/>
        </w:rPr>
        <w:t>g</w:t>
      </w:r>
      <w:r w:rsidRPr="00FA395A">
        <w:rPr>
          <w:rFonts w:ascii="Times New Roman" w:hAnsi="Times New Roman" w:cs="Times New Roman"/>
          <w:sz w:val="24"/>
          <w:szCs w:val="24"/>
        </w:rPr>
        <w:t>e</w:t>
      </w:r>
      <w:r w:rsidR="006136A4" w:rsidRPr="00FA395A">
        <w:rPr>
          <w:rFonts w:ascii="Times New Roman" w:hAnsi="Times New Roman" w:cs="Times New Roman"/>
          <w:sz w:val="24"/>
          <w:szCs w:val="24"/>
        </w:rPr>
        <w:t>s</w:t>
      </w:r>
      <w:r w:rsidRPr="00FA395A">
        <w:rPr>
          <w:rFonts w:ascii="Times New Roman" w:hAnsi="Times New Roman" w:cs="Times New Roman"/>
          <w:sz w:val="24"/>
          <w:szCs w:val="24"/>
        </w:rPr>
        <w:t xml:space="preserve"> of reduction. It is likely that hominins took secondary products into the cave </w:t>
      </w:r>
      <w:r w:rsidR="006136A4" w:rsidRPr="00FA395A">
        <w:rPr>
          <w:rFonts w:ascii="Times New Roman" w:hAnsi="Times New Roman" w:cs="Times New Roman"/>
          <w:sz w:val="24"/>
          <w:szCs w:val="24"/>
        </w:rPr>
        <w:t xml:space="preserve">after </w:t>
      </w:r>
      <w:r w:rsidRPr="00FA395A">
        <w:rPr>
          <w:rFonts w:ascii="Times New Roman" w:hAnsi="Times New Roman" w:cs="Times New Roman"/>
          <w:sz w:val="24"/>
          <w:szCs w:val="24"/>
        </w:rPr>
        <w:t>they initially knapped the blank outside.</w:t>
      </w:r>
    </w:p>
    <w:p w14:paraId="09CD49E0" w14:textId="7FC1D54D" w:rsidR="00C87C96" w:rsidRPr="00FA395A" w:rsidRDefault="003479F8" w:rsidP="00C87C96">
      <w:pPr>
        <w:spacing w:line="360" w:lineRule="auto"/>
        <w:rPr>
          <w:rFonts w:ascii="Times New Roman" w:hAnsi="Times New Roman" w:cs="Times New Roman"/>
          <w:sz w:val="24"/>
          <w:szCs w:val="24"/>
        </w:rPr>
      </w:pPr>
      <w:r w:rsidRPr="00FA395A">
        <w:rPr>
          <w:rFonts w:ascii="Times New Roman" w:hAnsi="Times New Roman" w:cs="Times New Roman"/>
          <w:sz w:val="24"/>
          <w:szCs w:val="24"/>
        </w:rPr>
        <w:lastRenderedPageBreak/>
        <w:t xml:space="preserve">There are </w:t>
      </w:r>
      <w:r w:rsidR="00DB7755" w:rsidRPr="00FA395A">
        <w:rPr>
          <w:rFonts w:ascii="Times New Roman" w:hAnsi="Times New Roman" w:cs="Times New Roman"/>
          <w:sz w:val="24"/>
          <w:szCs w:val="24"/>
        </w:rPr>
        <w:t>396</w:t>
      </w:r>
      <w:r w:rsidRPr="00FA395A">
        <w:rPr>
          <w:rFonts w:ascii="Times New Roman" w:hAnsi="Times New Roman" w:cs="Times New Roman"/>
          <w:sz w:val="24"/>
          <w:szCs w:val="24"/>
        </w:rPr>
        <w:t xml:space="preserve"> </w:t>
      </w:r>
      <w:r w:rsidR="00A20A47" w:rsidRPr="00FA395A">
        <w:rPr>
          <w:rFonts w:ascii="Times New Roman" w:hAnsi="Times New Roman" w:cs="Times New Roman"/>
          <w:sz w:val="24"/>
          <w:szCs w:val="24"/>
        </w:rPr>
        <w:t xml:space="preserve">artifacts </w:t>
      </w:r>
      <w:r w:rsidRPr="00FA395A">
        <w:rPr>
          <w:rFonts w:ascii="Times New Roman" w:hAnsi="Times New Roman" w:cs="Times New Roman"/>
          <w:sz w:val="24"/>
          <w:szCs w:val="24"/>
        </w:rPr>
        <w:t xml:space="preserve">that have distinguishable platforms, </w:t>
      </w:r>
      <w:ins w:id="64" w:author="Ben Marwick" w:date="2020-10-05T23:54:00Z">
        <w:r w:rsidR="009663C6">
          <w:rPr>
            <w:rFonts w:ascii="Times New Roman" w:hAnsi="Times New Roman" w:cs="Times New Roman"/>
            <w:sz w:val="24"/>
            <w:szCs w:val="24"/>
          </w:rPr>
          <w:t xml:space="preserve">these </w:t>
        </w:r>
      </w:ins>
      <w:del w:id="65" w:author="Ben Marwick" w:date="2020-10-05T23:54:00Z">
        <w:r w:rsidR="00953F22" w:rsidRPr="00FA395A" w:rsidDel="009663C6">
          <w:rPr>
            <w:rFonts w:ascii="Times New Roman" w:hAnsi="Times New Roman" w:cs="Times New Roman"/>
            <w:sz w:val="24"/>
            <w:szCs w:val="24"/>
          </w:rPr>
          <w:delText>which</w:delText>
        </w:r>
        <w:r w:rsidRPr="00FA395A" w:rsidDel="009663C6">
          <w:rPr>
            <w:rFonts w:ascii="Times New Roman" w:hAnsi="Times New Roman" w:cs="Times New Roman"/>
            <w:sz w:val="24"/>
            <w:szCs w:val="24"/>
          </w:rPr>
          <w:delText xml:space="preserve"> </w:delText>
        </w:r>
      </w:del>
      <w:r w:rsidRPr="00FA395A">
        <w:rPr>
          <w:rFonts w:ascii="Times New Roman" w:hAnsi="Times New Roman" w:cs="Times New Roman"/>
          <w:sz w:val="24"/>
          <w:szCs w:val="24"/>
        </w:rPr>
        <w:t xml:space="preserve">can be divided into </w:t>
      </w:r>
      <w:r w:rsidR="006136A4" w:rsidRPr="00FA395A">
        <w:rPr>
          <w:rFonts w:ascii="Times New Roman" w:hAnsi="Times New Roman" w:cs="Times New Roman"/>
          <w:sz w:val="24"/>
          <w:szCs w:val="24"/>
        </w:rPr>
        <w:t xml:space="preserve">cortical </w:t>
      </w:r>
      <w:r w:rsidR="00913C00" w:rsidRPr="00FA395A">
        <w:rPr>
          <w:rFonts w:ascii="Times New Roman" w:hAnsi="Times New Roman" w:cs="Times New Roman"/>
          <w:sz w:val="24"/>
          <w:szCs w:val="24"/>
        </w:rPr>
        <w:t>(</w:t>
      </w:r>
      <w:r w:rsidR="004241D2" w:rsidRPr="00FA395A">
        <w:rPr>
          <w:rFonts w:ascii="Times New Roman" w:hAnsi="Times New Roman" w:cs="Times New Roman"/>
          <w:sz w:val="24"/>
          <w:szCs w:val="24"/>
        </w:rPr>
        <w:t>n=36</w:t>
      </w:r>
      <w:r w:rsidR="007157D2" w:rsidRPr="00FA395A">
        <w:rPr>
          <w:rFonts w:ascii="Times New Roman" w:hAnsi="Times New Roman" w:cs="Times New Roman"/>
          <w:sz w:val="24"/>
          <w:szCs w:val="24"/>
        </w:rPr>
        <w:t xml:space="preserve">; </w:t>
      </w:r>
      <w:r w:rsidR="00913C00" w:rsidRPr="00FA395A">
        <w:rPr>
          <w:rFonts w:ascii="Times New Roman" w:hAnsi="Times New Roman" w:cs="Times New Roman"/>
          <w:sz w:val="24"/>
          <w:szCs w:val="24"/>
        </w:rPr>
        <w:t>9.1</w:t>
      </w:r>
      <w:r w:rsidRPr="00FA395A">
        <w:rPr>
          <w:rFonts w:ascii="Times New Roman" w:hAnsi="Times New Roman" w:cs="Times New Roman"/>
          <w:sz w:val="24"/>
          <w:szCs w:val="24"/>
        </w:rPr>
        <w:t xml:space="preserve">%), plain </w:t>
      </w:r>
      <w:r w:rsidR="00913C00" w:rsidRPr="00FA395A">
        <w:rPr>
          <w:rFonts w:ascii="Times New Roman" w:hAnsi="Times New Roman" w:cs="Times New Roman"/>
          <w:sz w:val="24"/>
          <w:szCs w:val="24"/>
        </w:rPr>
        <w:t>(</w:t>
      </w:r>
      <w:r w:rsidR="007157D2" w:rsidRPr="00FA395A">
        <w:rPr>
          <w:rFonts w:ascii="Times New Roman" w:hAnsi="Times New Roman" w:cs="Times New Roman"/>
          <w:sz w:val="24"/>
          <w:szCs w:val="24"/>
        </w:rPr>
        <w:t>n=212;</w:t>
      </w:r>
      <w:r w:rsidR="004241D2" w:rsidRPr="00FA395A">
        <w:rPr>
          <w:rFonts w:ascii="Times New Roman" w:hAnsi="Times New Roman" w:cs="Times New Roman"/>
          <w:sz w:val="24"/>
          <w:szCs w:val="24"/>
        </w:rPr>
        <w:t xml:space="preserve"> </w:t>
      </w:r>
      <w:r w:rsidR="00913C00" w:rsidRPr="00FA395A">
        <w:rPr>
          <w:rFonts w:ascii="Times New Roman" w:hAnsi="Times New Roman" w:cs="Times New Roman"/>
          <w:sz w:val="24"/>
          <w:szCs w:val="24"/>
        </w:rPr>
        <w:t>53.5</w:t>
      </w:r>
      <w:r w:rsidRPr="00FA395A">
        <w:rPr>
          <w:rFonts w:ascii="Times New Roman" w:hAnsi="Times New Roman" w:cs="Times New Roman"/>
          <w:sz w:val="24"/>
          <w:szCs w:val="24"/>
        </w:rPr>
        <w:t xml:space="preserve"> %), facet</w:t>
      </w:r>
      <w:r w:rsidR="00B47346" w:rsidRPr="00FA395A">
        <w:rPr>
          <w:rFonts w:ascii="Times New Roman" w:hAnsi="Times New Roman" w:cs="Times New Roman"/>
          <w:sz w:val="24"/>
          <w:szCs w:val="24"/>
        </w:rPr>
        <w:t>ed</w:t>
      </w:r>
      <w:r w:rsidRPr="00FA395A">
        <w:rPr>
          <w:rFonts w:ascii="Times New Roman" w:hAnsi="Times New Roman" w:cs="Times New Roman"/>
          <w:sz w:val="24"/>
          <w:szCs w:val="24"/>
        </w:rPr>
        <w:t xml:space="preserve"> (</w:t>
      </w:r>
      <w:r w:rsidR="007157D2" w:rsidRPr="00FA395A">
        <w:rPr>
          <w:rFonts w:ascii="Times New Roman" w:hAnsi="Times New Roman" w:cs="Times New Roman"/>
          <w:sz w:val="24"/>
          <w:szCs w:val="24"/>
        </w:rPr>
        <w:t>n=43;</w:t>
      </w:r>
      <w:r w:rsidR="004241D2" w:rsidRPr="00FA395A">
        <w:rPr>
          <w:rFonts w:ascii="Times New Roman" w:hAnsi="Times New Roman" w:cs="Times New Roman"/>
          <w:sz w:val="24"/>
          <w:szCs w:val="24"/>
        </w:rPr>
        <w:t xml:space="preserve"> </w:t>
      </w:r>
      <w:r w:rsidR="00DD562A" w:rsidRPr="00FA395A">
        <w:rPr>
          <w:rFonts w:ascii="Times New Roman" w:hAnsi="Times New Roman" w:cs="Times New Roman"/>
          <w:sz w:val="24"/>
          <w:szCs w:val="24"/>
        </w:rPr>
        <w:t>10.9</w:t>
      </w:r>
      <w:r w:rsidRPr="00FA395A">
        <w:rPr>
          <w:rFonts w:ascii="Times New Roman" w:hAnsi="Times New Roman" w:cs="Times New Roman"/>
          <w:sz w:val="24"/>
          <w:szCs w:val="24"/>
        </w:rPr>
        <w:t xml:space="preserve">%), </w:t>
      </w:r>
      <w:proofErr w:type="spellStart"/>
      <w:r w:rsidRPr="00FA395A">
        <w:rPr>
          <w:rFonts w:ascii="Times New Roman" w:hAnsi="Times New Roman" w:cs="Times New Roman"/>
          <w:sz w:val="24"/>
          <w:szCs w:val="24"/>
        </w:rPr>
        <w:t>dihederal</w:t>
      </w:r>
      <w:proofErr w:type="spellEnd"/>
      <w:r w:rsidRPr="00FA395A">
        <w:rPr>
          <w:rFonts w:ascii="Times New Roman" w:hAnsi="Times New Roman" w:cs="Times New Roman"/>
          <w:sz w:val="24"/>
          <w:szCs w:val="24"/>
        </w:rPr>
        <w:t xml:space="preserve"> </w:t>
      </w:r>
      <w:r w:rsidR="00940EC9" w:rsidRPr="00FA395A">
        <w:rPr>
          <w:rFonts w:ascii="Times New Roman" w:hAnsi="Times New Roman" w:cs="Times New Roman"/>
          <w:sz w:val="24"/>
          <w:szCs w:val="24"/>
        </w:rPr>
        <w:t>(</w:t>
      </w:r>
      <w:r w:rsidR="007157D2" w:rsidRPr="00FA395A">
        <w:rPr>
          <w:rFonts w:ascii="Times New Roman" w:hAnsi="Times New Roman" w:cs="Times New Roman"/>
          <w:sz w:val="24"/>
          <w:szCs w:val="24"/>
        </w:rPr>
        <w:t>n=45;</w:t>
      </w:r>
      <w:r w:rsidR="004241D2" w:rsidRPr="00FA395A">
        <w:rPr>
          <w:rFonts w:ascii="Times New Roman" w:hAnsi="Times New Roman" w:cs="Times New Roman"/>
          <w:sz w:val="24"/>
          <w:szCs w:val="24"/>
        </w:rPr>
        <w:t xml:space="preserve"> </w:t>
      </w:r>
      <w:r w:rsidR="00940EC9" w:rsidRPr="00FA395A">
        <w:rPr>
          <w:rFonts w:ascii="Times New Roman" w:hAnsi="Times New Roman" w:cs="Times New Roman"/>
          <w:sz w:val="24"/>
          <w:szCs w:val="24"/>
        </w:rPr>
        <w:t>11.4</w:t>
      </w:r>
      <w:r w:rsidRPr="00FA395A">
        <w:rPr>
          <w:rFonts w:ascii="Times New Roman" w:hAnsi="Times New Roman" w:cs="Times New Roman"/>
          <w:sz w:val="24"/>
          <w:szCs w:val="24"/>
        </w:rPr>
        <w:t>%) and focus</w:t>
      </w:r>
      <w:r w:rsidR="00C91AA2" w:rsidRPr="00FA395A">
        <w:rPr>
          <w:rFonts w:ascii="Times New Roman" w:hAnsi="Times New Roman" w:cs="Times New Roman"/>
          <w:sz w:val="24"/>
          <w:szCs w:val="24"/>
        </w:rPr>
        <w:t xml:space="preserve"> (</w:t>
      </w:r>
      <w:r w:rsidR="007157D2" w:rsidRPr="00FA395A">
        <w:rPr>
          <w:rFonts w:ascii="Times New Roman" w:hAnsi="Times New Roman" w:cs="Times New Roman"/>
          <w:sz w:val="24"/>
          <w:szCs w:val="24"/>
        </w:rPr>
        <w:t>n=20;</w:t>
      </w:r>
      <w:r w:rsidR="004241D2" w:rsidRPr="00FA395A">
        <w:rPr>
          <w:rFonts w:ascii="Times New Roman" w:hAnsi="Times New Roman" w:cs="Times New Roman"/>
          <w:sz w:val="24"/>
          <w:szCs w:val="24"/>
        </w:rPr>
        <w:t xml:space="preserve"> </w:t>
      </w:r>
      <w:r w:rsidR="00940EC9" w:rsidRPr="00FA395A">
        <w:rPr>
          <w:rFonts w:ascii="Times New Roman" w:hAnsi="Times New Roman" w:cs="Times New Roman"/>
          <w:sz w:val="24"/>
          <w:szCs w:val="24"/>
        </w:rPr>
        <w:t>5.1</w:t>
      </w:r>
      <w:r w:rsidR="00C91AA2" w:rsidRPr="00FA395A">
        <w:rPr>
          <w:rFonts w:ascii="Times New Roman" w:hAnsi="Times New Roman" w:cs="Times New Roman"/>
          <w:sz w:val="24"/>
          <w:szCs w:val="24"/>
        </w:rPr>
        <w:t>%)</w:t>
      </w:r>
      <w:r w:rsidRPr="00FA395A">
        <w:rPr>
          <w:rFonts w:ascii="Times New Roman" w:hAnsi="Times New Roman" w:cs="Times New Roman"/>
          <w:sz w:val="24"/>
          <w:szCs w:val="24"/>
        </w:rPr>
        <w:t>.</w:t>
      </w:r>
      <w:r w:rsidR="00AF1730" w:rsidRPr="00FA395A">
        <w:rPr>
          <w:rFonts w:ascii="Times New Roman" w:hAnsi="Times New Roman" w:cs="Times New Roman"/>
          <w:sz w:val="24"/>
          <w:szCs w:val="24"/>
        </w:rPr>
        <w:t xml:space="preserve"> Although </w:t>
      </w:r>
      <w:r w:rsidR="00930797" w:rsidRPr="00FA395A">
        <w:rPr>
          <w:rFonts w:ascii="Times New Roman" w:hAnsi="Times New Roman" w:cs="Times New Roman"/>
          <w:sz w:val="24"/>
          <w:szCs w:val="24"/>
        </w:rPr>
        <w:t xml:space="preserve">the </w:t>
      </w:r>
      <w:r w:rsidR="00AF1730" w:rsidRPr="00FA395A">
        <w:rPr>
          <w:rFonts w:ascii="Times New Roman" w:hAnsi="Times New Roman" w:cs="Times New Roman"/>
          <w:sz w:val="24"/>
          <w:szCs w:val="24"/>
        </w:rPr>
        <w:t xml:space="preserve">plain and </w:t>
      </w:r>
      <w:r w:rsidR="006136A4" w:rsidRPr="00FA395A">
        <w:rPr>
          <w:rFonts w:ascii="Times New Roman" w:hAnsi="Times New Roman" w:cs="Times New Roman"/>
          <w:sz w:val="24"/>
          <w:szCs w:val="24"/>
        </w:rPr>
        <w:t xml:space="preserve">cortical </w:t>
      </w:r>
      <w:r w:rsidR="00AF1730" w:rsidRPr="00FA395A">
        <w:rPr>
          <w:rFonts w:ascii="Times New Roman" w:hAnsi="Times New Roman" w:cs="Times New Roman"/>
          <w:sz w:val="24"/>
          <w:szCs w:val="24"/>
        </w:rPr>
        <w:t>platform</w:t>
      </w:r>
      <w:r w:rsidR="00930797" w:rsidRPr="00FA395A">
        <w:rPr>
          <w:rFonts w:ascii="Times New Roman" w:hAnsi="Times New Roman" w:cs="Times New Roman"/>
          <w:sz w:val="24"/>
          <w:szCs w:val="24"/>
        </w:rPr>
        <w:t>s</w:t>
      </w:r>
      <w:r w:rsidR="00AF1730" w:rsidRPr="00FA395A">
        <w:rPr>
          <w:rFonts w:ascii="Times New Roman" w:hAnsi="Times New Roman" w:cs="Times New Roman"/>
          <w:sz w:val="24"/>
          <w:szCs w:val="24"/>
        </w:rPr>
        <w:t xml:space="preserve"> </w:t>
      </w:r>
      <w:r w:rsidR="00953F22" w:rsidRPr="00FA395A">
        <w:rPr>
          <w:rFonts w:ascii="Times New Roman" w:hAnsi="Times New Roman" w:cs="Times New Roman"/>
          <w:sz w:val="24"/>
          <w:szCs w:val="24"/>
        </w:rPr>
        <w:t xml:space="preserve">make up </w:t>
      </w:r>
      <w:r w:rsidR="00AF1730" w:rsidRPr="00FA395A">
        <w:rPr>
          <w:rFonts w:ascii="Times New Roman" w:hAnsi="Times New Roman" w:cs="Times New Roman"/>
          <w:sz w:val="24"/>
          <w:szCs w:val="24"/>
        </w:rPr>
        <w:t>the largest proportion, flakes with prepared platform</w:t>
      </w:r>
      <w:r w:rsidR="006136A4" w:rsidRPr="00FA395A">
        <w:rPr>
          <w:rFonts w:ascii="Times New Roman" w:hAnsi="Times New Roman" w:cs="Times New Roman"/>
          <w:sz w:val="24"/>
          <w:szCs w:val="24"/>
        </w:rPr>
        <w:t>s are</w:t>
      </w:r>
      <w:r w:rsidR="00AF1730" w:rsidRPr="00FA395A">
        <w:rPr>
          <w:rFonts w:ascii="Times New Roman" w:hAnsi="Times New Roman" w:cs="Times New Roman"/>
          <w:sz w:val="24"/>
          <w:szCs w:val="24"/>
        </w:rPr>
        <w:t xml:space="preserve"> frequent</w:t>
      </w:r>
      <w:del w:id="66" w:author="Ben Marwick" w:date="2020-10-05T23:54:00Z">
        <w:r w:rsidR="00AF1730" w:rsidRPr="00FA395A" w:rsidDel="009663C6">
          <w:rPr>
            <w:rFonts w:ascii="Times New Roman" w:hAnsi="Times New Roman" w:cs="Times New Roman"/>
            <w:sz w:val="24"/>
            <w:szCs w:val="24"/>
          </w:rPr>
          <w:delText>ly</w:delText>
        </w:r>
      </w:del>
      <w:r w:rsidR="00AF1730" w:rsidRPr="00FA395A">
        <w:rPr>
          <w:rFonts w:ascii="Times New Roman" w:hAnsi="Times New Roman" w:cs="Times New Roman"/>
          <w:sz w:val="24"/>
          <w:szCs w:val="24"/>
        </w:rPr>
        <w:t>, indicating</w:t>
      </w:r>
      <w:r w:rsidR="00BD6379" w:rsidRPr="00FA395A">
        <w:rPr>
          <w:rFonts w:ascii="Times New Roman" w:hAnsi="Times New Roman" w:cs="Times New Roman"/>
          <w:sz w:val="24"/>
          <w:szCs w:val="24"/>
        </w:rPr>
        <w:t xml:space="preserve"> a </w:t>
      </w:r>
      <w:r w:rsidR="00E55EE4" w:rsidRPr="00FA395A">
        <w:rPr>
          <w:rFonts w:ascii="Times New Roman" w:hAnsi="Times New Roman" w:cs="Times New Roman"/>
          <w:sz w:val="24"/>
          <w:szCs w:val="24"/>
        </w:rPr>
        <w:t>predetermined strategy during core reduction</w:t>
      </w:r>
      <w:r w:rsidR="00AF1730" w:rsidRPr="00FA395A">
        <w:rPr>
          <w:rFonts w:ascii="Times New Roman" w:hAnsi="Times New Roman" w:cs="Times New Roman"/>
          <w:sz w:val="24"/>
          <w:szCs w:val="24"/>
        </w:rPr>
        <w:t>.</w:t>
      </w:r>
      <w:r w:rsidR="00E049D4" w:rsidRPr="00FA395A">
        <w:rPr>
          <w:rFonts w:ascii="Times New Roman" w:hAnsi="Times New Roman" w:cs="Times New Roman"/>
          <w:sz w:val="24"/>
          <w:szCs w:val="24"/>
        </w:rPr>
        <w:t xml:space="preserve"> </w:t>
      </w:r>
      <w:r w:rsidR="006136A4" w:rsidRPr="00FA395A">
        <w:rPr>
          <w:rFonts w:ascii="Times New Roman" w:hAnsi="Times New Roman" w:cs="Times New Roman"/>
          <w:sz w:val="24"/>
          <w:szCs w:val="24"/>
        </w:rPr>
        <w:t>Flakes</w:t>
      </w:r>
      <w:r w:rsidR="00E049D4" w:rsidRPr="00FA395A">
        <w:rPr>
          <w:rFonts w:ascii="Times New Roman" w:hAnsi="Times New Roman" w:cs="Times New Roman"/>
          <w:sz w:val="24"/>
          <w:szCs w:val="24"/>
        </w:rPr>
        <w:t xml:space="preserve"> with faceted platform</w:t>
      </w:r>
      <w:r w:rsidR="006136A4" w:rsidRPr="00FA395A">
        <w:rPr>
          <w:rFonts w:ascii="Times New Roman" w:hAnsi="Times New Roman" w:cs="Times New Roman"/>
          <w:sz w:val="24"/>
          <w:szCs w:val="24"/>
        </w:rPr>
        <w:t>s</w:t>
      </w:r>
      <w:r w:rsidR="00E049D4" w:rsidRPr="00FA395A">
        <w:rPr>
          <w:rFonts w:ascii="Times New Roman" w:hAnsi="Times New Roman" w:cs="Times New Roman"/>
          <w:sz w:val="24"/>
          <w:szCs w:val="24"/>
        </w:rPr>
        <w:t xml:space="preserve"> are </w:t>
      </w:r>
      <w:r w:rsidR="00930797" w:rsidRPr="00FA395A">
        <w:rPr>
          <w:rFonts w:ascii="Times New Roman" w:hAnsi="Times New Roman" w:cs="Times New Roman"/>
          <w:sz w:val="24"/>
          <w:szCs w:val="24"/>
        </w:rPr>
        <w:t xml:space="preserve">systematically </w:t>
      </w:r>
      <w:r w:rsidR="00E049D4" w:rsidRPr="00FA395A">
        <w:rPr>
          <w:rFonts w:ascii="Times New Roman" w:hAnsi="Times New Roman" w:cs="Times New Roman"/>
          <w:sz w:val="24"/>
          <w:szCs w:val="24"/>
        </w:rPr>
        <w:t>larger than other platform types (</w:t>
      </w:r>
      <w:r w:rsidR="00873EC2" w:rsidRPr="00FA395A">
        <w:rPr>
          <w:rFonts w:ascii="Times New Roman" w:hAnsi="Times New Roman" w:cs="Times New Roman"/>
          <w:b/>
          <w:bCs/>
          <w:sz w:val="24"/>
          <w:szCs w:val="24"/>
        </w:rPr>
        <w:fldChar w:fldCharType="begin"/>
      </w:r>
      <w:r w:rsidR="00873EC2"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873EC2" w:rsidRPr="00FA395A">
        <w:rPr>
          <w:rFonts w:ascii="Times New Roman" w:hAnsi="Times New Roman" w:cs="Times New Roman"/>
          <w:b/>
          <w:bCs/>
          <w:sz w:val="24"/>
          <w:szCs w:val="24"/>
        </w:rPr>
      </w:r>
      <w:r w:rsidR="00873EC2" w:rsidRPr="00FA395A">
        <w:rPr>
          <w:rFonts w:ascii="Times New Roman" w:hAnsi="Times New Roman" w:cs="Times New Roman"/>
          <w:b/>
          <w:bCs/>
          <w:sz w:val="24"/>
          <w:szCs w:val="24"/>
        </w:rPr>
        <w:fldChar w:fldCharType="separate"/>
      </w:r>
      <w:r w:rsidR="00DE1954" w:rsidRPr="00FA395A">
        <w:rPr>
          <w:b/>
          <w:bCs/>
          <w:sz w:val="24"/>
          <w:szCs w:val="24"/>
        </w:rPr>
        <w:t xml:space="preserve">Figure </w:t>
      </w:r>
      <w:r w:rsidR="00DE1954" w:rsidRPr="00FA395A">
        <w:rPr>
          <w:b/>
          <w:bCs/>
          <w:noProof/>
          <w:sz w:val="24"/>
          <w:szCs w:val="24"/>
        </w:rPr>
        <w:t>S7</w:t>
      </w:r>
      <w:r w:rsidR="00873EC2" w:rsidRPr="00FA395A">
        <w:rPr>
          <w:rFonts w:ascii="Times New Roman" w:hAnsi="Times New Roman" w:cs="Times New Roman"/>
          <w:b/>
          <w:bCs/>
          <w:sz w:val="24"/>
          <w:szCs w:val="24"/>
        </w:rPr>
        <w:fldChar w:fldCharType="end"/>
      </w:r>
      <w:r w:rsidR="001A7DF1" w:rsidRPr="00FA395A">
        <w:rPr>
          <w:rFonts w:ascii="Times New Roman" w:hAnsi="Times New Roman" w:cs="Times New Roman"/>
          <w:b/>
          <w:bCs/>
          <w:sz w:val="24"/>
          <w:szCs w:val="24"/>
        </w:rPr>
        <w:t>g</w:t>
      </w:r>
      <w:r w:rsidR="00E049D4" w:rsidRPr="00FA395A">
        <w:rPr>
          <w:rFonts w:ascii="Times New Roman" w:hAnsi="Times New Roman" w:cs="Times New Roman"/>
          <w:sz w:val="24"/>
          <w:szCs w:val="24"/>
        </w:rPr>
        <w:t xml:space="preserve">), indicating that hominins </w:t>
      </w:r>
      <w:r w:rsidR="00F322BB" w:rsidRPr="00FA395A">
        <w:rPr>
          <w:rFonts w:ascii="Times New Roman" w:hAnsi="Times New Roman" w:cs="Times New Roman"/>
          <w:sz w:val="24"/>
          <w:szCs w:val="24"/>
        </w:rPr>
        <w:t>prepared flake platforms</w:t>
      </w:r>
      <w:r w:rsidR="00F322BB" w:rsidRPr="00FA395A" w:rsidDel="00D4481D">
        <w:rPr>
          <w:rFonts w:ascii="Times New Roman" w:hAnsi="Times New Roman" w:cs="Times New Roman"/>
          <w:sz w:val="24"/>
          <w:szCs w:val="24"/>
        </w:rPr>
        <w:t xml:space="preserve"> </w:t>
      </w:r>
      <w:r w:rsidR="00F322BB" w:rsidRPr="00FA395A">
        <w:rPr>
          <w:rFonts w:ascii="Times New Roman" w:hAnsi="Times New Roman" w:cs="Times New Roman"/>
          <w:sz w:val="24"/>
          <w:szCs w:val="24"/>
        </w:rPr>
        <w:t>as part of a strategy to produce</w:t>
      </w:r>
      <w:r w:rsidR="00E049D4" w:rsidRPr="00FA395A">
        <w:rPr>
          <w:rFonts w:ascii="Times New Roman" w:hAnsi="Times New Roman" w:cs="Times New Roman"/>
          <w:sz w:val="24"/>
          <w:szCs w:val="24"/>
        </w:rPr>
        <w:t xml:space="preserve"> larger flakes . </w:t>
      </w:r>
    </w:p>
    <w:p w14:paraId="229D5B89" w14:textId="2535ED82" w:rsidR="00C87C96" w:rsidRPr="00FA395A" w:rsidRDefault="00C87C96" w:rsidP="002C3315">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The median dorsal scar number is </w:t>
      </w:r>
      <w:r w:rsidR="00B73A37" w:rsidRPr="00FA395A">
        <w:rPr>
          <w:rFonts w:ascii="Times New Roman" w:hAnsi="Times New Roman" w:cs="Times New Roman"/>
          <w:sz w:val="24"/>
          <w:szCs w:val="24"/>
        </w:rPr>
        <w:t>three</w:t>
      </w:r>
      <w:r w:rsidRPr="00FA395A">
        <w:rPr>
          <w:rFonts w:ascii="Times New Roman" w:hAnsi="Times New Roman" w:cs="Times New Roman"/>
          <w:sz w:val="24"/>
          <w:szCs w:val="24"/>
        </w:rPr>
        <w:t xml:space="preserve"> (</w:t>
      </w:r>
      <w:r w:rsidR="00AA25C7" w:rsidRPr="00FA395A">
        <w:rPr>
          <w:rFonts w:ascii="Times New Roman" w:hAnsi="Times New Roman" w:cs="Times New Roman"/>
          <w:sz w:val="24"/>
          <w:szCs w:val="24"/>
        </w:rPr>
        <w:fldChar w:fldCharType="begin"/>
      </w:r>
      <w:r w:rsidR="00AA25C7" w:rsidRPr="00FA395A">
        <w:rPr>
          <w:rFonts w:ascii="Times New Roman" w:hAnsi="Times New Roman" w:cs="Times New Roman"/>
          <w:sz w:val="24"/>
          <w:szCs w:val="24"/>
        </w:rPr>
        <w:instrText xml:space="preserve"> REF _Ref39281585 \h </w:instrText>
      </w:r>
      <w:r w:rsidR="00042930" w:rsidRPr="00FA395A">
        <w:rPr>
          <w:rFonts w:ascii="Times New Roman" w:hAnsi="Times New Roman" w:cs="Times New Roman"/>
          <w:sz w:val="24"/>
          <w:szCs w:val="24"/>
        </w:rPr>
        <w:instrText xml:space="preserve"> \* MERGEFORMAT </w:instrText>
      </w:r>
      <w:r w:rsidR="00AA25C7" w:rsidRPr="00FA395A">
        <w:rPr>
          <w:rFonts w:ascii="Times New Roman" w:hAnsi="Times New Roman" w:cs="Times New Roman"/>
          <w:sz w:val="24"/>
          <w:szCs w:val="24"/>
        </w:rPr>
      </w:r>
      <w:r w:rsidR="00AA25C7" w:rsidRPr="00FA395A">
        <w:rPr>
          <w:rFonts w:ascii="Times New Roman" w:hAnsi="Times New Roman" w:cs="Times New Roman"/>
          <w:sz w:val="24"/>
          <w:szCs w:val="24"/>
        </w:rPr>
        <w:fldChar w:fldCharType="separate"/>
      </w:r>
      <w:r w:rsidR="00DE1954" w:rsidRPr="00FA395A">
        <w:rPr>
          <w:b/>
          <w:bCs/>
          <w:sz w:val="24"/>
          <w:szCs w:val="24"/>
        </w:rPr>
        <w:t xml:space="preserve">Table </w:t>
      </w:r>
      <w:r w:rsidR="00DE1954" w:rsidRPr="00FA395A">
        <w:rPr>
          <w:b/>
          <w:bCs/>
          <w:noProof/>
          <w:sz w:val="24"/>
          <w:szCs w:val="24"/>
        </w:rPr>
        <w:t>S4</w:t>
      </w:r>
      <w:r w:rsidR="00AA25C7"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and flakes with </w:t>
      </w:r>
      <w:r w:rsidR="00B73A37" w:rsidRPr="00FA395A">
        <w:rPr>
          <w:rFonts w:ascii="Times New Roman" w:hAnsi="Times New Roman" w:cs="Times New Roman"/>
          <w:sz w:val="24"/>
          <w:szCs w:val="24"/>
        </w:rPr>
        <w:t>three</w:t>
      </w:r>
      <w:r w:rsidRPr="00FA395A">
        <w:rPr>
          <w:rFonts w:ascii="Times New Roman" w:hAnsi="Times New Roman" w:cs="Times New Roman"/>
          <w:sz w:val="24"/>
          <w:szCs w:val="24"/>
        </w:rPr>
        <w:t xml:space="preserve"> dorsal scars also account </w:t>
      </w:r>
      <w:r w:rsidR="00B73A37" w:rsidRPr="00FA395A">
        <w:rPr>
          <w:rFonts w:ascii="Times New Roman" w:hAnsi="Times New Roman" w:cs="Times New Roman"/>
          <w:sz w:val="24"/>
          <w:szCs w:val="24"/>
        </w:rPr>
        <w:t>for</w:t>
      </w:r>
      <w:r w:rsidRPr="00FA395A">
        <w:rPr>
          <w:rFonts w:ascii="Times New Roman" w:hAnsi="Times New Roman" w:cs="Times New Roman"/>
          <w:sz w:val="24"/>
          <w:szCs w:val="24"/>
        </w:rPr>
        <w:t xml:space="preserve"> the largest proportion (</w:t>
      </w:r>
      <w:r w:rsidR="00873EC2" w:rsidRPr="00FA395A">
        <w:rPr>
          <w:rFonts w:ascii="Times New Roman" w:hAnsi="Times New Roman" w:cs="Times New Roman"/>
          <w:b/>
          <w:bCs/>
          <w:sz w:val="24"/>
          <w:szCs w:val="24"/>
        </w:rPr>
        <w:fldChar w:fldCharType="begin"/>
      </w:r>
      <w:r w:rsidR="00873EC2"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873EC2" w:rsidRPr="00FA395A">
        <w:rPr>
          <w:rFonts w:ascii="Times New Roman" w:hAnsi="Times New Roman" w:cs="Times New Roman"/>
          <w:b/>
          <w:bCs/>
          <w:sz w:val="24"/>
          <w:szCs w:val="24"/>
        </w:rPr>
      </w:r>
      <w:r w:rsidR="00873EC2" w:rsidRPr="00FA395A">
        <w:rPr>
          <w:rFonts w:ascii="Times New Roman" w:hAnsi="Times New Roman" w:cs="Times New Roman"/>
          <w:b/>
          <w:bCs/>
          <w:sz w:val="24"/>
          <w:szCs w:val="24"/>
        </w:rPr>
        <w:fldChar w:fldCharType="separate"/>
      </w:r>
      <w:r w:rsidR="00DE1954" w:rsidRPr="00FA395A">
        <w:rPr>
          <w:b/>
          <w:bCs/>
          <w:sz w:val="24"/>
          <w:szCs w:val="24"/>
        </w:rPr>
        <w:t xml:space="preserve">Figure </w:t>
      </w:r>
      <w:r w:rsidR="00DE1954" w:rsidRPr="00FA395A">
        <w:rPr>
          <w:b/>
          <w:bCs/>
          <w:noProof/>
          <w:sz w:val="24"/>
          <w:szCs w:val="24"/>
        </w:rPr>
        <w:t>S7</w:t>
      </w:r>
      <w:r w:rsidR="00873EC2" w:rsidRPr="00FA395A">
        <w:rPr>
          <w:rFonts w:ascii="Times New Roman" w:hAnsi="Times New Roman" w:cs="Times New Roman"/>
          <w:b/>
          <w:bCs/>
          <w:sz w:val="24"/>
          <w:szCs w:val="24"/>
        </w:rPr>
        <w:fldChar w:fldCharType="end"/>
      </w:r>
      <w:r w:rsidRPr="00FA395A">
        <w:rPr>
          <w:rFonts w:ascii="Times New Roman" w:hAnsi="Times New Roman" w:cs="Times New Roman"/>
          <w:b/>
          <w:bCs/>
          <w:sz w:val="24"/>
          <w:szCs w:val="24"/>
        </w:rPr>
        <w:t>h</w:t>
      </w:r>
      <w:r w:rsidRPr="00FA395A">
        <w:rPr>
          <w:rFonts w:ascii="Times New Roman" w:hAnsi="Times New Roman" w:cs="Times New Roman"/>
          <w:sz w:val="24"/>
          <w:szCs w:val="24"/>
        </w:rPr>
        <w:t xml:space="preserve">).  Flakes with more than </w:t>
      </w:r>
      <w:r w:rsidR="00B73A37" w:rsidRPr="00FA395A">
        <w:rPr>
          <w:rFonts w:ascii="Times New Roman" w:hAnsi="Times New Roman" w:cs="Times New Roman"/>
          <w:sz w:val="24"/>
          <w:szCs w:val="24"/>
        </w:rPr>
        <w:t>five</w:t>
      </w:r>
      <w:r w:rsidRPr="00FA395A">
        <w:rPr>
          <w:rFonts w:ascii="Times New Roman" w:hAnsi="Times New Roman" w:cs="Times New Roman"/>
          <w:sz w:val="24"/>
          <w:szCs w:val="24"/>
        </w:rPr>
        <w:t xml:space="preserve"> scars are rare. </w:t>
      </w:r>
      <w:r w:rsidR="00B73A37" w:rsidRPr="00FA395A">
        <w:rPr>
          <w:rFonts w:ascii="Times New Roman" w:hAnsi="Times New Roman" w:cs="Times New Roman"/>
          <w:sz w:val="24"/>
          <w:szCs w:val="24"/>
        </w:rPr>
        <w:t>As expected</w:t>
      </w:r>
      <w:ins w:id="67" w:author="Ben Marwick" w:date="2020-10-05T23:55:00Z">
        <w:r w:rsidR="00F56F2B">
          <w:rPr>
            <w:rFonts w:ascii="Times New Roman" w:hAnsi="Times New Roman" w:cs="Times New Roman"/>
            <w:sz w:val="24"/>
            <w:szCs w:val="24"/>
          </w:rPr>
          <w:t>,</w:t>
        </w:r>
      </w:ins>
      <w:ins w:id="68" w:author="Ben Marwick" w:date="2020-10-05T23:54:00Z">
        <w:r w:rsidR="00F56F2B">
          <w:rPr>
            <w:rFonts w:ascii="Times New Roman" w:hAnsi="Times New Roman" w:cs="Times New Roman"/>
            <w:sz w:val="24"/>
            <w:szCs w:val="24"/>
          </w:rPr>
          <w:t xml:space="preserve"> </w:t>
        </w:r>
      </w:ins>
      <w:del w:id="69" w:author="Ben Marwick" w:date="2020-10-05T23:55:00Z">
        <w:r w:rsidRPr="00FA395A" w:rsidDel="00F56F2B">
          <w:rPr>
            <w:rFonts w:ascii="Times New Roman" w:hAnsi="Times New Roman" w:cs="Times New Roman"/>
            <w:sz w:val="24"/>
            <w:szCs w:val="24"/>
          </w:rPr>
          <w:delText xml:space="preserve">with more than </w:delText>
        </w:r>
      </w:del>
      <w:r w:rsidR="00B73A37" w:rsidRPr="00FA395A">
        <w:rPr>
          <w:rFonts w:ascii="Times New Roman" w:hAnsi="Times New Roman" w:cs="Times New Roman"/>
          <w:sz w:val="24"/>
          <w:szCs w:val="24"/>
        </w:rPr>
        <w:t>flakes</w:t>
      </w:r>
      <w:r w:rsidRPr="00FA395A">
        <w:rPr>
          <w:rFonts w:ascii="Times New Roman" w:hAnsi="Times New Roman" w:cs="Times New Roman"/>
          <w:sz w:val="24"/>
          <w:szCs w:val="24"/>
        </w:rPr>
        <w:t xml:space="preserve"> </w:t>
      </w:r>
      <w:ins w:id="70" w:author="Ben Marwick" w:date="2020-10-05T23:55:00Z">
        <w:r w:rsidR="00F56F2B">
          <w:rPr>
            <w:rFonts w:ascii="Times New Roman" w:hAnsi="Times New Roman" w:cs="Times New Roman"/>
            <w:sz w:val="24"/>
            <w:szCs w:val="24"/>
          </w:rPr>
          <w:t xml:space="preserve">with more than five </w:t>
        </w:r>
      </w:ins>
      <w:r w:rsidRPr="00FA395A">
        <w:rPr>
          <w:rFonts w:ascii="Times New Roman" w:hAnsi="Times New Roman" w:cs="Times New Roman"/>
          <w:sz w:val="24"/>
          <w:szCs w:val="24"/>
        </w:rPr>
        <w:t>scars are systematically larger than those flakes with fewer scars</w:t>
      </w:r>
      <w:r w:rsidR="00B73A37" w:rsidRPr="00FA395A">
        <w:rPr>
          <w:rFonts w:ascii="Times New Roman" w:hAnsi="Times New Roman" w:cs="Times New Roman"/>
          <w:sz w:val="24"/>
          <w:szCs w:val="24"/>
        </w:rPr>
        <w:t>, because the flake scars are fairly constant in size across the assemblage  (</w:t>
      </w:r>
      <w:r w:rsidR="00AA25C7" w:rsidRPr="00FA395A">
        <w:rPr>
          <w:rFonts w:ascii="Times New Roman" w:hAnsi="Times New Roman" w:cs="Times New Roman"/>
          <w:b/>
          <w:bCs/>
          <w:sz w:val="24"/>
          <w:szCs w:val="24"/>
        </w:rPr>
        <w:fldChar w:fldCharType="begin"/>
      </w:r>
      <w:r w:rsidR="00AA25C7"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AA25C7" w:rsidRPr="00FA395A">
        <w:rPr>
          <w:rFonts w:ascii="Times New Roman" w:hAnsi="Times New Roman" w:cs="Times New Roman"/>
          <w:b/>
          <w:bCs/>
          <w:sz w:val="24"/>
          <w:szCs w:val="24"/>
        </w:rPr>
      </w:r>
      <w:r w:rsidR="00AA25C7" w:rsidRPr="00FA395A">
        <w:rPr>
          <w:rFonts w:ascii="Times New Roman" w:hAnsi="Times New Roman" w:cs="Times New Roman"/>
          <w:b/>
          <w:bCs/>
          <w:sz w:val="24"/>
          <w:szCs w:val="24"/>
        </w:rPr>
        <w:fldChar w:fldCharType="separate"/>
      </w:r>
      <w:r w:rsidR="00DE1954" w:rsidRPr="00FA395A">
        <w:rPr>
          <w:b/>
          <w:bCs/>
          <w:sz w:val="24"/>
          <w:szCs w:val="24"/>
        </w:rPr>
        <w:t xml:space="preserve">Figure </w:t>
      </w:r>
      <w:r w:rsidR="00DE1954" w:rsidRPr="00FA395A">
        <w:rPr>
          <w:b/>
          <w:bCs/>
          <w:noProof/>
          <w:sz w:val="24"/>
          <w:szCs w:val="24"/>
        </w:rPr>
        <w:t>S7</w:t>
      </w:r>
      <w:r w:rsidR="00AA25C7" w:rsidRPr="00FA395A">
        <w:rPr>
          <w:rFonts w:ascii="Times New Roman" w:hAnsi="Times New Roman" w:cs="Times New Roman"/>
          <w:b/>
          <w:bCs/>
          <w:sz w:val="24"/>
          <w:szCs w:val="24"/>
        </w:rPr>
        <w:fldChar w:fldCharType="end"/>
      </w:r>
      <w:r w:rsidR="00B73A37" w:rsidRPr="00FA395A">
        <w:rPr>
          <w:rFonts w:ascii="Times New Roman" w:hAnsi="Times New Roman" w:cs="Times New Roman"/>
          <w:b/>
          <w:bCs/>
          <w:sz w:val="24"/>
          <w:szCs w:val="24"/>
        </w:rPr>
        <w:t>i</w:t>
      </w:r>
      <w:r w:rsidR="00B73A37" w:rsidRPr="00FA395A">
        <w:rPr>
          <w:rFonts w:ascii="Times New Roman" w:hAnsi="Times New Roman" w:cs="Times New Roman"/>
          <w:sz w:val="24"/>
          <w:szCs w:val="24"/>
        </w:rPr>
        <w:t>).</w:t>
      </w:r>
    </w:p>
    <w:p w14:paraId="4B3A2158" w14:textId="6936AA1C" w:rsidR="00AA25C7" w:rsidRPr="00FA395A" w:rsidRDefault="00AA25C7" w:rsidP="00AA25C7">
      <w:pPr>
        <w:spacing w:line="360" w:lineRule="auto"/>
        <w:rPr>
          <w:rFonts w:ascii="Times New Roman" w:hAnsi="Times New Roman" w:cs="Times New Roman"/>
          <w:sz w:val="24"/>
          <w:szCs w:val="24"/>
        </w:rPr>
      </w:pPr>
      <w:r w:rsidRPr="00FA395A">
        <w:rPr>
          <w:rFonts w:ascii="Times New Roman" w:hAnsi="Times New Roman" w:cs="Times New Roman"/>
          <w:sz w:val="24"/>
          <w:szCs w:val="24"/>
        </w:rPr>
        <w:t>The median dimension of flake platforms is 31x12 mm (</w:t>
      </w:r>
      <w:r w:rsidR="00E12B6A" w:rsidRPr="00FA395A">
        <w:rPr>
          <w:rFonts w:ascii="Times New Roman" w:hAnsi="Times New Roman" w:cs="Times New Roman"/>
          <w:b/>
          <w:bCs/>
          <w:sz w:val="24"/>
          <w:szCs w:val="24"/>
        </w:rPr>
        <w:fldChar w:fldCharType="begin"/>
      </w:r>
      <w:r w:rsidR="00E12B6A" w:rsidRPr="00FA395A">
        <w:rPr>
          <w:rFonts w:ascii="Times New Roman" w:hAnsi="Times New Roman" w:cs="Times New Roman"/>
          <w:b/>
          <w:bCs/>
          <w:sz w:val="24"/>
          <w:szCs w:val="24"/>
        </w:rPr>
        <w:instrText xml:space="preserve"> REF _Ref39281670 \h </w:instrText>
      </w:r>
      <w:r w:rsidR="00701538" w:rsidRPr="00FA395A">
        <w:rPr>
          <w:rFonts w:ascii="Times New Roman" w:hAnsi="Times New Roman" w:cs="Times New Roman"/>
          <w:b/>
          <w:bCs/>
          <w:sz w:val="24"/>
          <w:szCs w:val="24"/>
        </w:rPr>
        <w:instrText xml:space="preserve"> \* MERGEFORMAT </w:instrText>
      </w:r>
      <w:r w:rsidR="00E12B6A" w:rsidRPr="00FA395A">
        <w:rPr>
          <w:rFonts w:ascii="Times New Roman" w:hAnsi="Times New Roman" w:cs="Times New Roman"/>
          <w:b/>
          <w:bCs/>
          <w:sz w:val="24"/>
          <w:szCs w:val="24"/>
        </w:rPr>
      </w:r>
      <w:r w:rsidR="00E12B6A"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S8</w:t>
      </w:r>
      <w:r w:rsidR="00E12B6A" w:rsidRPr="00FA395A">
        <w:rPr>
          <w:rFonts w:ascii="Times New Roman" w:hAnsi="Times New Roman" w:cs="Times New Roman"/>
          <w:b/>
          <w:bCs/>
          <w:sz w:val="24"/>
          <w:szCs w:val="24"/>
        </w:rPr>
        <w:fldChar w:fldCharType="end"/>
      </w:r>
      <w:r w:rsidRPr="00FA395A">
        <w:rPr>
          <w:rFonts w:ascii="Times New Roman" w:hAnsi="Times New Roman" w:cs="Times New Roman"/>
          <w:b/>
          <w:bCs/>
          <w:sz w:val="24"/>
          <w:szCs w:val="24"/>
        </w:rPr>
        <w:t>a</w:t>
      </w:r>
      <w:r w:rsidRPr="00FA395A">
        <w:rPr>
          <w:rFonts w:ascii="Times New Roman" w:hAnsi="Times New Roman" w:cs="Times New Roman"/>
          <w:sz w:val="24"/>
          <w:szCs w:val="24"/>
        </w:rPr>
        <w:t>). Flake platform shapes include triangular (n=136; 44%), quadrangular (n=87; 28%), fusiform (n=46; 15%), and gull-wing (n=31; 10%) and with a small number of trapezoid, rectangle and irregular (</w:t>
      </w:r>
      <w:r w:rsidR="00E12B6A" w:rsidRPr="00FA395A">
        <w:rPr>
          <w:rFonts w:ascii="Times New Roman" w:hAnsi="Times New Roman" w:cs="Times New Roman"/>
          <w:sz w:val="24"/>
          <w:szCs w:val="24"/>
        </w:rPr>
        <w:fldChar w:fldCharType="begin"/>
      </w:r>
      <w:r w:rsidR="00E12B6A" w:rsidRPr="00FA395A">
        <w:rPr>
          <w:rFonts w:ascii="Times New Roman" w:hAnsi="Times New Roman" w:cs="Times New Roman"/>
          <w:sz w:val="24"/>
          <w:szCs w:val="24"/>
        </w:rPr>
        <w:instrText xml:space="preserve"> REF _Ref39281670 \h </w:instrText>
      </w:r>
      <w:r w:rsidR="00042930" w:rsidRPr="00FA395A">
        <w:rPr>
          <w:rFonts w:ascii="Times New Roman" w:hAnsi="Times New Roman" w:cs="Times New Roman"/>
          <w:sz w:val="24"/>
          <w:szCs w:val="24"/>
        </w:rPr>
        <w:instrText xml:space="preserve"> \* MERGEFORMAT </w:instrText>
      </w:r>
      <w:r w:rsidR="00E12B6A" w:rsidRPr="00FA395A">
        <w:rPr>
          <w:rFonts w:ascii="Times New Roman" w:hAnsi="Times New Roman" w:cs="Times New Roman"/>
          <w:sz w:val="24"/>
          <w:szCs w:val="24"/>
        </w:rPr>
      </w:r>
      <w:r w:rsidR="00E12B6A" w:rsidRPr="00FA395A">
        <w:rPr>
          <w:rFonts w:ascii="Times New Roman" w:hAnsi="Times New Roman" w:cs="Times New Roman"/>
          <w:sz w:val="24"/>
          <w:szCs w:val="24"/>
        </w:rPr>
        <w:fldChar w:fldCharType="separate"/>
      </w:r>
      <w:r w:rsidR="00DE1954" w:rsidRPr="00FA395A">
        <w:rPr>
          <w:b/>
          <w:bCs/>
          <w:sz w:val="24"/>
        </w:rPr>
        <w:t xml:space="preserve">Figure </w:t>
      </w:r>
      <w:r w:rsidR="00DE1954" w:rsidRPr="00FA395A">
        <w:rPr>
          <w:b/>
          <w:bCs/>
          <w:noProof/>
          <w:sz w:val="24"/>
        </w:rPr>
        <w:t>S8</w:t>
      </w:r>
      <w:r w:rsidR="00E12B6A" w:rsidRPr="00FA395A">
        <w:rPr>
          <w:rFonts w:ascii="Times New Roman" w:hAnsi="Times New Roman" w:cs="Times New Roman"/>
          <w:sz w:val="24"/>
          <w:szCs w:val="24"/>
        </w:rPr>
        <w:fldChar w:fldCharType="end"/>
      </w:r>
      <w:r w:rsidRPr="00FA395A">
        <w:rPr>
          <w:rFonts w:ascii="Times New Roman" w:hAnsi="Times New Roman" w:cs="Times New Roman"/>
          <w:b/>
          <w:bCs/>
          <w:sz w:val="24"/>
          <w:szCs w:val="24"/>
        </w:rPr>
        <w:t>b</w:t>
      </w:r>
      <w:r w:rsidRPr="00FA395A">
        <w:rPr>
          <w:rFonts w:ascii="Times New Roman" w:hAnsi="Times New Roman" w:cs="Times New Roman"/>
          <w:sz w:val="24"/>
          <w:szCs w:val="24"/>
        </w:rPr>
        <w:t>). In order to test the possible relationships between platform shapes and flake dimension, the maximum dimension as well as thickness at 50 % of maximum dimension for different platform shapes was compared (</w:t>
      </w:r>
      <w:r w:rsidR="00E12B6A" w:rsidRPr="00FA395A">
        <w:rPr>
          <w:rFonts w:ascii="Times New Roman" w:hAnsi="Times New Roman" w:cs="Times New Roman"/>
          <w:b/>
          <w:bCs/>
          <w:sz w:val="24"/>
          <w:szCs w:val="24"/>
        </w:rPr>
        <w:fldChar w:fldCharType="begin"/>
      </w:r>
      <w:r w:rsidR="00E12B6A" w:rsidRPr="00FA395A">
        <w:rPr>
          <w:rFonts w:ascii="Times New Roman" w:hAnsi="Times New Roman" w:cs="Times New Roman"/>
          <w:b/>
          <w:bCs/>
          <w:sz w:val="24"/>
          <w:szCs w:val="24"/>
        </w:rPr>
        <w:instrText xml:space="preserve"> REF _Ref39281670 \h </w:instrText>
      </w:r>
      <w:r w:rsidR="00701538" w:rsidRPr="00FA395A">
        <w:rPr>
          <w:rFonts w:ascii="Times New Roman" w:hAnsi="Times New Roman" w:cs="Times New Roman"/>
          <w:b/>
          <w:bCs/>
          <w:sz w:val="24"/>
          <w:szCs w:val="24"/>
        </w:rPr>
        <w:instrText xml:space="preserve"> \* MERGEFORMAT </w:instrText>
      </w:r>
      <w:r w:rsidR="00E12B6A" w:rsidRPr="00FA395A">
        <w:rPr>
          <w:rFonts w:ascii="Times New Roman" w:hAnsi="Times New Roman" w:cs="Times New Roman"/>
          <w:b/>
          <w:bCs/>
          <w:sz w:val="24"/>
          <w:szCs w:val="24"/>
        </w:rPr>
      </w:r>
      <w:r w:rsidR="00E12B6A"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S8</w:t>
      </w:r>
      <w:r w:rsidR="00E12B6A" w:rsidRPr="00FA395A">
        <w:rPr>
          <w:rFonts w:ascii="Times New Roman" w:hAnsi="Times New Roman" w:cs="Times New Roman"/>
          <w:b/>
          <w:bCs/>
          <w:sz w:val="24"/>
          <w:szCs w:val="24"/>
        </w:rPr>
        <w:fldChar w:fldCharType="end"/>
      </w:r>
      <w:r w:rsidRPr="00FA395A">
        <w:rPr>
          <w:rFonts w:ascii="Times New Roman" w:hAnsi="Times New Roman" w:cs="Times New Roman"/>
          <w:b/>
          <w:bCs/>
          <w:sz w:val="24"/>
          <w:szCs w:val="24"/>
        </w:rPr>
        <w:t>c</w:t>
      </w:r>
      <w:r w:rsidRPr="00FA395A">
        <w:rPr>
          <w:rFonts w:ascii="Times New Roman" w:hAnsi="Times New Roman" w:cs="Times New Roman"/>
          <w:sz w:val="24"/>
          <w:szCs w:val="24"/>
        </w:rPr>
        <w:t xml:space="preserve"> and </w:t>
      </w:r>
      <w:r w:rsidR="005A318B" w:rsidRPr="00FA395A">
        <w:rPr>
          <w:rFonts w:ascii="Times New Roman" w:hAnsi="Times New Roman" w:cs="Times New Roman"/>
          <w:b/>
          <w:bCs/>
          <w:sz w:val="24"/>
          <w:szCs w:val="24"/>
        </w:rPr>
        <w:t>S</w:t>
      </w:r>
      <w:r w:rsidR="00E12B6A" w:rsidRPr="00FA395A">
        <w:rPr>
          <w:rFonts w:ascii="Times New Roman" w:hAnsi="Times New Roman" w:cs="Times New Roman"/>
          <w:b/>
          <w:bCs/>
          <w:sz w:val="24"/>
          <w:szCs w:val="24"/>
        </w:rPr>
        <w:t>8</w:t>
      </w:r>
      <w:r w:rsidRPr="00FA395A">
        <w:rPr>
          <w:rFonts w:ascii="Times New Roman" w:hAnsi="Times New Roman" w:cs="Times New Roman"/>
          <w:b/>
          <w:bCs/>
          <w:sz w:val="24"/>
          <w:szCs w:val="24"/>
        </w:rPr>
        <w:t>d</w:t>
      </w:r>
      <w:r w:rsidRPr="00FA395A">
        <w:rPr>
          <w:rFonts w:ascii="Times New Roman" w:hAnsi="Times New Roman" w:cs="Times New Roman"/>
          <w:sz w:val="24"/>
          <w:szCs w:val="24"/>
        </w:rPr>
        <w:t xml:space="preserve">). We found that flakes with gull wing and fusiform platforms are slightly thinner (more concentrated around 10–15 mm), and those with triangular platforms are the thickest (around 20 mm). Similar patterns are observed for the maximum dimension, i.e., triangular platforms are more frequently found on larger flakes. </w:t>
      </w:r>
    </w:p>
    <w:p w14:paraId="4A80127A" w14:textId="77777777" w:rsidR="00E12B6A" w:rsidRPr="00FA395A" w:rsidRDefault="00E12B6A" w:rsidP="00E12B6A">
      <w:pPr>
        <w:spacing w:line="360" w:lineRule="auto"/>
        <w:rPr>
          <w:rFonts w:ascii="Times New Roman" w:hAnsi="Times New Roman" w:cs="Times New Roman"/>
        </w:rPr>
      </w:pPr>
      <w:r w:rsidRPr="00FA395A">
        <w:rPr>
          <w:rFonts w:ascii="Times New Roman" w:hAnsi="Times New Roman" w:cs="Times New Roman"/>
          <w:noProof/>
        </w:rPr>
        <w:lastRenderedPageBreak/>
        <w:drawing>
          <wp:inline distT="0" distB="0" distL="0" distR="0" wp14:anchorId="0D82FB5D" wp14:editId="74F1DD7F">
            <wp:extent cx="4531179" cy="4229100"/>
            <wp:effectExtent l="0" t="0" r="3175" b="0"/>
            <wp:docPr id="11" name="Picture 11" descr="C:\Users\bli\OneDrive - University of Wollongong\Documents\My Work\PhD students\Hu Yue\GYD - paper II\R-analysis on lithic\Figures for flak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i\OneDrive - University of Wollongong\Documents\My Work\PhD students\Hu Yue\GYD - paper II\R-analysis on lithic\Figures for flakes_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32393" cy="4230233"/>
                    </a:xfrm>
                    <a:prstGeom prst="rect">
                      <a:avLst/>
                    </a:prstGeom>
                    <a:noFill/>
                    <a:ln>
                      <a:noFill/>
                    </a:ln>
                  </pic:spPr>
                </pic:pic>
              </a:graphicData>
            </a:graphic>
          </wp:inline>
        </w:drawing>
      </w:r>
    </w:p>
    <w:p w14:paraId="2E51A711" w14:textId="62BDDD80" w:rsidR="00E12B6A" w:rsidRPr="00FA395A" w:rsidRDefault="00E12B6A" w:rsidP="009F7CAC">
      <w:pPr>
        <w:pStyle w:val="Caption"/>
        <w:rPr>
          <w:b/>
          <w:i w:val="0"/>
          <w:iCs w:val="0"/>
          <w:sz w:val="24"/>
        </w:rPr>
      </w:pPr>
      <w:bookmarkStart w:id="71" w:name="_Ref39281670"/>
      <w:r w:rsidRPr="00FA395A">
        <w:rPr>
          <w:b/>
          <w:bCs/>
          <w:i w:val="0"/>
          <w:iCs w:val="0"/>
          <w:sz w:val="24"/>
        </w:rPr>
        <w:t xml:space="preserve">Figure </w:t>
      </w:r>
      <w:r w:rsidR="003870E7" w:rsidRPr="00FA395A">
        <w:rPr>
          <w:b/>
          <w:bCs/>
          <w:i w:val="0"/>
          <w:iCs w:val="0"/>
          <w:sz w:val="24"/>
        </w:rPr>
        <w:t>S</w:t>
      </w:r>
      <w:r w:rsidRPr="00FA395A">
        <w:rPr>
          <w:b/>
          <w:bCs/>
          <w:i w:val="0"/>
          <w:iCs w:val="0"/>
          <w:sz w:val="24"/>
        </w:rPr>
        <w:fldChar w:fldCharType="begin"/>
      </w:r>
      <w:r w:rsidRPr="00FA395A">
        <w:rPr>
          <w:b/>
          <w:bCs/>
          <w:i w:val="0"/>
          <w:iCs w:val="0"/>
          <w:sz w:val="24"/>
        </w:rPr>
        <w:instrText xml:space="preserve"> SEQ Figure \* ARABIC </w:instrText>
      </w:r>
      <w:r w:rsidRPr="00FA395A">
        <w:rPr>
          <w:b/>
          <w:bCs/>
          <w:i w:val="0"/>
          <w:iCs w:val="0"/>
          <w:sz w:val="24"/>
        </w:rPr>
        <w:fldChar w:fldCharType="separate"/>
      </w:r>
      <w:r w:rsidR="00DE1954" w:rsidRPr="00FA395A">
        <w:rPr>
          <w:b/>
          <w:bCs/>
          <w:i w:val="0"/>
          <w:iCs w:val="0"/>
          <w:noProof/>
          <w:sz w:val="24"/>
        </w:rPr>
        <w:t>8</w:t>
      </w:r>
      <w:r w:rsidRPr="00FA395A">
        <w:rPr>
          <w:b/>
          <w:bCs/>
          <w:i w:val="0"/>
          <w:iCs w:val="0"/>
          <w:sz w:val="24"/>
        </w:rPr>
        <w:fldChar w:fldCharType="end"/>
      </w:r>
      <w:bookmarkEnd w:id="71"/>
      <w:r w:rsidR="007C46F9" w:rsidRPr="00FA395A">
        <w:rPr>
          <w:b/>
          <w:bCs/>
          <w:i w:val="0"/>
          <w:iCs w:val="0"/>
          <w:sz w:val="24"/>
        </w:rPr>
        <w:t xml:space="preserve"> | Statistical results for flake platforms. </w:t>
      </w:r>
      <w:r w:rsidRPr="00FA395A">
        <w:rPr>
          <w:i w:val="0"/>
          <w:iCs w:val="0"/>
          <w:sz w:val="24"/>
        </w:rPr>
        <w:t xml:space="preserve">(a) Density distribution of flakes’ platform thickness and width. (b) Number of flakes with different platform shapes. (c) Box plots showing the maximum dimension of flakes with different platform shapes. (d) Box plots showing thickness at 50% maximum dimension of flakes with different platform shapes. </w:t>
      </w:r>
    </w:p>
    <w:p w14:paraId="7FFA9055" w14:textId="77777777" w:rsidR="00E12B6A" w:rsidRPr="00FA395A" w:rsidRDefault="00E12B6A" w:rsidP="00AA25C7">
      <w:pPr>
        <w:spacing w:line="360" w:lineRule="auto"/>
        <w:rPr>
          <w:rFonts w:ascii="Times New Roman" w:hAnsi="Times New Roman" w:cs="Times New Roman"/>
          <w:sz w:val="24"/>
          <w:szCs w:val="24"/>
        </w:rPr>
      </w:pPr>
    </w:p>
    <w:p w14:paraId="101E0E9B" w14:textId="5A3EFCFD" w:rsidR="00AA25C7" w:rsidRPr="00FA395A" w:rsidRDefault="00AA25C7" w:rsidP="00AA25C7">
      <w:pPr>
        <w:spacing w:line="360" w:lineRule="auto"/>
        <w:rPr>
          <w:rFonts w:ascii="Times New Roman" w:hAnsi="Times New Roman" w:cs="Times New Roman"/>
          <w:sz w:val="24"/>
          <w:szCs w:val="24"/>
        </w:rPr>
      </w:pPr>
      <w:r w:rsidRPr="00FA395A">
        <w:rPr>
          <w:rFonts w:ascii="Times New Roman" w:hAnsi="Times New Roman" w:cs="Times New Roman"/>
          <w:sz w:val="24"/>
          <w:szCs w:val="24"/>
        </w:rPr>
        <w:t>The directions of dorsal scars from 356 flakes were recorded. We divided the directions into 8 sections (</w:t>
      </w:r>
      <w:r w:rsidR="00E12B6A" w:rsidRPr="00FA395A">
        <w:rPr>
          <w:rFonts w:ascii="Times New Roman" w:hAnsi="Times New Roman" w:cs="Times New Roman"/>
          <w:sz w:val="24"/>
          <w:szCs w:val="24"/>
        </w:rPr>
        <w:fldChar w:fldCharType="begin"/>
      </w:r>
      <w:r w:rsidR="00E12B6A" w:rsidRPr="00FA395A">
        <w:rPr>
          <w:rFonts w:ascii="Times New Roman" w:hAnsi="Times New Roman" w:cs="Times New Roman"/>
          <w:sz w:val="24"/>
          <w:szCs w:val="24"/>
        </w:rPr>
        <w:instrText xml:space="preserve"> REF _Ref39281749 \h </w:instrText>
      </w:r>
      <w:r w:rsidR="00042930" w:rsidRPr="00FA395A">
        <w:rPr>
          <w:rFonts w:ascii="Times New Roman" w:hAnsi="Times New Roman" w:cs="Times New Roman"/>
          <w:sz w:val="24"/>
          <w:szCs w:val="24"/>
        </w:rPr>
        <w:instrText xml:space="preserve"> \* MERGEFORMAT </w:instrText>
      </w:r>
      <w:r w:rsidR="00E12B6A" w:rsidRPr="00FA395A">
        <w:rPr>
          <w:rFonts w:ascii="Times New Roman" w:hAnsi="Times New Roman" w:cs="Times New Roman"/>
          <w:sz w:val="24"/>
          <w:szCs w:val="24"/>
        </w:rPr>
      </w:r>
      <w:r w:rsidR="00E12B6A" w:rsidRPr="00FA395A">
        <w:rPr>
          <w:rFonts w:ascii="Times New Roman" w:hAnsi="Times New Roman" w:cs="Times New Roman"/>
          <w:sz w:val="24"/>
          <w:szCs w:val="24"/>
        </w:rPr>
        <w:fldChar w:fldCharType="separate"/>
      </w:r>
      <w:r w:rsidR="00DE1954" w:rsidRPr="00FA395A">
        <w:rPr>
          <w:b/>
          <w:bCs/>
          <w:sz w:val="24"/>
        </w:rPr>
        <w:t xml:space="preserve">Figure </w:t>
      </w:r>
      <w:r w:rsidR="00DE1954" w:rsidRPr="00FA395A">
        <w:rPr>
          <w:b/>
          <w:bCs/>
          <w:noProof/>
          <w:sz w:val="24"/>
        </w:rPr>
        <w:t>S9</w:t>
      </w:r>
      <w:r w:rsidR="00E12B6A" w:rsidRPr="00FA395A">
        <w:rPr>
          <w:rFonts w:ascii="Times New Roman" w:hAnsi="Times New Roman" w:cs="Times New Roman"/>
          <w:sz w:val="24"/>
          <w:szCs w:val="24"/>
        </w:rPr>
        <w:fldChar w:fldCharType="end"/>
      </w:r>
      <w:r w:rsidRPr="00FA395A">
        <w:rPr>
          <w:rFonts w:ascii="Times New Roman" w:hAnsi="Times New Roman" w:cs="Times New Roman"/>
          <w:b/>
          <w:bCs/>
          <w:sz w:val="24"/>
          <w:szCs w:val="24"/>
        </w:rPr>
        <w:t>a</w:t>
      </w:r>
      <w:r w:rsidRPr="00FA395A">
        <w:rPr>
          <w:rFonts w:ascii="Times New Roman" w:hAnsi="Times New Roman" w:cs="Times New Roman"/>
          <w:sz w:val="24"/>
          <w:szCs w:val="24"/>
        </w:rPr>
        <w:t xml:space="preserve">). Except for 85 scars that we could not orient, the number of dorsal scars in each direction were recorded. Among them, 221 flakes have dorsal scars that have the same directions of the flake’s percussion axis. The other major directions are from directions 2, 3 and 8 (marked in the </w:t>
      </w:r>
      <w:proofErr w:type="spellStart"/>
      <w:r w:rsidRPr="00FA395A">
        <w:rPr>
          <w:rFonts w:ascii="Times New Roman" w:hAnsi="Times New Roman" w:cs="Times New Roman"/>
          <w:sz w:val="24"/>
          <w:szCs w:val="24"/>
        </w:rPr>
        <w:t>gray</w:t>
      </w:r>
      <w:proofErr w:type="spellEnd"/>
      <w:r w:rsidRPr="00FA395A">
        <w:rPr>
          <w:rFonts w:ascii="Times New Roman" w:hAnsi="Times New Roman" w:cs="Times New Roman"/>
          <w:sz w:val="24"/>
          <w:szCs w:val="24"/>
        </w:rPr>
        <w:t xml:space="preserve"> semi-circle) suggesting that most of the previous flakes on original cores have similar directions of the final scar. In other words, rotation of the core </w:t>
      </w:r>
      <w:del w:id="72" w:author="Ben Marwick" w:date="2020-10-05T23:56:00Z">
        <w:r w:rsidRPr="00FA395A" w:rsidDel="00F56F2B">
          <w:rPr>
            <w:rFonts w:ascii="Times New Roman" w:hAnsi="Times New Roman" w:cs="Times New Roman"/>
            <w:sz w:val="24"/>
            <w:szCs w:val="24"/>
          </w:rPr>
          <w:delText xml:space="preserve">is </w:delText>
        </w:r>
      </w:del>
      <w:ins w:id="73" w:author="Ben Marwick" w:date="2020-10-05T23:56:00Z">
        <w:r w:rsidR="00F56F2B">
          <w:rPr>
            <w:rFonts w:ascii="Times New Roman" w:hAnsi="Times New Roman" w:cs="Times New Roman"/>
            <w:sz w:val="24"/>
            <w:szCs w:val="24"/>
          </w:rPr>
          <w:t>was</w:t>
        </w:r>
        <w:r w:rsidR="00F56F2B" w:rsidRPr="00FA395A">
          <w:rPr>
            <w:rFonts w:ascii="Times New Roman" w:hAnsi="Times New Roman" w:cs="Times New Roman"/>
            <w:sz w:val="24"/>
            <w:szCs w:val="24"/>
          </w:rPr>
          <w:t xml:space="preserve"> </w:t>
        </w:r>
      </w:ins>
      <w:r w:rsidRPr="00FA395A">
        <w:rPr>
          <w:rFonts w:ascii="Times New Roman" w:hAnsi="Times New Roman" w:cs="Times New Roman"/>
          <w:sz w:val="24"/>
          <w:szCs w:val="24"/>
        </w:rPr>
        <w:t xml:space="preserve">not frequent. </w:t>
      </w:r>
    </w:p>
    <w:p w14:paraId="23FECE78" w14:textId="0143A12C" w:rsidR="00E12B6A" w:rsidRPr="00FA395A" w:rsidRDefault="00E12B6A" w:rsidP="00AA25C7">
      <w:pPr>
        <w:spacing w:line="360" w:lineRule="auto"/>
        <w:rPr>
          <w:rFonts w:ascii="Times New Roman" w:hAnsi="Times New Roman" w:cs="Times New Roman"/>
          <w:sz w:val="24"/>
          <w:szCs w:val="24"/>
        </w:rPr>
      </w:pPr>
    </w:p>
    <w:p w14:paraId="1A8AC4B7" w14:textId="58A96F01" w:rsidR="00E12B6A" w:rsidRPr="00FA395A" w:rsidRDefault="00E12B6A" w:rsidP="00AA25C7">
      <w:pPr>
        <w:spacing w:line="360" w:lineRule="auto"/>
        <w:rPr>
          <w:rFonts w:ascii="Times New Roman" w:hAnsi="Times New Roman" w:cs="Times New Roman"/>
          <w:sz w:val="24"/>
          <w:szCs w:val="24"/>
        </w:rPr>
      </w:pPr>
    </w:p>
    <w:p w14:paraId="77146C7D" w14:textId="6592E7F3" w:rsidR="00E12B6A" w:rsidRPr="00FA395A" w:rsidRDefault="00E12B6A" w:rsidP="00AA25C7">
      <w:pPr>
        <w:spacing w:line="360" w:lineRule="auto"/>
        <w:rPr>
          <w:rFonts w:ascii="Times New Roman" w:hAnsi="Times New Roman" w:cs="Times New Roman"/>
          <w:sz w:val="24"/>
          <w:szCs w:val="24"/>
        </w:rPr>
      </w:pPr>
    </w:p>
    <w:p w14:paraId="4FD94EE3" w14:textId="77777777" w:rsidR="00E12B6A" w:rsidRPr="00FA395A" w:rsidRDefault="00E12B6A" w:rsidP="00AA25C7">
      <w:pPr>
        <w:spacing w:line="360" w:lineRule="auto"/>
        <w:rPr>
          <w:rFonts w:ascii="Times New Roman" w:hAnsi="Times New Roman" w:cs="Times New Roman"/>
          <w:sz w:val="24"/>
          <w:szCs w:val="24"/>
        </w:rPr>
      </w:pPr>
    </w:p>
    <w:p w14:paraId="6CEA8546" w14:textId="77777777" w:rsidR="00E12B6A" w:rsidRPr="00FA395A" w:rsidRDefault="00E12B6A" w:rsidP="00E12B6A">
      <w:pPr>
        <w:spacing w:line="360" w:lineRule="auto"/>
        <w:rPr>
          <w:rFonts w:ascii="Times New Roman" w:hAnsi="Times New Roman" w:cs="Times New Roman"/>
        </w:rPr>
      </w:pPr>
      <w:r w:rsidRPr="00FA395A">
        <w:rPr>
          <w:noProof/>
        </w:rPr>
        <w:lastRenderedPageBreak/>
        <mc:AlternateContent>
          <mc:Choice Requires="wpg">
            <w:drawing>
              <wp:anchor distT="0" distB="0" distL="114300" distR="114300" simplePos="0" relativeHeight="251659264" behindDoc="0" locked="0" layoutInCell="1" allowOverlap="1" wp14:anchorId="06C677E2" wp14:editId="06F1BE0C">
                <wp:simplePos x="0" y="0"/>
                <wp:positionH relativeFrom="column">
                  <wp:posOffset>381000</wp:posOffset>
                </wp:positionH>
                <wp:positionV relativeFrom="paragraph">
                  <wp:posOffset>-13335</wp:posOffset>
                </wp:positionV>
                <wp:extent cx="4934585" cy="2486025"/>
                <wp:effectExtent l="0" t="0" r="0" b="9525"/>
                <wp:wrapNone/>
                <wp:docPr id="8" name="Group 6"/>
                <wp:cNvGraphicFramePr/>
                <a:graphic xmlns:a="http://schemas.openxmlformats.org/drawingml/2006/main">
                  <a:graphicData uri="http://schemas.microsoft.com/office/word/2010/wordprocessingGroup">
                    <wpg:wgp>
                      <wpg:cNvGrpSpPr/>
                      <wpg:grpSpPr>
                        <a:xfrm>
                          <a:off x="0" y="0"/>
                          <a:ext cx="4934585" cy="2486025"/>
                          <a:chOff x="0" y="0"/>
                          <a:chExt cx="4934585" cy="2486025"/>
                        </a:xfrm>
                      </wpg:grpSpPr>
                      <pic:pic xmlns:pic="http://schemas.openxmlformats.org/drawingml/2006/picture">
                        <pic:nvPicPr>
                          <pic:cNvPr id="14" name="Picture 14"/>
                          <pic:cNvPicPr/>
                        </pic:nvPicPr>
                        <pic:blipFill>
                          <a:blip r:embed="rId20"/>
                          <a:stretch>
                            <a:fillRect/>
                          </a:stretch>
                        </pic:blipFill>
                        <pic:spPr>
                          <a:xfrm>
                            <a:off x="0" y="0"/>
                            <a:ext cx="4934585" cy="2486025"/>
                          </a:xfrm>
                          <a:prstGeom prst="rect">
                            <a:avLst/>
                          </a:prstGeom>
                        </pic:spPr>
                      </pic:pic>
                      <wps:wsp>
                        <wps:cNvPr id="16" name="Rectangle 16"/>
                        <wps:cNvSpPr/>
                        <wps:spPr>
                          <a:xfrm>
                            <a:off x="2953068" y="147638"/>
                            <a:ext cx="171450" cy="1619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81573" w14:textId="77777777" w:rsidR="009663C6" w:rsidRDefault="009663C6" w:rsidP="00E12B6A">
                              <w:pPr>
                                <w:rPr>
                                  <w:rFonts w:eastAsia="Times New Roman"/>
                                </w:rPr>
                              </w:pPr>
                            </w:p>
                          </w:txbxContent>
                        </wps:txbx>
                        <wps:bodyPr rtlCol="0" anchor="ctr"/>
                      </wps:wsp>
                    </wpg:wgp>
                  </a:graphicData>
                </a:graphic>
              </wp:anchor>
            </w:drawing>
          </mc:Choice>
          <mc:Fallback>
            <w:pict>
              <v:group w14:anchorId="06C677E2" id="Group 6" o:spid="_x0000_s1026" style="position:absolute;margin-left:30pt;margin-top:-1.05pt;width:388.55pt;height:195.75pt;z-index:251659264" coordsize="49345,248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49345;height:24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">
                  <v:imagedata r:id="rId21" o:title=""/>
                </v:shape>
                <v:rect id="Rectangle 16" o:spid="_x0000_s1028" style="position:absolute;left:29530;top:1476;width:1715;height:1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" fillcolor="black [3213]" strokecolor="black [3213]" strokeweight="1pt">
                  <v:textbox>
                    <w:txbxContent>
                      <w:p w14:paraId="4F581573" w14:textId="77777777" w:rsidR="009663C6" w:rsidRDefault="009663C6" w:rsidP="00E12B6A">
                        <w:pPr>
                          <w:rPr>
                            <w:rFonts w:eastAsia="Times New Roman"/>
                          </w:rPr>
                        </w:pPr>
                      </w:p>
                    </w:txbxContent>
                  </v:textbox>
                </v:rect>
              </v:group>
            </w:pict>
          </mc:Fallback>
        </mc:AlternateContent>
      </w:r>
    </w:p>
    <w:p w14:paraId="7C07B0CF" w14:textId="77777777" w:rsidR="00E12B6A" w:rsidRPr="00FA395A" w:rsidRDefault="00E12B6A" w:rsidP="00E12B6A">
      <w:pPr>
        <w:spacing w:line="360" w:lineRule="auto"/>
        <w:rPr>
          <w:rFonts w:ascii="Times New Roman" w:hAnsi="Times New Roman" w:cs="Times New Roman"/>
        </w:rPr>
      </w:pPr>
    </w:p>
    <w:p w14:paraId="4E16ED9C" w14:textId="77777777" w:rsidR="00E12B6A" w:rsidRPr="00FA395A" w:rsidRDefault="00E12B6A" w:rsidP="00E12B6A">
      <w:pPr>
        <w:spacing w:line="360" w:lineRule="auto"/>
        <w:rPr>
          <w:rFonts w:ascii="Times New Roman" w:hAnsi="Times New Roman" w:cs="Times New Roman"/>
        </w:rPr>
      </w:pPr>
    </w:p>
    <w:p w14:paraId="60A64F9D" w14:textId="77777777" w:rsidR="00E12B6A" w:rsidRPr="00FA395A" w:rsidRDefault="00E12B6A" w:rsidP="00E12B6A">
      <w:pPr>
        <w:spacing w:line="360" w:lineRule="auto"/>
        <w:rPr>
          <w:rFonts w:ascii="Times New Roman" w:hAnsi="Times New Roman" w:cs="Times New Roman"/>
        </w:rPr>
      </w:pPr>
    </w:p>
    <w:p w14:paraId="674920FC" w14:textId="77777777" w:rsidR="00E12B6A" w:rsidRPr="00FA395A" w:rsidRDefault="00E12B6A" w:rsidP="00E12B6A">
      <w:pPr>
        <w:spacing w:line="360" w:lineRule="auto"/>
        <w:rPr>
          <w:rFonts w:ascii="Times New Roman" w:hAnsi="Times New Roman" w:cs="Times New Roman"/>
        </w:rPr>
      </w:pPr>
    </w:p>
    <w:p w14:paraId="7B835369" w14:textId="77777777" w:rsidR="00E12B6A" w:rsidRPr="00FA395A" w:rsidRDefault="00E12B6A" w:rsidP="00E12B6A">
      <w:pPr>
        <w:spacing w:line="360" w:lineRule="auto"/>
        <w:rPr>
          <w:rFonts w:ascii="Times New Roman" w:hAnsi="Times New Roman" w:cs="Times New Roman"/>
        </w:rPr>
      </w:pPr>
    </w:p>
    <w:p w14:paraId="7823EA9D" w14:textId="77777777" w:rsidR="00E12B6A" w:rsidRPr="00FA395A" w:rsidRDefault="00E12B6A" w:rsidP="00E12B6A">
      <w:pPr>
        <w:spacing w:line="360" w:lineRule="auto"/>
        <w:rPr>
          <w:rFonts w:ascii="Times New Roman" w:hAnsi="Times New Roman" w:cs="Times New Roman"/>
        </w:rPr>
      </w:pPr>
    </w:p>
    <w:p w14:paraId="14EC7276" w14:textId="77777777" w:rsidR="00E12B6A" w:rsidRPr="00FA395A" w:rsidRDefault="00E12B6A" w:rsidP="00E12B6A">
      <w:pPr>
        <w:spacing w:line="360" w:lineRule="auto"/>
        <w:rPr>
          <w:rFonts w:ascii="Times New Roman" w:hAnsi="Times New Roman" w:cs="Times New Roman"/>
        </w:rPr>
      </w:pPr>
    </w:p>
    <w:p w14:paraId="20D5650D" w14:textId="5322D079" w:rsidR="00E12B6A" w:rsidRPr="00FA395A" w:rsidRDefault="00E12B6A" w:rsidP="009F7CAC">
      <w:pPr>
        <w:pStyle w:val="Caption"/>
        <w:rPr>
          <w:i w:val="0"/>
          <w:iCs w:val="0"/>
          <w:sz w:val="24"/>
          <w:szCs w:val="24"/>
        </w:rPr>
      </w:pPr>
      <w:bookmarkStart w:id="74" w:name="_Ref39281749"/>
      <w:r w:rsidRPr="00FA395A">
        <w:rPr>
          <w:b/>
          <w:bCs/>
          <w:i w:val="0"/>
          <w:iCs w:val="0"/>
          <w:sz w:val="24"/>
        </w:rPr>
        <w:t xml:space="preserve">Figure </w:t>
      </w:r>
      <w:r w:rsidR="003870E7" w:rsidRPr="00FA395A">
        <w:rPr>
          <w:b/>
          <w:bCs/>
          <w:i w:val="0"/>
          <w:iCs w:val="0"/>
          <w:sz w:val="24"/>
        </w:rPr>
        <w:t>S</w:t>
      </w:r>
      <w:r w:rsidRPr="00FA395A">
        <w:rPr>
          <w:b/>
          <w:bCs/>
          <w:i w:val="0"/>
          <w:iCs w:val="0"/>
          <w:sz w:val="24"/>
        </w:rPr>
        <w:fldChar w:fldCharType="begin"/>
      </w:r>
      <w:r w:rsidRPr="00FA395A">
        <w:rPr>
          <w:b/>
          <w:bCs/>
          <w:i w:val="0"/>
          <w:iCs w:val="0"/>
          <w:sz w:val="24"/>
        </w:rPr>
        <w:instrText xml:space="preserve"> SEQ Figure \* ARABIC </w:instrText>
      </w:r>
      <w:r w:rsidRPr="00FA395A">
        <w:rPr>
          <w:b/>
          <w:bCs/>
          <w:i w:val="0"/>
          <w:iCs w:val="0"/>
          <w:sz w:val="24"/>
        </w:rPr>
        <w:fldChar w:fldCharType="separate"/>
      </w:r>
      <w:r w:rsidR="00DE1954" w:rsidRPr="00FA395A">
        <w:rPr>
          <w:b/>
          <w:bCs/>
          <w:i w:val="0"/>
          <w:iCs w:val="0"/>
          <w:noProof/>
          <w:sz w:val="24"/>
        </w:rPr>
        <w:t>9</w:t>
      </w:r>
      <w:r w:rsidRPr="00FA395A">
        <w:rPr>
          <w:b/>
          <w:bCs/>
          <w:i w:val="0"/>
          <w:iCs w:val="0"/>
          <w:sz w:val="24"/>
        </w:rPr>
        <w:fldChar w:fldCharType="end"/>
      </w:r>
      <w:bookmarkEnd w:id="74"/>
      <w:r w:rsidR="007C46F9" w:rsidRPr="00FA395A">
        <w:rPr>
          <w:b/>
          <w:bCs/>
          <w:i w:val="0"/>
          <w:iCs w:val="0"/>
          <w:sz w:val="24"/>
        </w:rPr>
        <w:t xml:space="preserve"> | Dorsal scar directions and zone of a tool. </w:t>
      </w:r>
      <w:r w:rsidRPr="00FA395A">
        <w:rPr>
          <w:i w:val="0"/>
          <w:iCs w:val="0"/>
          <w:sz w:val="24"/>
        </w:rPr>
        <w:t xml:space="preserve">(a) </w:t>
      </w:r>
      <w:r w:rsidRPr="00FA395A">
        <w:rPr>
          <w:rFonts w:hint="eastAsia"/>
          <w:i w:val="0"/>
          <w:iCs w:val="0"/>
          <w:sz w:val="24"/>
        </w:rPr>
        <w:t>Sketch showing</w:t>
      </w:r>
      <w:r w:rsidRPr="00FA395A">
        <w:rPr>
          <w:i w:val="0"/>
          <w:iCs w:val="0"/>
          <w:sz w:val="24"/>
        </w:rPr>
        <w:t xml:space="preserve"> the dorsal scar directions of flakes. The numbers in black are directions showing the scar directions (e.g. ‘1’ from platform; ‘3’ from right lateral; ‘5’ from distal; ‘7’ from left lateral). The numbers in red are the counts of dorsal scars that come from this direction. The </w:t>
      </w:r>
      <w:proofErr w:type="spellStart"/>
      <w:r w:rsidRPr="00FA395A">
        <w:rPr>
          <w:i w:val="0"/>
          <w:iCs w:val="0"/>
          <w:sz w:val="24"/>
        </w:rPr>
        <w:t>gray</w:t>
      </w:r>
      <w:proofErr w:type="spellEnd"/>
      <w:r w:rsidRPr="00FA395A">
        <w:rPr>
          <w:i w:val="0"/>
          <w:iCs w:val="0"/>
          <w:sz w:val="24"/>
        </w:rPr>
        <w:t xml:space="preserve"> area marks the most frequent dorsal scar directions. (b) Division of 8 sections on a </w:t>
      </w:r>
      <w:r w:rsidRPr="00FA395A">
        <w:rPr>
          <w:rFonts w:hint="eastAsia"/>
          <w:i w:val="0"/>
          <w:iCs w:val="0"/>
          <w:sz w:val="24"/>
        </w:rPr>
        <w:t>tool</w:t>
      </w:r>
      <w:r w:rsidRPr="00FA395A">
        <w:rPr>
          <w:i w:val="0"/>
          <w:iCs w:val="0"/>
          <w:sz w:val="24"/>
        </w:rPr>
        <w:t>.</w:t>
      </w:r>
    </w:p>
    <w:p w14:paraId="19B7A029" w14:textId="690411DA" w:rsidR="00873EC2" w:rsidRPr="00FA395A" w:rsidRDefault="00AA25C7" w:rsidP="009F7CAC">
      <w:pPr>
        <w:spacing w:line="360" w:lineRule="auto"/>
        <w:jc w:val="both"/>
        <w:rPr>
          <w:rFonts w:ascii="Times New Roman" w:hAnsi="Times New Roman" w:cs="Times New Roman"/>
          <w:sz w:val="24"/>
          <w:szCs w:val="24"/>
        </w:rPr>
        <w:sectPr w:rsidR="00873EC2" w:rsidRPr="00FA395A" w:rsidSect="00873EC2">
          <w:pgSz w:w="11906" w:h="16838"/>
          <w:pgMar w:top="1440" w:right="1440" w:bottom="1440" w:left="1440" w:header="709" w:footer="709" w:gutter="0"/>
          <w:cols w:space="708"/>
          <w:docGrid w:linePitch="360"/>
        </w:sectPr>
      </w:pPr>
      <w:r w:rsidRPr="00FA395A">
        <w:rPr>
          <w:rFonts w:ascii="Times New Roman" w:hAnsi="Times New Roman" w:cs="Times New Roman"/>
          <w:sz w:val="24"/>
          <w:szCs w:val="24"/>
        </w:rPr>
        <w:t>Besides, there were 14</w:t>
      </w:r>
      <w:r w:rsidRPr="00FA395A">
        <w:rPr>
          <w:rFonts w:ascii="Times New Roman" w:hAnsi="Times New Roman" w:cs="Times New Roman"/>
          <w:sz w:val="24"/>
          <w:szCs w:val="24"/>
          <w:lang w:val="en-US"/>
        </w:rPr>
        <w:t xml:space="preserve"> elongated were found including 11 elongated flakes, 3 crest flakes. The median maximum dimension of them is about 74 mm and their platforms are mainly plain.</w:t>
      </w:r>
      <w:r w:rsidRPr="00FA395A">
        <w:rPr>
          <w:rFonts w:ascii="Times New Roman" w:hAnsi="Times New Roman" w:cs="Times New Roman"/>
          <w:sz w:val="24"/>
          <w:szCs w:val="24"/>
        </w:rPr>
        <w:t xml:space="preserve"> </w:t>
      </w:r>
    </w:p>
    <w:p w14:paraId="788D52CA" w14:textId="76043023" w:rsidR="00873EC2" w:rsidRPr="00FA395A" w:rsidRDefault="00873EC2" w:rsidP="002C3315">
      <w:pPr>
        <w:spacing w:line="360" w:lineRule="auto"/>
        <w:rPr>
          <w:rFonts w:ascii="Times New Roman" w:hAnsi="Times New Roman" w:cs="Times New Roman"/>
          <w:sz w:val="24"/>
          <w:szCs w:val="24"/>
        </w:rPr>
      </w:pPr>
    </w:p>
    <w:p w14:paraId="6DC4E9C5" w14:textId="59223B3E" w:rsidR="00873EC2" w:rsidRPr="00FA395A" w:rsidRDefault="00AA25C7" w:rsidP="009F7CAC">
      <w:pPr>
        <w:pStyle w:val="Caption"/>
        <w:rPr>
          <w:b/>
          <w:bCs/>
          <w:i w:val="0"/>
          <w:iCs w:val="0"/>
          <w:sz w:val="24"/>
          <w:szCs w:val="24"/>
        </w:rPr>
      </w:pPr>
      <w:bookmarkStart w:id="75" w:name="_Ref39281585"/>
      <w:r w:rsidRPr="00FA395A">
        <w:rPr>
          <w:b/>
          <w:bCs/>
          <w:i w:val="0"/>
          <w:iCs w:val="0"/>
          <w:sz w:val="24"/>
          <w:szCs w:val="24"/>
        </w:rPr>
        <w:t xml:space="preserve">Table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Table \* ARABIC </w:instrText>
      </w:r>
      <w:r w:rsidRPr="00FA395A">
        <w:rPr>
          <w:b/>
          <w:bCs/>
          <w:i w:val="0"/>
          <w:iCs w:val="0"/>
          <w:sz w:val="24"/>
          <w:szCs w:val="24"/>
        </w:rPr>
        <w:fldChar w:fldCharType="separate"/>
      </w:r>
      <w:r w:rsidR="00DE1954" w:rsidRPr="00FA395A">
        <w:rPr>
          <w:b/>
          <w:bCs/>
          <w:i w:val="0"/>
          <w:iCs w:val="0"/>
          <w:noProof/>
          <w:sz w:val="24"/>
          <w:szCs w:val="24"/>
        </w:rPr>
        <w:t>4</w:t>
      </w:r>
      <w:r w:rsidRPr="00FA395A">
        <w:rPr>
          <w:b/>
          <w:bCs/>
          <w:i w:val="0"/>
          <w:iCs w:val="0"/>
          <w:sz w:val="24"/>
          <w:szCs w:val="24"/>
        </w:rPr>
        <w:fldChar w:fldCharType="end"/>
      </w:r>
      <w:bookmarkEnd w:id="75"/>
      <w:r w:rsidR="007C46F9" w:rsidRPr="00FA395A">
        <w:rPr>
          <w:b/>
          <w:bCs/>
          <w:i w:val="0"/>
          <w:iCs w:val="0"/>
          <w:sz w:val="24"/>
          <w:szCs w:val="24"/>
        </w:rPr>
        <w:t xml:space="preserve"> | </w:t>
      </w:r>
      <w:r w:rsidR="00873EC2" w:rsidRPr="00FA395A">
        <w:rPr>
          <w:b/>
          <w:bCs/>
          <w:i w:val="0"/>
          <w:iCs w:val="0"/>
          <w:sz w:val="24"/>
          <w:szCs w:val="24"/>
        </w:rPr>
        <w:t>Summary of mean, standard deviation (SD), coefficient of variation (CV), quantile values at 25%, 50% and 75% for basic flake attributes.</w:t>
      </w:r>
    </w:p>
    <w:tbl>
      <w:tblPr>
        <w:tblW w:w="5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48"/>
        <w:gridCol w:w="47"/>
        <w:gridCol w:w="47"/>
        <w:gridCol w:w="448"/>
        <w:gridCol w:w="636"/>
        <w:gridCol w:w="967"/>
        <w:gridCol w:w="793"/>
        <w:gridCol w:w="979"/>
        <w:gridCol w:w="979"/>
        <w:gridCol w:w="979"/>
        <w:gridCol w:w="903"/>
        <w:gridCol w:w="984"/>
        <w:gridCol w:w="984"/>
        <w:gridCol w:w="984"/>
        <w:gridCol w:w="563"/>
        <w:gridCol w:w="796"/>
        <w:gridCol w:w="903"/>
        <w:gridCol w:w="742"/>
        <w:gridCol w:w="1014"/>
        <w:gridCol w:w="162"/>
      </w:tblGrid>
      <w:tr w:rsidR="00873EC2" w:rsidRPr="00FA395A" w14:paraId="03944818" w14:textId="77777777" w:rsidTr="007C46F9">
        <w:trPr>
          <w:gridAfter w:val="1"/>
          <w:wAfter w:w="58" w:type="pct"/>
          <w:tblHeader/>
        </w:trPr>
        <w:tc>
          <w:tcPr>
            <w:tcW w:w="17" w:type="pct"/>
            <w:tcBorders>
              <w:top w:val="single" w:sz="4" w:space="0" w:color="auto"/>
              <w:bottom w:val="single" w:sz="4" w:space="0" w:color="auto"/>
            </w:tcBorders>
          </w:tcPr>
          <w:p w14:paraId="3649157D" w14:textId="77777777" w:rsidR="00873EC2" w:rsidRPr="00FA395A" w:rsidRDefault="00873EC2" w:rsidP="007C46F9">
            <w:pPr>
              <w:spacing w:after="300" w:line="240" w:lineRule="auto"/>
              <w:jc w:val="right"/>
              <w:rPr>
                <w:rFonts w:ascii="Arial" w:eastAsia="Times New Roman" w:hAnsi="Arial" w:cs="Arial"/>
                <w:b/>
                <w:bCs/>
                <w:sz w:val="16"/>
                <w:szCs w:val="18"/>
              </w:rPr>
            </w:pPr>
          </w:p>
        </w:tc>
        <w:tc>
          <w:tcPr>
            <w:tcW w:w="17" w:type="pct"/>
            <w:tcBorders>
              <w:top w:val="single" w:sz="4" w:space="0" w:color="auto"/>
              <w:bottom w:val="single" w:sz="4" w:space="0" w:color="auto"/>
            </w:tcBorders>
          </w:tcPr>
          <w:p w14:paraId="2CCA3E0B" w14:textId="77777777" w:rsidR="00873EC2" w:rsidRPr="00FA395A" w:rsidRDefault="00873EC2" w:rsidP="007C46F9">
            <w:pPr>
              <w:spacing w:after="300" w:line="240" w:lineRule="auto"/>
              <w:jc w:val="right"/>
              <w:rPr>
                <w:rFonts w:ascii="Arial" w:eastAsia="Times New Roman" w:hAnsi="Arial" w:cs="Arial"/>
                <w:b/>
                <w:bCs/>
                <w:sz w:val="16"/>
                <w:szCs w:val="18"/>
              </w:rPr>
            </w:pPr>
          </w:p>
        </w:tc>
        <w:tc>
          <w:tcPr>
            <w:tcW w:w="17" w:type="pct"/>
            <w:tcBorders>
              <w:top w:val="single" w:sz="4" w:space="0" w:color="auto"/>
              <w:bottom w:val="single" w:sz="4" w:space="0" w:color="auto"/>
            </w:tcBorders>
          </w:tcPr>
          <w:p w14:paraId="65BAF978" w14:textId="77777777" w:rsidR="00873EC2" w:rsidRPr="00FA395A" w:rsidRDefault="00873EC2" w:rsidP="007C46F9">
            <w:pPr>
              <w:spacing w:after="300" w:line="240" w:lineRule="auto"/>
              <w:jc w:val="right"/>
              <w:rPr>
                <w:rFonts w:ascii="Arial" w:eastAsia="Times New Roman" w:hAnsi="Arial" w:cs="Arial"/>
                <w:b/>
                <w:bCs/>
                <w:sz w:val="16"/>
                <w:szCs w:val="18"/>
              </w:rPr>
            </w:pPr>
          </w:p>
        </w:tc>
        <w:tc>
          <w:tcPr>
            <w:tcW w:w="0" w:type="auto"/>
            <w:tcBorders>
              <w:top w:val="single" w:sz="4" w:space="0" w:color="auto"/>
              <w:bottom w:val="single" w:sz="4" w:space="0" w:color="auto"/>
            </w:tcBorders>
          </w:tcPr>
          <w:p w14:paraId="510169C1" w14:textId="77777777" w:rsidR="00873EC2" w:rsidRPr="00FA395A" w:rsidRDefault="00873EC2" w:rsidP="007C46F9">
            <w:pPr>
              <w:spacing w:after="0" w:line="240" w:lineRule="auto"/>
              <w:jc w:val="center"/>
              <w:rPr>
                <w:rFonts w:ascii="Arial" w:eastAsia="Times New Roman" w:hAnsi="Arial" w:cs="Arial"/>
                <w:b/>
                <w:bCs/>
                <w:sz w:val="16"/>
                <w:szCs w:val="16"/>
              </w:rPr>
            </w:pP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3E42DFF0"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eastAsia="Times New Roman" w:hAnsi="Arial" w:cs="Arial"/>
                <w:b/>
                <w:bCs/>
                <w:sz w:val="16"/>
                <w:szCs w:val="16"/>
              </w:rPr>
              <w:t>length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2695D753"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eastAsia="Times New Roman" w:hAnsi="Arial" w:cs="Arial"/>
                <w:b/>
                <w:bCs/>
                <w:sz w:val="16"/>
                <w:szCs w:val="16"/>
              </w:rPr>
              <w:t>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5D725C86"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o</w:t>
            </w:r>
            <w:r w:rsidRPr="00FA395A">
              <w:rPr>
                <w:rFonts w:ascii="Arial" w:eastAsia="Times New Roman" w:hAnsi="Arial" w:cs="Arial"/>
                <w:b/>
                <w:bCs/>
                <w:sz w:val="16"/>
                <w:szCs w:val="16"/>
              </w:rPr>
              <w:t>riented width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7546490"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w</w:t>
            </w:r>
            <w:r w:rsidRPr="00FA395A">
              <w:rPr>
                <w:rFonts w:ascii="Arial" w:eastAsia="Times New Roman" w:hAnsi="Arial" w:cs="Arial"/>
                <w:b/>
                <w:bCs/>
                <w:sz w:val="16"/>
                <w:szCs w:val="16"/>
              </w:rPr>
              <w:t>idth at 25%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4BA2A0A8"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w</w:t>
            </w:r>
            <w:r w:rsidRPr="00FA395A">
              <w:rPr>
                <w:rFonts w:ascii="Arial" w:eastAsia="Times New Roman" w:hAnsi="Arial" w:cs="Arial"/>
                <w:b/>
                <w:bCs/>
                <w:sz w:val="16"/>
                <w:szCs w:val="16"/>
              </w:rPr>
              <w:t>idth at 50%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38FA3DA6"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w</w:t>
            </w:r>
            <w:r w:rsidRPr="00FA395A">
              <w:rPr>
                <w:rFonts w:ascii="Arial" w:eastAsia="Times New Roman" w:hAnsi="Arial" w:cs="Arial"/>
                <w:b/>
                <w:bCs/>
                <w:sz w:val="16"/>
                <w:szCs w:val="16"/>
              </w:rPr>
              <w:t>idth at 75%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731BE35E"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 xml:space="preserve">oriented thickness </w:t>
            </w:r>
            <w:r w:rsidRPr="00FA395A">
              <w:rPr>
                <w:rFonts w:ascii="Arial" w:eastAsia="Times New Roman" w:hAnsi="Arial" w:cs="Arial"/>
                <w:b/>
                <w:bCs/>
                <w:sz w:val="16"/>
                <w:szCs w:val="16"/>
              </w:rPr>
              <w:t>(mm)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FEE73BB"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 xml:space="preserve">thickness </w:t>
            </w:r>
            <w:r w:rsidRPr="00FA395A">
              <w:rPr>
                <w:rFonts w:ascii="Arial" w:eastAsia="Times New Roman" w:hAnsi="Arial" w:cs="Arial"/>
                <w:b/>
                <w:bCs/>
                <w:sz w:val="16"/>
                <w:szCs w:val="16"/>
              </w:rPr>
              <w:t>at 25%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49DA73AC"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 xml:space="preserve">thickness </w:t>
            </w:r>
            <w:r w:rsidRPr="00FA395A">
              <w:rPr>
                <w:rFonts w:ascii="Arial" w:eastAsia="Times New Roman" w:hAnsi="Arial" w:cs="Arial"/>
                <w:b/>
                <w:bCs/>
                <w:sz w:val="16"/>
                <w:szCs w:val="16"/>
              </w:rPr>
              <w:t>at 50%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5C9463CD"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 xml:space="preserve">thickness </w:t>
            </w:r>
            <w:r w:rsidRPr="00FA395A">
              <w:rPr>
                <w:rFonts w:ascii="Arial" w:eastAsia="Times New Roman" w:hAnsi="Arial" w:cs="Arial"/>
                <w:b/>
                <w:bCs/>
                <w:sz w:val="16"/>
                <w:szCs w:val="16"/>
              </w:rPr>
              <w:t>at 75%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43C592E7"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eastAsia="Times New Roman" w:hAnsi="Arial" w:cs="Arial"/>
                <w:b/>
                <w:bCs/>
                <w:sz w:val="16"/>
                <w:szCs w:val="16"/>
              </w:rPr>
              <w:t>mass (g)</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DA1832F"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platform width</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8325EB2"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plat</w:t>
            </w:r>
            <w:r w:rsidRPr="00FA395A">
              <w:rPr>
                <w:rFonts w:ascii="Arial" w:hAnsi="Arial" w:cs="Arial"/>
                <w:b/>
                <w:bCs/>
                <w:sz w:val="16"/>
                <w:szCs w:val="16"/>
              </w:rPr>
              <w:t>form</w:t>
            </w:r>
            <w:r w:rsidRPr="00FA395A">
              <w:rPr>
                <w:rFonts w:ascii="Arial" w:eastAsia="Times New Roman" w:hAnsi="Arial" w:cs="Arial"/>
                <w:b/>
                <w:bCs/>
                <w:sz w:val="16"/>
                <w:szCs w:val="16"/>
              </w:rPr>
              <w:t xml:space="preserve"> thickness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F67841F"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scar number</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1144483F"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cortex per</w:t>
            </w:r>
            <w:r w:rsidRPr="00FA395A">
              <w:rPr>
                <w:rFonts w:ascii="Arial" w:hAnsi="Arial" w:cs="Arial"/>
                <w:b/>
                <w:bCs/>
                <w:sz w:val="16"/>
                <w:szCs w:val="16"/>
              </w:rPr>
              <w:t>centage (%)</w:t>
            </w:r>
          </w:p>
        </w:tc>
      </w:tr>
      <w:tr w:rsidR="00873EC2" w:rsidRPr="00FA395A" w14:paraId="46098DAE" w14:textId="77777777" w:rsidTr="007C46F9">
        <w:trPr>
          <w:cantSplit/>
        </w:trPr>
        <w:tc>
          <w:tcPr>
            <w:tcW w:w="17" w:type="pct"/>
            <w:tcBorders>
              <w:top w:val="single" w:sz="4" w:space="0" w:color="auto"/>
            </w:tcBorders>
          </w:tcPr>
          <w:p w14:paraId="6A9E84D4" w14:textId="77777777" w:rsidR="00873EC2" w:rsidRPr="00FA395A" w:rsidRDefault="00873EC2" w:rsidP="007C46F9">
            <w:pPr>
              <w:spacing w:after="0" w:line="240" w:lineRule="auto"/>
              <w:rPr>
                <w:rFonts w:ascii="Arial" w:eastAsia="Times New Roman" w:hAnsi="Arial" w:cs="Arial"/>
                <w:sz w:val="16"/>
                <w:szCs w:val="18"/>
              </w:rPr>
            </w:pPr>
          </w:p>
        </w:tc>
        <w:tc>
          <w:tcPr>
            <w:tcW w:w="17" w:type="pct"/>
            <w:tcBorders>
              <w:top w:val="single" w:sz="4" w:space="0" w:color="auto"/>
            </w:tcBorders>
          </w:tcPr>
          <w:p w14:paraId="5E5A9720" w14:textId="77777777" w:rsidR="00873EC2" w:rsidRPr="00FA395A" w:rsidRDefault="00873EC2" w:rsidP="007C46F9">
            <w:pPr>
              <w:spacing w:after="0" w:line="240" w:lineRule="auto"/>
              <w:rPr>
                <w:rFonts w:ascii="Arial" w:eastAsia="Times New Roman" w:hAnsi="Arial" w:cs="Arial"/>
                <w:sz w:val="16"/>
                <w:szCs w:val="18"/>
              </w:rPr>
            </w:pPr>
          </w:p>
        </w:tc>
        <w:tc>
          <w:tcPr>
            <w:tcW w:w="17" w:type="pct"/>
            <w:tcBorders>
              <w:top w:val="single" w:sz="4" w:space="0" w:color="auto"/>
            </w:tcBorders>
          </w:tcPr>
          <w:p w14:paraId="546485DC" w14:textId="77777777" w:rsidR="00873EC2" w:rsidRPr="00FA395A" w:rsidRDefault="00873EC2" w:rsidP="007C46F9">
            <w:pPr>
              <w:spacing w:after="0" w:line="240" w:lineRule="auto"/>
              <w:rPr>
                <w:rFonts w:ascii="Arial" w:eastAsia="Times New Roman" w:hAnsi="Arial" w:cs="Arial"/>
                <w:sz w:val="16"/>
                <w:szCs w:val="18"/>
              </w:rPr>
            </w:pPr>
          </w:p>
        </w:tc>
        <w:tc>
          <w:tcPr>
            <w:tcW w:w="0" w:type="auto"/>
            <w:tcBorders>
              <w:top w:val="single" w:sz="4" w:space="0" w:color="auto"/>
            </w:tcBorders>
          </w:tcPr>
          <w:p w14:paraId="2F701D98" w14:textId="77777777" w:rsidR="00873EC2" w:rsidRPr="00FA395A" w:rsidRDefault="00873EC2" w:rsidP="007C46F9">
            <w:pPr>
              <w:spacing w:after="0" w:line="240" w:lineRule="auto"/>
              <w:jc w:val="center"/>
              <w:rPr>
                <w:rFonts w:ascii="Arial" w:eastAsia="Times New Roman" w:hAnsi="Arial" w:cs="Arial"/>
                <w:b/>
                <w:sz w:val="16"/>
                <w:szCs w:val="16"/>
              </w:rPr>
            </w:pPr>
            <w:r w:rsidRPr="00FA395A">
              <w:rPr>
                <w:rFonts w:ascii="Arial" w:eastAsia="Times New Roman" w:hAnsi="Arial" w:cs="Arial"/>
                <w:b/>
                <w:sz w:val="16"/>
                <w:szCs w:val="16"/>
              </w:rPr>
              <w:t>mean</w:t>
            </w:r>
          </w:p>
        </w:tc>
        <w:tc>
          <w:tcPr>
            <w:tcW w:w="0" w:type="auto"/>
            <w:tcBorders>
              <w:top w:val="single" w:sz="4" w:space="0" w:color="auto"/>
            </w:tcBorders>
            <w:shd w:val="clear" w:color="auto" w:fill="auto"/>
            <w:tcMar>
              <w:top w:w="75" w:type="dxa"/>
              <w:left w:w="75" w:type="dxa"/>
              <w:bottom w:w="75" w:type="dxa"/>
              <w:right w:w="75" w:type="dxa"/>
            </w:tcMar>
          </w:tcPr>
          <w:p w14:paraId="7B2C0D6F"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49.4</w:t>
            </w:r>
          </w:p>
        </w:tc>
        <w:tc>
          <w:tcPr>
            <w:tcW w:w="0" w:type="auto"/>
            <w:tcBorders>
              <w:top w:val="single" w:sz="4" w:space="0" w:color="auto"/>
            </w:tcBorders>
            <w:shd w:val="clear" w:color="auto" w:fill="auto"/>
            <w:tcMar>
              <w:top w:w="75" w:type="dxa"/>
              <w:left w:w="75" w:type="dxa"/>
              <w:bottom w:w="75" w:type="dxa"/>
              <w:right w:w="75" w:type="dxa"/>
            </w:tcMar>
          </w:tcPr>
          <w:p w14:paraId="640C448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62.5</w:t>
            </w:r>
          </w:p>
        </w:tc>
        <w:tc>
          <w:tcPr>
            <w:tcW w:w="0" w:type="auto"/>
            <w:tcBorders>
              <w:top w:val="single" w:sz="4" w:space="0" w:color="auto"/>
            </w:tcBorders>
            <w:shd w:val="clear" w:color="auto" w:fill="auto"/>
            <w:tcMar>
              <w:top w:w="75" w:type="dxa"/>
              <w:left w:w="75" w:type="dxa"/>
              <w:bottom w:w="75" w:type="dxa"/>
              <w:right w:w="75" w:type="dxa"/>
            </w:tcMar>
          </w:tcPr>
          <w:p w14:paraId="45ADA36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50.3</w:t>
            </w:r>
          </w:p>
        </w:tc>
        <w:tc>
          <w:tcPr>
            <w:tcW w:w="0" w:type="auto"/>
            <w:tcBorders>
              <w:top w:val="single" w:sz="4" w:space="0" w:color="auto"/>
            </w:tcBorders>
            <w:shd w:val="clear" w:color="auto" w:fill="auto"/>
            <w:tcMar>
              <w:top w:w="75" w:type="dxa"/>
              <w:left w:w="75" w:type="dxa"/>
              <w:bottom w:w="75" w:type="dxa"/>
              <w:right w:w="75" w:type="dxa"/>
            </w:tcMar>
          </w:tcPr>
          <w:p w14:paraId="31631870"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36.3</w:t>
            </w:r>
          </w:p>
        </w:tc>
        <w:tc>
          <w:tcPr>
            <w:tcW w:w="0" w:type="auto"/>
            <w:tcBorders>
              <w:top w:val="single" w:sz="4" w:space="0" w:color="auto"/>
            </w:tcBorders>
            <w:shd w:val="clear" w:color="auto" w:fill="auto"/>
            <w:tcMar>
              <w:top w:w="75" w:type="dxa"/>
              <w:left w:w="75" w:type="dxa"/>
              <w:bottom w:w="75" w:type="dxa"/>
              <w:right w:w="75" w:type="dxa"/>
            </w:tcMar>
          </w:tcPr>
          <w:p w14:paraId="41AD4EF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41.9</w:t>
            </w:r>
          </w:p>
        </w:tc>
        <w:tc>
          <w:tcPr>
            <w:tcW w:w="0" w:type="auto"/>
            <w:tcBorders>
              <w:top w:val="single" w:sz="4" w:space="0" w:color="auto"/>
            </w:tcBorders>
            <w:shd w:val="clear" w:color="auto" w:fill="auto"/>
            <w:tcMar>
              <w:top w:w="75" w:type="dxa"/>
              <w:left w:w="75" w:type="dxa"/>
              <w:bottom w:w="75" w:type="dxa"/>
              <w:right w:w="75" w:type="dxa"/>
            </w:tcMar>
          </w:tcPr>
          <w:p w14:paraId="30BC12A2"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35.2</w:t>
            </w:r>
          </w:p>
        </w:tc>
        <w:tc>
          <w:tcPr>
            <w:tcW w:w="0" w:type="auto"/>
            <w:tcBorders>
              <w:top w:val="single" w:sz="4" w:space="0" w:color="auto"/>
            </w:tcBorders>
            <w:shd w:val="clear" w:color="auto" w:fill="auto"/>
            <w:tcMar>
              <w:top w:w="75" w:type="dxa"/>
              <w:left w:w="75" w:type="dxa"/>
              <w:bottom w:w="75" w:type="dxa"/>
              <w:right w:w="75" w:type="dxa"/>
            </w:tcMar>
          </w:tcPr>
          <w:p w14:paraId="3A2398B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17.6</w:t>
            </w:r>
          </w:p>
        </w:tc>
        <w:tc>
          <w:tcPr>
            <w:tcW w:w="0" w:type="auto"/>
            <w:tcBorders>
              <w:top w:val="single" w:sz="4" w:space="0" w:color="auto"/>
            </w:tcBorders>
            <w:shd w:val="clear" w:color="auto" w:fill="auto"/>
            <w:tcMar>
              <w:top w:w="75" w:type="dxa"/>
              <w:left w:w="75" w:type="dxa"/>
              <w:bottom w:w="75" w:type="dxa"/>
              <w:right w:w="75" w:type="dxa"/>
            </w:tcMar>
          </w:tcPr>
          <w:p w14:paraId="02A6390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16.1</w:t>
            </w:r>
          </w:p>
        </w:tc>
        <w:tc>
          <w:tcPr>
            <w:tcW w:w="0" w:type="auto"/>
            <w:tcBorders>
              <w:top w:val="single" w:sz="4" w:space="0" w:color="auto"/>
            </w:tcBorders>
            <w:shd w:val="clear" w:color="auto" w:fill="auto"/>
            <w:tcMar>
              <w:top w:w="75" w:type="dxa"/>
              <w:left w:w="75" w:type="dxa"/>
              <w:bottom w:w="75" w:type="dxa"/>
              <w:right w:w="75" w:type="dxa"/>
            </w:tcMar>
          </w:tcPr>
          <w:p w14:paraId="3DE5F91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16.6</w:t>
            </w:r>
          </w:p>
        </w:tc>
        <w:tc>
          <w:tcPr>
            <w:tcW w:w="0" w:type="auto"/>
            <w:tcBorders>
              <w:top w:val="single" w:sz="4" w:space="0" w:color="auto"/>
            </w:tcBorders>
            <w:shd w:val="clear" w:color="auto" w:fill="auto"/>
            <w:tcMar>
              <w:top w:w="75" w:type="dxa"/>
              <w:left w:w="75" w:type="dxa"/>
              <w:bottom w:w="75" w:type="dxa"/>
              <w:right w:w="75" w:type="dxa"/>
            </w:tcMar>
          </w:tcPr>
          <w:p w14:paraId="3A91A86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13.7</w:t>
            </w:r>
          </w:p>
        </w:tc>
        <w:tc>
          <w:tcPr>
            <w:tcW w:w="0" w:type="auto"/>
            <w:tcBorders>
              <w:top w:val="single" w:sz="4" w:space="0" w:color="auto"/>
            </w:tcBorders>
            <w:shd w:val="clear" w:color="auto" w:fill="auto"/>
            <w:tcMar>
              <w:top w:w="75" w:type="dxa"/>
              <w:left w:w="75" w:type="dxa"/>
              <w:bottom w:w="75" w:type="dxa"/>
              <w:right w:w="75" w:type="dxa"/>
            </w:tcMar>
          </w:tcPr>
          <w:p w14:paraId="00F60EA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68.2</w:t>
            </w:r>
          </w:p>
        </w:tc>
        <w:tc>
          <w:tcPr>
            <w:tcW w:w="0" w:type="auto"/>
            <w:tcBorders>
              <w:top w:val="single" w:sz="4" w:space="0" w:color="auto"/>
            </w:tcBorders>
            <w:shd w:val="clear" w:color="auto" w:fill="auto"/>
            <w:tcMar>
              <w:top w:w="75" w:type="dxa"/>
              <w:left w:w="75" w:type="dxa"/>
              <w:bottom w:w="75" w:type="dxa"/>
              <w:right w:w="75" w:type="dxa"/>
            </w:tcMar>
          </w:tcPr>
          <w:p w14:paraId="7A9CB59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32.8</w:t>
            </w:r>
          </w:p>
        </w:tc>
        <w:tc>
          <w:tcPr>
            <w:tcW w:w="0" w:type="auto"/>
            <w:tcBorders>
              <w:top w:val="single" w:sz="4" w:space="0" w:color="auto"/>
            </w:tcBorders>
            <w:shd w:val="clear" w:color="auto" w:fill="auto"/>
            <w:tcMar>
              <w:top w:w="75" w:type="dxa"/>
              <w:left w:w="75" w:type="dxa"/>
              <w:bottom w:w="75" w:type="dxa"/>
              <w:right w:w="75" w:type="dxa"/>
            </w:tcMar>
          </w:tcPr>
          <w:p w14:paraId="68F05AE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13.7</w:t>
            </w:r>
          </w:p>
        </w:tc>
        <w:tc>
          <w:tcPr>
            <w:tcW w:w="0" w:type="auto"/>
            <w:tcBorders>
              <w:top w:val="single" w:sz="4" w:space="0" w:color="auto"/>
            </w:tcBorders>
            <w:shd w:val="clear" w:color="auto" w:fill="auto"/>
            <w:tcMar>
              <w:top w:w="75" w:type="dxa"/>
              <w:left w:w="75" w:type="dxa"/>
              <w:bottom w:w="75" w:type="dxa"/>
              <w:right w:w="75" w:type="dxa"/>
            </w:tcMar>
          </w:tcPr>
          <w:p w14:paraId="67DBE92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2.9</w:t>
            </w:r>
          </w:p>
        </w:tc>
        <w:tc>
          <w:tcPr>
            <w:tcW w:w="0" w:type="auto"/>
            <w:tcBorders>
              <w:top w:val="single" w:sz="4" w:space="0" w:color="auto"/>
            </w:tcBorders>
            <w:shd w:val="clear" w:color="auto" w:fill="auto"/>
            <w:tcMar>
              <w:top w:w="75" w:type="dxa"/>
              <w:left w:w="75" w:type="dxa"/>
              <w:bottom w:w="75" w:type="dxa"/>
              <w:right w:w="75" w:type="dxa"/>
            </w:tcMar>
          </w:tcPr>
          <w:p w14:paraId="7A8CF8A0"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9.4</w:t>
            </w:r>
          </w:p>
        </w:tc>
        <w:tc>
          <w:tcPr>
            <w:tcW w:w="58" w:type="pct"/>
            <w:shd w:val="clear" w:color="auto" w:fill="auto"/>
            <w:tcMar>
              <w:top w:w="75" w:type="dxa"/>
              <w:left w:w="75" w:type="dxa"/>
              <w:bottom w:w="75" w:type="dxa"/>
              <w:right w:w="75" w:type="dxa"/>
            </w:tcMar>
          </w:tcPr>
          <w:p w14:paraId="0D2B0272" w14:textId="77777777" w:rsidR="00873EC2" w:rsidRPr="00FA395A" w:rsidRDefault="00873EC2" w:rsidP="007C46F9">
            <w:pPr>
              <w:spacing w:after="0" w:line="240" w:lineRule="auto"/>
              <w:jc w:val="right"/>
              <w:rPr>
                <w:rFonts w:ascii="Arial" w:eastAsia="Times New Roman" w:hAnsi="Arial" w:cs="Arial"/>
                <w:sz w:val="16"/>
                <w:szCs w:val="18"/>
              </w:rPr>
            </w:pPr>
          </w:p>
        </w:tc>
      </w:tr>
      <w:tr w:rsidR="00873EC2" w:rsidRPr="00FA395A" w14:paraId="61D2C508" w14:textId="77777777" w:rsidTr="007C46F9">
        <w:trPr>
          <w:cantSplit/>
        </w:trPr>
        <w:tc>
          <w:tcPr>
            <w:tcW w:w="17" w:type="pct"/>
          </w:tcPr>
          <w:p w14:paraId="778D23E0"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7CA63624"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0F780754" w14:textId="77777777" w:rsidR="00873EC2" w:rsidRPr="00FA395A" w:rsidRDefault="00873EC2" w:rsidP="007C46F9">
            <w:pPr>
              <w:spacing w:after="0" w:line="240" w:lineRule="auto"/>
              <w:rPr>
                <w:rFonts w:ascii="Arial" w:eastAsia="Times New Roman" w:hAnsi="Arial" w:cs="Arial"/>
                <w:sz w:val="16"/>
                <w:szCs w:val="18"/>
              </w:rPr>
            </w:pPr>
          </w:p>
        </w:tc>
        <w:tc>
          <w:tcPr>
            <w:tcW w:w="0" w:type="auto"/>
          </w:tcPr>
          <w:p w14:paraId="0ABDEBEC" w14:textId="77777777" w:rsidR="00873EC2" w:rsidRPr="00FA395A" w:rsidRDefault="00873EC2" w:rsidP="007C46F9">
            <w:pPr>
              <w:spacing w:after="0" w:line="240" w:lineRule="auto"/>
              <w:jc w:val="center"/>
              <w:rPr>
                <w:rFonts w:ascii="Arial" w:hAnsi="Arial" w:cs="Arial"/>
                <w:b/>
                <w:sz w:val="16"/>
                <w:szCs w:val="16"/>
              </w:rPr>
            </w:pPr>
            <w:r w:rsidRPr="00FA395A">
              <w:rPr>
                <w:rFonts w:ascii="Arial" w:hAnsi="Arial" w:cs="Arial"/>
                <w:b/>
                <w:sz w:val="16"/>
                <w:szCs w:val="16"/>
              </w:rPr>
              <w:t>SD</w:t>
            </w:r>
          </w:p>
        </w:tc>
        <w:tc>
          <w:tcPr>
            <w:tcW w:w="0" w:type="auto"/>
            <w:shd w:val="clear" w:color="auto" w:fill="auto"/>
            <w:tcMar>
              <w:top w:w="75" w:type="dxa"/>
              <w:left w:w="75" w:type="dxa"/>
              <w:bottom w:w="75" w:type="dxa"/>
              <w:right w:w="75" w:type="dxa"/>
            </w:tcMar>
          </w:tcPr>
          <w:p w14:paraId="33107E5F"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19.2</w:t>
            </w:r>
          </w:p>
        </w:tc>
        <w:tc>
          <w:tcPr>
            <w:tcW w:w="0" w:type="auto"/>
            <w:shd w:val="clear" w:color="auto" w:fill="auto"/>
            <w:tcMar>
              <w:top w:w="75" w:type="dxa"/>
              <w:left w:w="75" w:type="dxa"/>
              <w:bottom w:w="75" w:type="dxa"/>
              <w:right w:w="75" w:type="dxa"/>
            </w:tcMar>
          </w:tcPr>
          <w:p w14:paraId="1ACCE0D9"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22.5</w:t>
            </w:r>
          </w:p>
        </w:tc>
        <w:tc>
          <w:tcPr>
            <w:tcW w:w="0" w:type="auto"/>
            <w:shd w:val="clear" w:color="auto" w:fill="auto"/>
            <w:tcMar>
              <w:top w:w="75" w:type="dxa"/>
              <w:left w:w="75" w:type="dxa"/>
              <w:bottom w:w="75" w:type="dxa"/>
              <w:right w:w="75" w:type="dxa"/>
            </w:tcMar>
          </w:tcPr>
          <w:p w14:paraId="40DAB29C"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19.2</w:t>
            </w:r>
          </w:p>
        </w:tc>
        <w:tc>
          <w:tcPr>
            <w:tcW w:w="0" w:type="auto"/>
            <w:shd w:val="clear" w:color="auto" w:fill="auto"/>
            <w:tcMar>
              <w:top w:w="75" w:type="dxa"/>
              <w:left w:w="75" w:type="dxa"/>
              <w:bottom w:w="75" w:type="dxa"/>
              <w:right w:w="75" w:type="dxa"/>
            </w:tcMar>
          </w:tcPr>
          <w:p w14:paraId="2102D2F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14.1</w:t>
            </w:r>
          </w:p>
        </w:tc>
        <w:tc>
          <w:tcPr>
            <w:tcW w:w="0" w:type="auto"/>
            <w:shd w:val="clear" w:color="auto" w:fill="auto"/>
            <w:tcMar>
              <w:top w:w="75" w:type="dxa"/>
              <w:left w:w="75" w:type="dxa"/>
              <w:bottom w:w="75" w:type="dxa"/>
              <w:right w:w="75" w:type="dxa"/>
            </w:tcMar>
          </w:tcPr>
          <w:p w14:paraId="0464A587"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15.3</w:t>
            </w:r>
          </w:p>
        </w:tc>
        <w:tc>
          <w:tcPr>
            <w:tcW w:w="0" w:type="auto"/>
            <w:shd w:val="clear" w:color="auto" w:fill="auto"/>
            <w:tcMar>
              <w:top w:w="75" w:type="dxa"/>
              <w:left w:w="75" w:type="dxa"/>
              <w:bottom w:w="75" w:type="dxa"/>
              <w:right w:w="75" w:type="dxa"/>
            </w:tcMar>
          </w:tcPr>
          <w:p w14:paraId="242EE451"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14.8</w:t>
            </w:r>
          </w:p>
        </w:tc>
        <w:tc>
          <w:tcPr>
            <w:tcW w:w="0" w:type="auto"/>
            <w:shd w:val="clear" w:color="auto" w:fill="auto"/>
            <w:tcMar>
              <w:top w:w="75" w:type="dxa"/>
              <w:left w:w="75" w:type="dxa"/>
              <w:bottom w:w="75" w:type="dxa"/>
              <w:right w:w="75" w:type="dxa"/>
            </w:tcMar>
          </w:tcPr>
          <w:p w14:paraId="35F9BAB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8.1</w:t>
            </w:r>
          </w:p>
        </w:tc>
        <w:tc>
          <w:tcPr>
            <w:tcW w:w="0" w:type="auto"/>
            <w:shd w:val="clear" w:color="auto" w:fill="auto"/>
            <w:tcMar>
              <w:top w:w="75" w:type="dxa"/>
              <w:left w:w="75" w:type="dxa"/>
              <w:bottom w:w="75" w:type="dxa"/>
              <w:right w:w="75" w:type="dxa"/>
            </w:tcMar>
          </w:tcPr>
          <w:p w14:paraId="487CB64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7.6</w:t>
            </w:r>
          </w:p>
        </w:tc>
        <w:tc>
          <w:tcPr>
            <w:tcW w:w="0" w:type="auto"/>
            <w:shd w:val="clear" w:color="auto" w:fill="auto"/>
            <w:tcMar>
              <w:top w:w="75" w:type="dxa"/>
              <w:left w:w="75" w:type="dxa"/>
              <w:bottom w:w="75" w:type="dxa"/>
              <w:right w:w="75" w:type="dxa"/>
            </w:tcMar>
          </w:tcPr>
          <w:p w14:paraId="736A8E2C"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7.8</w:t>
            </w:r>
          </w:p>
        </w:tc>
        <w:tc>
          <w:tcPr>
            <w:tcW w:w="0" w:type="auto"/>
            <w:shd w:val="clear" w:color="auto" w:fill="auto"/>
            <w:tcMar>
              <w:top w:w="75" w:type="dxa"/>
              <w:left w:w="75" w:type="dxa"/>
              <w:bottom w:w="75" w:type="dxa"/>
              <w:right w:w="75" w:type="dxa"/>
            </w:tcMar>
          </w:tcPr>
          <w:p w14:paraId="59DD24E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6.8</w:t>
            </w:r>
          </w:p>
        </w:tc>
        <w:tc>
          <w:tcPr>
            <w:tcW w:w="0" w:type="auto"/>
            <w:shd w:val="clear" w:color="auto" w:fill="auto"/>
            <w:tcMar>
              <w:top w:w="75" w:type="dxa"/>
              <w:left w:w="75" w:type="dxa"/>
              <w:bottom w:w="75" w:type="dxa"/>
              <w:right w:w="75" w:type="dxa"/>
            </w:tcMar>
          </w:tcPr>
          <w:p w14:paraId="13DD4939"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81.7</w:t>
            </w:r>
          </w:p>
        </w:tc>
        <w:tc>
          <w:tcPr>
            <w:tcW w:w="0" w:type="auto"/>
            <w:shd w:val="clear" w:color="auto" w:fill="auto"/>
            <w:tcMar>
              <w:top w:w="75" w:type="dxa"/>
              <w:left w:w="75" w:type="dxa"/>
              <w:bottom w:w="75" w:type="dxa"/>
              <w:right w:w="75" w:type="dxa"/>
            </w:tcMar>
          </w:tcPr>
          <w:p w14:paraId="2B4ED5F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16.8</w:t>
            </w:r>
          </w:p>
        </w:tc>
        <w:tc>
          <w:tcPr>
            <w:tcW w:w="0" w:type="auto"/>
            <w:shd w:val="clear" w:color="auto" w:fill="auto"/>
            <w:tcMar>
              <w:top w:w="75" w:type="dxa"/>
              <w:left w:w="75" w:type="dxa"/>
              <w:bottom w:w="75" w:type="dxa"/>
              <w:right w:w="75" w:type="dxa"/>
            </w:tcMar>
          </w:tcPr>
          <w:p w14:paraId="0A74334A"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7.8</w:t>
            </w:r>
          </w:p>
        </w:tc>
        <w:tc>
          <w:tcPr>
            <w:tcW w:w="0" w:type="auto"/>
            <w:shd w:val="clear" w:color="auto" w:fill="auto"/>
            <w:tcMar>
              <w:top w:w="75" w:type="dxa"/>
              <w:left w:w="75" w:type="dxa"/>
              <w:bottom w:w="75" w:type="dxa"/>
              <w:right w:w="75" w:type="dxa"/>
            </w:tcMar>
          </w:tcPr>
          <w:p w14:paraId="26E0525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w:t>
            </w:r>
          </w:p>
        </w:tc>
        <w:tc>
          <w:tcPr>
            <w:tcW w:w="0" w:type="auto"/>
            <w:shd w:val="clear" w:color="auto" w:fill="auto"/>
            <w:tcMar>
              <w:top w:w="75" w:type="dxa"/>
              <w:left w:w="75" w:type="dxa"/>
              <w:bottom w:w="75" w:type="dxa"/>
              <w:right w:w="75" w:type="dxa"/>
            </w:tcMar>
          </w:tcPr>
          <w:p w14:paraId="06C3666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15.1</w:t>
            </w:r>
          </w:p>
        </w:tc>
        <w:tc>
          <w:tcPr>
            <w:tcW w:w="58" w:type="pct"/>
            <w:shd w:val="clear" w:color="auto" w:fill="auto"/>
            <w:tcMar>
              <w:top w:w="75" w:type="dxa"/>
              <w:left w:w="75" w:type="dxa"/>
              <w:bottom w:w="75" w:type="dxa"/>
              <w:right w:w="75" w:type="dxa"/>
            </w:tcMar>
          </w:tcPr>
          <w:p w14:paraId="113CBAB1" w14:textId="77777777" w:rsidR="00873EC2" w:rsidRPr="00FA395A" w:rsidRDefault="00873EC2" w:rsidP="007C46F9">
            <w:pPr>
              <w:spacing w:after="0" w:line="240" w:lineRule="auto"/>
              <w:jc w:val="right"/>
              <w:rPr>
                <w:rFonts w:ascii="Arial" w:eastAsia="Times New Roman" w:hAnsi="Arial" w:cs="Arial"/>
                <w:sz w:val="16"/>
                <w:szCs w:val="18"/>
              </w:rPr>
            </w:pPr>
          </w:p>
        </w:tc>
      </w:tr>
      <w:tr w:rsidR="00873EC2" w:rsidRPr="00FA395A" w14:paraId="4508DA12" w14:textId="77777777" w:rsidTr="007C46F9">
        <w:trPr>
          <w:cantSplit/>
        </w:trPr>
        <w:tc>
          <w:tcPr>
            <w:tcW w:w="17" w:type="pct"/>
          </w:tcPr>
          <w:p w14:paraId="6DDDAE9A"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6C803CF5"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0EAF7C51" w14:textId="77777777" w:rsidR="00873EC2" w:rsidRPr="00FA395A" w:rsidRDefault="00873EC2" w:rsidP="007C46F9">
            <w:pPr>
              <w:spacing w:after="0" w:line="240" w:lineRule="auto"/>
              <w:rPr>
                <w:rFonts w:ascii="Arial" w:eastAsia="Times New Roman" w:hAnsi="Arial" w:cs="Arial"/>
                <w:sz w:val="16"/>
                <w:szCs w:val="18"/>
              </w:rPr>
            </w:pPr>
          </w:p>
        </w:tc>
        <w:tc>
          <w:tcPr>
            <w:tcW w:w="0" w:type="auto"/>
          </w:tcPr>
          <w:p w14:paraId="7D40E5E5" w14:textId="77777777" w:rsidR="00873EC2" w:rsidRPr="00FA395A" w:rsidRDefault="00873EC2" w:rsidP="007C46F9">
            <w:pPr>
              <w:spacing w:after="0" w:line="240" w:lineRule="auto"/>
              <w:jc w:val="center"/>
              <w:rPr>
                <w:rFonts w:ascii="Arial" w:hAnsi="Arial" w:cs="Arial"/>
                <w:b/>
                <w:sz w:val="16"/>
                <w:szCs w:val="16"/>
              </w:rPr>
            </w:pPr>
            <w:r w:rsidRPr="00FA395A">
              <w:rPr>
                <w:rFonts w:ascii="Arial" w:hAnsi="Arial" w:cs="Arial"/>
                <w:b/>
                <w:sz w:val="16"/>
                <w:szCs w:val="16"/>
              </w:rPr>
              <w:t>CV</w:t>
            </w:r>
          </w:p>
        </w:tc>
        <w:tc>
          <w:tcPr>
            <w:tcW w:w="0" w:type="auto"/>
            <w:shd w:val="clear" w:color="auto" w:fill="auto"/>
            <w:tcMar>
              <w:top w:w="75" w:type="dxa"/>
              <w:left w:w="75" w:type="dxa"/>
              <w:bottom w:w="75" w:type="dxa"/>
              <w:right w:w="75" w:type="dxa"/>
            </w:tcMar>
          </w:tcPr>
          <w:p w14:paraId="3DC0846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1DA4CB0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560D69F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5BA6F8D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2FA4BD8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5E0795B8"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64079E17"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1348C7E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6A2A945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7E89546C"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7578A160"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1.2</w:t>
            </w:r>
          </w:p>
        </w:tc>
        <w:tc>
          <w:tcPr>
            <w:tcW w:w="0" w:type="auto"/>
            <w:shd w:val="clear" w:color="auto" w:fill="auto"/>
            <w:tcMar>
              <w:top w:w="75" w:type="dxa"/>
              <w:left w:w="75" w:type="dxa"/>
              <w:bottom w:w="75" w:type="dxa"/>
              <w:right w:w="75" w:type="dxa"/>
            </w:tcMar>
          </w:tcPr>
          <w:p w14:paraId="2FD3E0A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6E5F2FFA"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0.6</w:t>
            </w:r>
          </w:p>
        </w:tc>
        <w:tc>
          <w:tcPr>
            <w:tcW w:w="0" w:type="auto"/>
            <w:shd w:val="clear" w:color="auto" w:fill="auto"/>
            <w:tcMar>
              <w:top w:w="75" w:type="dxa"/>
              <w:left w:w="75" w:type="dxa"/>
              <w:bottom w:w="75" w:type="dxa"/>
              <w:right w:w="75" w:type="dxa"/>
            </w:tcMar>
          </w:tcPr>
          <w:p w14:paraId="54C06F92"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0.6</w:t>
            </w:r>
          </w:p>
        </w:tc>
        <w:tc>
          <w:tcPr>
            <w:tcW w:w="0" w:type="auto"/>
            <w:shd w:val="clear" w:color="auto" w:fill="auto"/>
            <w:tcMar>
              <w:top w:w="75" w:type="dxa"/>
              <w:left w:w="75" w:type="dxa"/>
              <w:bottom w:w="75" w:type="dxa"/>
              <w:right w:w="75" w:type="dxa"/>
            </w:tcMar>
          </w:tcPr>
          <w:p w14:paraId="758527A7"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w:t>
            </w:r>
          </w:p>
        </w:tc>
        <w:tc>
          <w:tcPr>
            <w:tcW w:w="58" w:type="pct"/>
            <w:shd w:val="clear" w:color="auto" w:fill="auto"/>
            <w:tcMar>
              <w:top w:w="75" w:type="dxa"/>
              <w:left w:w="75" w:type="dxa"/>
              <w:bottom w:w="75" w:type="dxa"/>
              <w:right w:w="75" w:type="dxa"/>
            </w:tcMar>
          </w:tcPr>
          <w:p w14:paraId="104F15ED" w14:textId="77777777" w:rsidR="00873EC2" w:rsidRPr="00FA395A" w:rsidRDefault="00873EC2" w:rsidP="007C46F9">
            <w:pPr>
              <w:spacing w:after="0" w:line="240" w:lineRule="auto"/>
              <w:jc w:val="right"/>
              <w:rPr>
                <w:rFonts w:ascii="Arial" w:eastAsia="Times New Roman" w:hAnsi="Arial" w:cs="Arial"/>
                <w:sz w:val="16"/>
                <w:szCs w:val="18"/>
              </w:rPr>
            </w:pPr>
          </w:p>
        </w:tc>
      </w:tr>
      <w:tr w:rsidR="00873EC2" w:rsidRPr="00FA395A" w14:paraId="110DC76C" w14:textId="77777777" w:rsidTr="007C46F9">
        <w:trPr>
          <w:cantSplit/>
        </w:trPr>
        <w:tc>
          <w:tcPr>
            <w:tcW w:w="17" w:type="pct"/>
          </w:tcPr>
          <w:p w14:paraId="7FA2CE7C"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23D8651B"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3FAB929A" w14:textId="77777777" w:rsidR="00873EC2" w:rsidRPr="00FA395A" w:rsidRDefault="00873EC2" w:rsidP="007C46F9">
            <w:pPr>
              <w:spacing w:after="0" w:line="240" w:lineRule="auto"/>
              <w:rPr>
                <w:rFonts w:ascii="Arial" w:eastAsia="Times New Roman" w:hAnsi="Arial" w:cs="Arial"/>
                <w:sz w:val="16"/>
                <w:szCs w:val="18"/>
              </w:rPr>
            </w:pPr>
          </w:p>
        </w:tc>
        <w:tc>
          <w:tcPr>
            <w:tcW w:w="0" w:type="auto"/>
          </w:tcPr>
          <w:p w14:paraId="3423F6F6" w14:textId="77777777" w:rsidR="00873EC2" w:rsidRPr="00FA395A" w:rsidRDefault="00873EC2" w:rsidP="007C46F9">
            <w:pPr>
              <w:spacing w:after="0" w:line="240" w:lineRule="auto"/>
              <w:jc w:val="center"/>
              <w:rPr>
                <w:rFonts w:ascii="Arial" w:eastAsia="Times New Roman" w:hAnsi="Arial" w:cs="Arial"/>
                <w:b/>
                <w:sz w:val="16"/>
                <w:szCs w:val="16"/>
              </w:rPr>
            </w:pPr>
            <w:r w:rsidRPr="00FA395A">
              <w:rPr>
                <w:rFonts w:ascii="Arial" w:eastAsia="Times New Roman" w:hAnsi="Arial" w:cs="Arial"/>
                <w:b/>
                <w:sz w:val="16"/>
                <w:szCs w:val="16"/>
              </w:rPr>
              <w:t>25%</w:t>
            </w:r>
          </w:p>
        </w:tc>
        <w:tc>
          <w:tcPr>
            <w:tcW w:w="0" w:type="auto"/>
            <w:shd w:val="clear" w:color="auto" w:fill="auto"/>
            <w:tcMar>
              <w:top w:w="75" w:type="dxa"/>
              <w:left w:w="75" w:type="dxa"/>
              <w:bottom w:w="75" w:type="dxa"/>
              <w:right w:w="75" w:type="dxa"/>
            </w:tcMar>
          </w:tcPr>
          <w:p w14:paraId="62C60D1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35.0</w:t>
            </w:r>
          </w:p>
        </w:tc>
        <w:tc>
          <w:tcPr>
            <w:tcW w:w="0" w:type="auto"/>
            <w:shd w:val="clear" w:color="auto" w:fill="auto"/>
            <w:tcMar>
              <w:top w:w="75" w:type="dxa"/>
              <w:left w:w="75" w:type="dxa"/>
              <w:bottom w:w="75" w:type="dxa"/>
              <w:right w:w="75" w:type="dxa"/>
            </w:tcMar>
          </w:tcPr>
          <w:p w14:paraId="62F1F1E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48.2</w:t>
            </w:r>
          </w:p>
        </w:tc>
        <w:tc>
          <w:tcPr>
            <w:tcW w:w="0" w:type="auto"/>
            <w:shd w:val="clear" w:color="auto" w:fill="auto"/>
            <w:tcMar>
              <w:top w:w="75" w:type="dxa"/>
              <w:left w:w="75" w:type="dxa"/>
              <w:bottom w:w="75" w:type="dxa"/>
              <w:right w:w="75" w:type="dxa"/>
            </w:tcMar>
          </w:tcPr>
          <w:p w14:paraId="76D9A84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36.0</w:t>
            </w:r>
          </w:p>
        </w:tc>
        <w:tc>
          <w:tcPr>
            <w:tcW w:w="0" w:type="auto"/>
            <w:shd w:val="clear" w:color="auto" w:fill="auto"/>
            <w:tcMar>
              <w:top w:w="75" w:type="dxa"/>
              <w:left w:w="75" w:type="dxa"/>
              <w:bottom w:w="75" w:type="dxa"/>
              <w:right w:w="75" w:type="dxa"/>
            </w:tcMar>
          </w:tcPr>
          <w:p w14:paraId="171A37B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26.0</w:t>
            </w:r>
          </w:p>
        </w:tc>
        <w:tc>
          <w:tcPr>
            <w:tcW w:w="0" w:type="auto"/>
            <w:shd w:val="clear" w:color="auto" w:fill="auto"/>
            <w:tcMar>
              <w:top w:w="75" w:type="dxa"/>
              <w:left w:w="75" w:type="dxa"/>
              <w:bottom w:w="75" w:type="dxa"/>
              <w:right w:w="75" w:type="dxa"/>
            </w:tcMar>
          </w:tcPr>
          <w:p w14:paraId="63D9161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30.1</w:t>
            </w:r>
          </w:p>
        </w:tc>
        <w:tc>
          <w:tcPr>
            <w:tcW w:w="0" w:type="auto"/>
            <w:shd w:val="clear" w:color="auto" w:fill="auto"/>
            <w:tcMar>
              <w:top w:w="75" w:type="dxa"/>
              <w:left w:w="75" w:type="dxa"/>
              <w:bottom w:w="75" w:type="dxa"/>
              <w:right w:w="75" w:type="dxa"/>
            </w:tcMar>
          </w:tcPr>
          <w:p w14:paraId="1A32492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25.0</w:t>
            </w:r>
          </w:p>
        </w:tc>
        <w:tc>
          <w:tcPr>
            <w:tcW w:w="0" w:type="auto"/>
            <w:shd w:val="clear" w:color="auto" w:fill="auto"/>
            <w:tcMar>
              <w:top w:w="75" w:type="dxa"/>
              <w:left w:w="75" w:type="dxa"/>
              <w:bottom w:w="75" w:type="dxa"/>
              <w:right w:w="75" w:type="dxa"/>
            </w:tcMar>
          </w:tcPr>
          <w:p w14:paraId="162E19B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11.8</w:t>
            </w:r>
          </w:p>
        </w:tc>
        <w:tc>
          <w:tcPr>
            <w:tcW w:w="0" w:type="auto"/>
            <w:shd w:val="clear" w:color="auto" w:fill="auto"/>
            <w:tcMar>
              <w:top w:w="75" w:type="dxa"/>
              <w:left w:w="75" w:type="dxa"/>
              <w:bottom w:w="75" w:type="dxa"/>
              <w:right w:w="75" w:type="dxa"/>
            </w:tcMar>
          </w:tcPr>
          <w:p w14:paraId="019E5210"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10.9</w:t>
            </w:r>
          </w:p>
        </w:tc>
        <w:tc>
          <w:tcPr>
            <w:tcW w:w="0" w:type="auto"/>
            <w:shd w:val="clear" w:color="auto" w:fill="auto"/>
            <w:tcMar>
              <w:top w:w="75" w:type="dxa"/>
              <w:left w:w="75" w:type="dxa"/>
              <w:bottom w:w="75" w:type="dxa"/>
              <w:right w:w="75" w:type="dxa"/>
            </w:tcMar>
          </w:tcPr>
          <w:p w14:paraId="31BEE098"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11.0</w:t>
            </w:r>
          </w:p>
        </w:tc>
        <w:tc>
          <w:tcPr>
            <w:tcW w:w="0" w:type="auto"/>
            <w:shd w:val="clear" w:color="auto" w:fill="auto"/>
            <w:tcMar>
              <w:top w:w="75" w:type="dxa"/>
              <w:left w:w="75" w:type="dxa"/>
              <w:bottom w:w="75" w:type="dxa"/>
              <w:right w:w="75" w:type="dxa"/>
            </w:tcMar>
          </w:tcPr>
          <w:p w14:paraId="02BAE437"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9.0</w:t>
            </w:r>
          </w:p>
        </w:tc>
        <w:tc>
          <w:tcPr>
            <w:tcW w:w="0" w:type="auto"/>
            <w:shd w:val="clear" w:color="auto" w:fill="auto"/>
            <w:tcMar>
              <w:top w:w="75" w:type="dxa"/>
              <w:left w:w="75" w:type="dxa"/>
              <w:bottom w:w="75" w:type="dxa"/>
              <w:right w:w="75" w:type="dxa"/>
            </w:tcMar>
          </w:tcPr>
          <w:p w14:paraId="56D1CB69"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18.8</w:t>
            </w:r>
          </w:p>
        </w:tc>
        <w:tc>
          <w:tcPr>
            <w:tcW w:w="0" w:type="auto"/>
            <w:shd w:val="clear" w:color="auto" w:fill="auto"/>
            <w:tcMar>
              <w:top w:w="75" w:type="dxa"/>
              <w:left w:w="75" w:type="dxa"/>
              <w:bottom w:w="75" w:type="dxa"/>
              <w:right w:w="75" w:type="dxa"/>
            </w:tcMar>
          </w:tcPr>
          <w:p w14:paraId="497570E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19.9</w:t>
            </w:r>
          </w:p>
        </w:tc>
        <w:tc>
          <w:tcPr>
            <w:tcW w:w="0" w:type="auto"/>
            <w:shd w:val="clear" w:color="auto" w:fill="auto"/>
            <w:tcMar>
              <w:top w:w="75" w:type="dxa"/>
              <w:left w:w="75" w:type="dxa"/>
              <w:bottom w:w="75" w:type="dxa"/>
              <w:right w:w="75" w:type="dxa"/>
            </w:tcMar>
          </w:tcPr>
          <w:p w14:paraId="3978F003"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8.0</w:t>
            </w:r>
          </w:p>
        </w:tc>
        <w:tc>
          <w:tcPr>
            <w:tcW w:w="0" w:type="auto"/>
            <w:shd w:val="clear" w:color="auto" w:fill="auto"/>
            <w:tcMar>
              <w:top w:w="75" w:type="dxa"/>
              <w:left w:w="75" w:type="dxa"/>
              <w:bottom w:w="75" w:type="dxa"/>
              <w:right w:w="75" w:type="dxa"/>
            </w:tcMar>
          </w:tcPr>
          <w:p w14:paraId="6F9C6F5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2.0</w:t>
            </w:r>
          </w:p>
        </w:tc>
        <w:tc>
          <w:tcPr>
            <w:tcW w:w="0" w:type="auto"/>
            <w:shd w:val="clear" w:color="auto" w:fill="auto"/>
            <w:tcMar>
              <w:top w:w="75" w:type="dxa"/>
              <w:left w:w="75" w:type="dxa"/>
              <w:bottom w:w="75" w:type="dxa"/>
              <w:right w:w="75" w:type="dxa"/>
            </w:tcMar>
          </w:tcPr>
          <w:p w14:paraId="5F693F8A"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0.0</w:t>
            </w:r>
          </w:p>
        </w:tc>
        <w:tc>
          <w:tcPr>
            <w:tcW w:w="58" w:type="pct"/>
            <w:shd w:val="clear" w:color="auto" w:fill="auto"/>
            <w:tcMar>
              <w:top w:w="75" w:type="dxa"/>
              <w:left w:w="75" w:type="dxa"/>
              <w:bottom w:w="75" w:type="dxa"/>
              <w:right w:w="75" w:type="dxa"/>
            </w:tcMar>
          </w:tcPr>
          <w:p w14:paraId="63B77B9B" w14:textId="77777777" w:rsidR="00873EC2" w:rsidRPr="00FA395A" w:rsidRDefault="00873EC2" w:rsidP="007C46F9">
            <w:pPr>
              <w:spacing w:after="0" w:line="240" w:lineRule="auto"/>
              <w:jc w:val="right"/>
              <w:rPr>
                <w:rFonts w:ascii="Arial" w:eastAsia="Times New Roman" w:hAnsi="Arial" w:cs="Arial"/>
                <w:sz w:val="16"/>
                <w:szCs w:val="18"/>
              </w:rPr>
            </w:pPr>
          </w:p>
        </w:tc>
      </w:tr>
      <w:tr w:rsidR="00873EC2" w:rsidRPr="00FA395A" w14:paraId="421F38EA" w14:textId="77777777" w:rsidTr="007C46F9">
        <w:trPr>
          <w:cantSplit/>
        </w:trPr>
        <w:tc>
          <w:tcPr>
            <w:tcW w:w="17" w:type="pct"/>
          </w:tcPr>
          <w:p w14:paraId="58A8331B"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47BD677A"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483796E6" w14:textId="77777777" w:rsidR="00873EC2" w:rsidRPr="00FA395A" w:rsidRDefault="00873EC2" w:rsidP="007C46F9">
            <w:pPr>
              <w:spacing w:after="0" w:line="240" w:lineRule="auto"/>
              <w:rPr>
                <w:rFonts w:ascii="Arial" w:eastAsia="Times New Roman" w:hAnsi="Arial" w:cs="Arial"/>
                <w:sz w:val="16"/>
                <w:szCs w:val="18"/>
              </w:rPr>
            </w:pPr>
          </w:p>
        </w:tc>
        <w:tc>
          <w:tcPr>
            <w:tcW w:w="0" w:type="auto"/>
          </w:tcPr>
          <w:p w14:paraId="17A4DEC2" w14:textId="77777777" w:rsidR="00873EC2" w:rsidRPr="00FA395A" w:rsidRDefault="00873EC2" w:rsidP="007C46F9">
            <w:pPr>
              <w:spacing w:after="0" w:line="240" w:lineRule="auto"/>
              <w:jc w:val="center"/>
              <w:rPr>
                <w:rFonts w:ascii="Arial" w:eastAsia="Times New Roman" w:hAnsi="Arial" w:cs="Arial"/>
                <w:b/>
                <w:sz w:val="16"/>
                <w:szCs w:val="16"/>
              </w:rPr>
            </w:pPr>
            <w:r w:rsidRPr="00FA395A">
              <w:rPr>
                <w:rFonts w:ascii="Arial" w:eastAsia="Times New Roman" w:hAnsi="Arial" w:cs="Arial"/>
                <w:b/>
                <w:sz w:val="16"/>
                <w:szCs w:val="16"/>
              </w:rPr>
              <w:t>50%</w:t>
            </w:r>
          </w:p>
        </w:tc>
        <w:tc>
          <w:tcPr>
            <w:tcW w:w="0" w:type="auto"/>
            <w:shd w:val="clear" w:color="auto" w:fill="auto"/>
            <w:tcMar>
              <w:top w:w="75" w:type="dxa"/>
              <w:left w:w="75" w:type="dxa"/>
              <w:bottom w:w="75" w:type="dxa"/>
              <w:right w:w="75" w:type="dxa"/>
            </w:tcMar>
          </w:tcPr>
          <w:p w14:paraId="2B026CDA"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48.0</w:t>
            </w:r>
          </w:p>
        </w:tc>
        <w:tc>
          <w:tcPr>
            <w:tcW w:w="0" w:type="auto"/>
            <w:shd w:val="clear" w:color="auto" w:fill="auto"/>
            <w:tcMar>
              <w:top w:w="75" w:type="dxa"/>
              <w:left w:w="75" w:type="dxa"/>
              <w:bottom w:w="75" w:type="dxa"/>
              <w:right w:w="75" w:type="dxa"/>
            </w:tcMar>
          </w:tcPr>
          <w:p w14:paraId="1716BFC3"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60.0</w:t>
            </w:r>
          </w:p>
        </w:tc>
        <w:tc>
          <w:tcPr>
            <w:tcW w:w="0" w:type="auto"/>
            <w:shd w:val="clear" w:color="auto" w:fill="auto"/>
            <w:tcMar>
              <w:top w:w="75" w:type="dxa"/>
              <w:left w:w="75" w:type="dxa"/>
              <w:bottom w:w="75" w:type="dxa"/>
              <w:right w:w="75" w:type="dxa"/>
            </w:tcMar>
          </w:tcPr>
          <w:p w14:paraId="5EC76A23"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49.0</w:t>
            </w:r>
          </w:p>
        </w:tc>
        <w:tc>
          <w:tcPr>
            <w:tcW w:w="0" w:type="auto"/>
            <w:shd w:val="clear" w:color="auto" w:fill="auto"/>
            <w:tcMar>
              <w:top w:w="75" w:type="dxa"/>
              <w:left w:w="75" w:type="dxa"/>
              <w:bottom w:w="75" w:type="dxa"/>
              <w:right w:w="75" w:type="dxa"/>
            </w:tcMar>
          </w:tcPr>
          <w:p w14:paraId="233FB9C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35.0</w:t>
            </w:r>
          </w:p>
        </w:tc>
        <w:tc>
          <w:tcPr>
            <w:tcW w:w="0" w:type="auto"/>
            <w:shd w:val="clear" w:color="auto" w:fill="auto"/>
            <w:tcMar>
              <w:top w:w="75" w:type="dxa"/>
              <w:left w:w="75" w:type="dxa"/>
              <w:bottom w:w="75" w:type="dxa"/>
              <w:right w:w="75" w:type="dxa"/>
            </w:tcMar>
          </w:tcPr>
          <w:p w14:paraId="5EC7B55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41.0</w:t>
            </w:r>
          </w:p>
        </w:tc>
        <w:tc>
          <w:tcPr>
            <w:tcW w:w="0" w:type="auto"/>
            <w:shd w:val="clear" w:color="auto" w:fill="auto"/>
            <w:tcMar>
              <w:top w:w="75" w:type="dxa"/>
              <w:left w:w="75" w:type="dxa"/>
              <w:bottom w:w="75" w:type="dxa"/>
              <w:right w:w="75" w:type="dxa"/>
            </w:tcMar>
          </w:tcPr>
          <w:p w14:paraId="2E8438C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34.0</w:t>
            </w:r>
          </w:p>
        </w:tc>
        <w:tc>
          <w:tcPr>
            <w:tcW w:w="0" w:type="auto"/>
            <w:shd w:val="clear" w:color="auto" w:fill="auto"/>
            <w:tcMar>
              <w:top w:w="75" w:type="dxa"/>
              <w:left w:w="75" w:type="dxa"/>
              <w:bottom w:w="75" w:type="dxa"/>
              <w:right w:w="75" w:type="dxa"/>
            </w:tcMar>
          </w:tcPr>
          <w:p w14:paraId="2182D4E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16.0</w:t>
            </w:r>
          </w:p>
        </w:tc>
        <w:tc>
          <w:tcPr>
            <w:tcW w:w="0" w:type="auto"/>
            <w:shd w:val="clear" w:color="auto" w:fill="auto"/>
            <w:tcMar>
              <w:top w:w="75" w:type="dxa"/>
              <w:left w:w="75" w:type="dxa"/>
              <w:bottom w:w="75" w:type="dxa"/>
              <w:right w:w="75" w:type="dxa"/>
            </w:tcMar>
          </w:tcPr>
          <w:p w14:paraId="332F6F80"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15.0</w:t>
            </w:r>
          </w:p>
        </w:tc>
        <w:tc>
          <w:tcPr>
            <w:tcW w:w="0" w:type="auto"/>
            <w:shd w:val="clear" w:color="auto" w:fill="auto"/>
            <w:tcMar>
              <w:top w:w="75" w:type="dxa"/>
              <w:left w:w="75" w:type="dxa"/>
              <w:bottom w:w="75" w:type="dxa"/>
              <w:right w:w="75" w:type="dxa"/>
            </w:tcMar>
          </w:tcPr>
          <w:p w14:paraId="3DD54E7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15.0</w:t>
            </w:r>
          </w:p>
        </w:tc>
        <w:tc>
          <w:tcPr>
            <w:tcW w:w="0" w:type="auto"/>
            <w:shd w:val="clear" w:color="auto" w:fill="auto"/>
            <w:tcMar>
              <w:top w:w="75" w:type="dxa"/>
              <w:left w:w="75" w:type="dxa"/>
              <w:bottom w:w="75" w:type="dxa"/>
              <w:right w:w="75" w:type="dxa"/>
            </w:tcMar>
          </w:tcPr>
          <w:p w14:paraId="3B2F808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12.6</w:t>
            </w:r>
          </w:p>
        </w:tc>
        <w:tc>
          <w:tcPr>
            <w:tcW w:w="0" w:type="auto"/>
            <w:shd w:val="clear" w:color="auto" w:fill="auto"/>
            <w:tcMar>
              <w:top w:w="75" w:type="dxa"/>
              <w:left w:w="75" w:type="dxa"/>
              <w:bottom w:w="75" w:type="dxa"/>
              <w:right w:w="75" w:type="dxa"/>
            </w:tcMar>
          </w:tcPr>
          <w:p w14:paraId="286259F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45.5</w:t>
            </w:r>
          </w:p>
        </w:tc>
        <w:tc>
          <w:tcPr>
            <w:tcW w:w="0" w:type="auto"/>
            <w:shd w:val="clear" w:color="auto" w:fill="auto"/>
            <w:tcMar>
              <w:top w:w="75" w:type="dxa"/>
              <w:left w:w="75" w:type="dxa"/>
              <w:bottom w:w="75" w:type="dxa"/>
              <w:right w:w="75" w:type="dxa"/>
            </w:tcMar>
          </w:tcPr>
          <w:p w14:paraId="6023196C"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30.9</w:t>
            </w:r>
          </w:p>
        </w:tc>
        <w:tc>
          <w:tcPr>
            <w:tcW w:w="0" w:type="auto"/>
            <w:shd w:val="clear" w:color="auto" w:fill="auto"/>
            <w:tcMar>
              <w:top w:w="75" w:type="dxa"/>
              <w:left w:w="75" w:type="dxa"/>
              <w:bottom w:w="75" w:type="dxa"/>
              <w:right w:w="75" w:type="dxa"/>
            </w:tcMar>
          </w:tcPr>
          <w:p w14:paraId="3D932E42"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12.0</w:t>
            </w:r>
          </w:p>
        </w:tc>
        <w:tc>
          <w:tcPr>
            <w:tcW w:w="0" w:type="auto"/>
            <w:shd w:val="clear" w:color="auto" w:fill="auto"/>
            <w:tcMar>
              <w:top w:w="75" w:type="dxa"/>
              <w:left w:w="75" w:type="dxa"/>
              <w:bottom w:w="75" w:type="dxa"/>
              <w:right w:w="75" w:type="dxa"/>
            </w:tcMar>
          </w:tcPr>
          <w:p w14:paraId="526274A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3.0</w:t>
            </w:r>
          </w:p>
        </w:tc>
        <w:tc>
          <w:tcPr>
            <w:tcW w:w="0" w:type="auto"/>
            <w:shd w:val="clear" w:color="auto" w:fill="auto"/>
            <w:tcMar>
              <w:top w:w="75" w:type="dxa"/>
              <w:left w:w="75" w:type="dxa"/>
              <w:bottom w:w="75" w:type="dxa"/>
              <w:right w:w="75" w:type="dxa"/>
            </w:tcMar>
          </w:tcPr>
          <w:p w14:paraId="2621892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0.0</w:t>
            </w:r>
          </w:p>
        </w:tc>
        <w:tc>
          <w:tcPr>
            <w:tcW w:w="58" w:type="pct"/>
            <w:shd w:val="clear" w:color="auto" w:fill="auto"/>
            <w:tcMar>
              <w:top w:w="75" w:type="dxa"/>
              <w:left w:w="75" w:type="dxa"/>
              <w:bottom w:w="75" w:type="dxa"/>
              <w:right w:w="75" w:type="dxa"/>
            </w:tcMar>
          </w:tcPr>
          <w:p w14:paraId="6F9855C4" w14:textId="77777777" w:rsidR="00873EC2" w:rsidRPr="00FA395A" w:rsidRDefault="00873EC2" w:rsidP="007C46F9">
            <w:pPr>
              <w:spacing w:after="0" w:line="240" w:lineRule="auto"/>
              <w:jc w:val="right"/>
              <w:rPr>
                <w:rFonts w:ascii="Arial" w:eastAsia="Times New Roman" w:hAnsi="Arial" w:cs="Arial"/>
                <w:sz w:val="16"/>
                <w:szCs w:val="18"/>
              </w:rPr>
            </w:pPr>
          </w:p>
        </w:tc>
      </w:tr>
      <w:tr w:rsidR="00873EC2" w:rsidRPr="00FA395A" w14:paraId="22AC1B3F" w14:textId="77777777" w:rsidTr="007C46F9">
        <w:trPr>
          <w:cantSplit/>
        </w:trPr>
        <w:tc>
          <w:tcPr>
            <w:tcW w:w="17" w:type="pct"/>
          </w:tcPr>
          <w:p w14:paraId="42D73476"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55046955"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2549D33F" w14:textId="77777777" w:rsidR="00873EC2" w:rsidRPr="00FA395A" w:rsidRDefault="00873EC2" w:rsidP="007C46F9">
            <w:pPr>
              <w:spacing w:after="0" w:line="240" w:lineRule="auto"/>
              <w:rPr>
                <w:rFonts w:ascii="Arial" w:eastAsia="Times New Roman" w:hAnsi="Arial" w:cs="Arial"/>
                <w:sz w:val="16"/>
                <w:szCs w:val="18"/>
              </w:rPr>
            </w:pPr>
          </w:p>
        </w:tc>
        <w:tc>
          <w:tcPr>
            <w:tcW w:w="0" w:type="auto"/>
          </w:tcPr>
          <w:p w14:paraId="1C39EAE9" w14:textId="77777777" w:rsidR="00873EC2" w:rsidRPr="00FA395A" w:rsidRDefault="00873EC2" w:rsidP="007C46F9">
            <w:pPr>
              <w:spacing w:after="0" w:line="240" w:lineRule="auto"/>
              <w:jc w:val="center"/>
              <w:rPr>
                <w:rFonts w:ascii="Arial" w:eastAsia="Times New Roman" w:hAnsi="Arial" w:cs="Arial"/>
                <w:b/>
                <w:sz w:val="16"/>
                <w:szCs w:val="16"/>
              </w:rPr>
            </w:pPr>
            <w:r w:rsidRPr="00FA395A">
              <w:rPr>
                <w:rFonts w:ascii="Arial" w:eastAsia="Times New Roman" w:hAnsi="Arial" w:cs="Arial"/>
                <w:b/>
                <w:sz w:val="16"/>
                <w:szCs w:val="16"/>
              </w:rPr>
              <w:t>75%</w:t>
            </w:r>
          </w:p>
        </w:tc>
        <w:tc>
          <w:tcPr>
            <w:tcW w:w="0" w:type="auto"/>
            <w:shd w:val="clear" w:color="auto" w:fill="auto"/>
            <w:tcMar>
              <w:top w:w="75" w:type="dxa"/>
              <w:left w:w="75" w:type="dxa"/>
              <w:bottom w:w="75" w:type="dxa"/>
              <w:right w:w="75" w:type="dxa"/>
            </w:tcMar>
          </w:tcPr>
          <w:p w14:paraId="74F5AA02"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60.8</w:t>
            </w:r>
          </w:p>
        </w:tc>
        <w:tc>
          <w:tcPr>
            <w:tcW w:w="0" w:type="auto"/>
            <w:shd w:val="clear" w:color="auto" w:fill="auto"/>
            <w:tcMar>
              <w:top w:w="75" w:type="dxa"/>
              <w:left w:w="75" w:type="dxa"/>
              <w:bottom w:w="75" w:type="dxa"/>
              <w:right w:w="75" w:type="dxa"/>
            </w:tcMar>
          </w:tcPr>
          <w:p w14:paraId="0F8805D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76.0</w:t>
            </w:r>
          </w:p>
        </w:tc>
        <w:tc>
          <w:tcPr>
            <w:tcW w:w="0" w:type="auto"/>
            <w:shd w:val="clear" w:color="auto" w:fill="auto"/>
            <w:tcMar>
              <w:top w:w="75" w:type="dxa"/>
              <w:left w:w="75" w:type="dxa"/>
              <w:bottom w:w="75" w:type="dxa"/>
              <w:right w:w="75" w:type="dxa"/>
            </w:tcMar>
          </w:tcPr>
          <w:p w14:paraId="7055C1E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61.7</w:t>
            </w:r>
          </w:p>
        </w:tc>
        <w:tc>
          <w:tcPr>
            <w:tcW w:w="0" w:type="auto"/>
            <w:shd w:val="clear" w:color="auto" w:fill="auto"/>
            <w:tcMar>
              <w:top w:w="75" w:type="dxa"/>
              <w:left w:w="75" w:type="dxa"/>
              <w:bottom w:w="75" w:type="dxa"/>
              <w:right w:w="75" w:type="dxa"/>
            </w:tcMar>
          </w:tcPr>
          <w:p w14:paraId="24FDAEB7"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44.9</w:t>
            </w:r>
          </w:p>
        </w:tc>
        <w:tc>
          <w:tcPr>
            <w:tcW w:w="0" w:type="auto"/>
            <w:shd w:val="clear" w:color="auto" w:fill="auto"/>
            <w:tcMar>
              <w:top w:w="75" w:type="dxa"/>
              <w:left w:w="75" w:type="dxa"/>
              <w:bottom w:w="75" w:type="dxa"/>
              <w:right w:w="75" w:type="dxa"/>
            </w:tcMar>
          </w:tcPr>
          <w:p w14:paraId="332461A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51.1</w:t>
            </w:r>
          </w:p>
        </w:tc>
        <w:tc>
          <w:tcPr>
            <w:tcW w:w="0" w:type="auto"/>
            <w:shd w:val="clear" w:color="auto" w:fill="auto"/>
            <w:tcMar>
              <w:top w:w="75" w:type="dxa"/>
              <w:left w:w="75" w:type="dxa"/>
              <w:bottom w:w="75" w:type="dxa"/>
              <w:right w:w="75" w:type="dxa"/>
            </w:tcMar>
          </w:tcPr>
          <w:p w14:paraId="15C2D581"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43.0</w:t>
            </w:r>
          </w:p>
        </w:tc>
        <w:tc>
          <w:tcPr>
            <w:tcW w:w="0" w:type="auto"/>
            <w:shd w:val="clear" w:color="auto" w:fill="auto"/>
            <w:tcMar>
              <w:top w:w="75" w:type="dxa"/>
              <w:left w:w="75" w:type="dxa"/>
              <w:bottom w:w="75" w:type="dxa"/>
              <w:right w:w="75" w:type="dxa"/>
            </w:tcMar>
          </w:tcPr>
          <w:p w14:paraId="6E85722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23.0</w:t>
            </w:r>
          </w:p>
        </w:tc>
        <w:tc>
          <w:tcPr>
            <w:tcW w:w="0" w:type="auto"/>
            <w:shd w:val="clear" w:color="auto" w:fill="auto"/>
            <w:tcMar>
              <w:top w:w="75" w:type="dxa"/>
              <w:left w:w="75" w:type="dxa"/>
              <w:bottom w:w="75" w:type="dxa"/>
              <w:right w:w="75" w:type="dxa"/>
            </w:tcMar>
          </w:tcPr>
          <w:p w14:paraId="107A310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20.9</w:t>
            </w:r>
          </w:p>
        </w:tc>
        <w:tc>
          <w:tcPr>
            <w:tcW w:w="0" w:type="auto"/>
            <w:shd w:val="clear" w:color="auto" w:fill="auto"/>
            <w:tcMar>
              <w:top w:w="75" w:type="dxa"/>
              <w:left w:w="75" w:type="dxa"/>
              <w:bottom w:w="75" w:type="dxa"/>
              <w:right w:w="75" w:type="dxa"/>
            </w:tcMar>
          </w:tcPr>
          <w:p w14:paraId="3AB74C48"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21.0</w:t>
            </w:r>
          </w:p>
        </w:tc>
        <w:tc>
          <w:tcPr>
            <w:tcW w:w="0" w:type="auto"/>
            <w:shd w:val="clear" w:color="auto" w:fill="auto"/>
            <w:tcMar>
              <w:top w:w="75" w:type="dxa"/>
              <w:left w:w="75" w:type="dxa"/>
              <w:bottom w:w="75" w:type="dxa"/>
              <w:right w:w="75" w:type="dxa"/>
            </w:tcMar>
          </w:tcPr>
          <w:p w14:paraId="24F63A3A"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18.0</w:t>
            </w:r>
          </w:p>
        </w:tc>
        <w:tc>
          <w:tcPr>
            <w:tcW w:w="0" w:type="auto"/>
            <w:shd w:val="clear" w:color="auto" w:fill="auto"/>
            <w:tcMar>
              <w:top w:w="75" w:type="dxa"/>
              <w:left w:w="75" w:type="dxa"/>
              <w:bottom w:w="75" w:type="dxa"/>
              <w:right w:w="75" w:type="dxa"/>
            </w:tcMar>
          </w:tcPr>
          <w:p w14:paraId="1524954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90.0</w:t>
            </w:r>
          </w:p>
        </w:tc>
        <w:tc>
          <w:tcPr>
            <w:tcW w:w="0" w:type="auto"/>
            <w:shd w:val="clear" w:color="auto" w:fill="auto"/>
            <w:tcMar>
              <w:top w:w="75" w:type="dxa"/>
              <w:left w:w="75" w:type="dxa"/>
              <w:bottom w:w="75" w:type="dxa"/>
              <w:right w:w="75" w:type="dxa"/>
            </w:tcMar>
          </w:tcPr>
          <w:p w14:paraId="377F3582"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43.0</w:t>
            </w:r>
          </w:p>
        </w:tc>
        <w:tc>
          <w:tcPr>
            <w:tcW w:w="0" w:type="auto"/>
            <w:shd w:val="clear" w:color="auto" w:fill="auto"/>
            <w:tcMar>
              <w:top w:w="75" w:type="dxa"/>
              <w:left w:w="75" w:type="dxa"/>
              <w:bottom w:w="75" w:type="dxa"/>
              <w:right w:w="75" w:type="dxa"/>
            </w:tcMar>
          </w:tcPr>
          <w:p w14:paraId="263493F8"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18.3</w:t>
            </w:r>
          </w:p>
        </w:tc>
        <w:tc>
          <w:tcPr>
            <w:tcW w:w="0" w:type="auto"/>
            <w:shd w:val="clear" w:color="auto" w:fill="auto"/>
            <w:tcMar>
              <w:top w:w="75" w:type="dxa"/>
              <w:left w:w="75" w:type="dxa"/>
              <w:bottom w:w="75" w:type="dxa"/>
              <w:right w:w="75" w:type="dxa"/>
            </w:tcMar>
          </w:tcPr>
          <w:p w14:paraId="4A1D5F78"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4.0</w:t>
            </w:r>
          </w:p>
        </w:tc>
        <w:tc>
          <w:tcPr>
            <w:tcW w:w="0" w:type="auto"/>
            <w:shd w:val="clear" w:color="auto" w:fill="auto"/>
            <w:tcMar>
              <w:top w:w="75" w:type="dxa"/>
              <w:left w:w="75" w:type="dxa"/>
              <w:bottom w:w="75" w:type="dxa"/>
              <w:right w:w="75" w:type="dxa"/>
            </w:tcMar>
          </w:tcPr>
          <w:p w14:paraId="63E45848"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10.0</w:t>
            </w:r>
          </w:p>
        </w:tc>
        <w:tc>
          <w:tcPr>
            <w:tcW w:w="58" w:type="pct"/>
            <w:shd w:val="clear" w:color="auto" w:fill="auto"/>
            <w:tcMar>
              <w:top w:w="75" w:type="dxa"/>
              <w:left w:w="75" w:type="dxa"/>
              <w:bottom w:w="75" w:type="dxa"/>
              <w:right w:w="75" w:type="dxa"/>
            </w:tcMar>
          </w:tcPr>
          <w:p w14:paraId="4A1BAC41" w14:textId="77777777" w:rsidR="00873EC2" w:rsidRPr="00FA395A" w:rsidRDefault="00873EC2" w:rsidP="007C46F9">
            <w:pPr>
              <w:spacing w:after="0" w:line="240" w:lineRule="auto"/>
              <w:jc w:val="right"/>
              <w:rPr>
                <w:rFonts w:ascii="Arial" w:eastAsia="Times New Roman" w:hAnsi="Arial" w:cs="Arial"/>
                <w:sz w:val="16"/>
                <w:szCs w:val="18"/>
              </w:rPr>
            </w:pPr>
          </w:p>
        </w:tc>
      </w:tr>
    </w:tbl>
    <w:p w14:paraId="3F9E0D5D" w14:textId="3487F8AC" w:rsidR="00873EC2" w:rsidRPr="00FA395A" w:rsidRDefault="00873EC2" w:rsidP="00873EC2">
      <w:pPr>
        <w:rPr>
          <w:rFonts w:ascii="Times New Roman" w:hAnsi="Times New Roman" w:cs="Times New Roman"/>
        </w:rPr>
        <w:sectPr w:rsidR="00873EC2" w:rsidRPr="00FA395A" w:rsidSect="009F7CAC">
          <w:pgSz w:w="16838" w:h="11906" w:orient="landscape"/>
          <w:pgMar w:top="1440" w:right="1440" w:bottom="1440" w:left="1440" w:header="709" w:footer="709" w:gutter="0"/>
          <w:cols w:space="708"/>
          <w:docGrid w:linePitch="360"/>
        </w:sectPr>
      </w:pPr>
    </w:p>
    <w:p w14:paraId="0CCD415D" w14:textId="17F43ECB" w:rsidR="003479F8" w:rsidRPr="00FA395A" w:rsidRDefault="003479F8" w:rsidP="009F7CAC">
      <w:pPr>
        <w:spacing w:line="360" w:lineRule="auto"/>
        <w:jc w:val="both"/>
        <w:rPr>
          <w:rFonts w:ascii="Times New Roman" w:hAnsi="Times New Roman" w:cs="Times New Roman"/>
          <w:sz w:val="24"/>
          <w:szCs w:val="24"/>
          <w:lang w:val="en-US"/>
        </w:rPr>
      </w:pPr>
    </w:p>
    <w:p w14:paraId="39515192" w14:textId="77777777" w:rsidR="003479F8" w:rsidRPr="00FA395A" w:rsidRDefault="003479F8" w:rsidP="00FA395A">
      <w:pPr>
        <w:pStyle w:val="Heading1"/>
      </w:pPr>
      <w:r w:rsidRPr="00FA395A">
        <w:t>Retouch technologies</w:t>
      </w:r>
    </w:p>
    <w:p w14:paraId="428D4E9B" w14:textId="12053CFB" w:rsidR="003D5FB0" w:rsidRPr="00FA395A" w:rsidRDefault="003479F8" w:rsidP="00A41487">
      <w:pPr>
        <w:spacing w:line="360" w:lineRule="auto"/>
        <w:rPr>
          <w:rFonts w:ascii="Times New Roman" w:hAnsi="Times New Roman" w:cs="Times New Roman"/>
          <w:sz w:val="24"/>
          <w:szCs w:val="24"/>
        </w:rPr>
      </w:pPr>
      <w:bookmarkStart w:id="76" w:name="OLE_LINK1"/>
      <w:bookmarkStart w:id="77" w:name="OLE_LINK2"/>
      <w:r w:rsidRPr="00FA395A">
        <w:rPr>
          <w:rFonts w:ascii="Times New Roman" w:hAnsi="Times New Roman" w:cs="Times New Roman"/>
          <w:sz w:val="24"/>
          <w:szCs w:val="24"/>
        </w:rPr>
        <w:t xml:space="preserve">A total </w:t>
      </w:r>
      <w:r w:rsidR="00E35BA2" w:rsidRPr="00FA395A">
        <w:rPr>
          <w:rFonts w:ascii="Times New Roman" w:hAnsi="Times New Roman" w:cs="Times New Roman"/>
          <w:sz w:val="24"/>
          <w:szCs w:val="24"/>
        </w:rPr>
        <w:t>of 999</w:t>
      </w:r>
      <w:r w:rsidR="005773F0"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retouched pieces were found in the assemblage, accounting </w:t>
      </w:r>
      <w:r w:rsidR="00C32E56" w:rsidRPr="00FA395A">
        <w:rPr>
          <w:rFonts w:ascii="Times New Roman" w:hAnsi="Times New Roman" w:cs="Times New Roman"/>
          <w:sz w:val="24"/>
          <w:szCs w:val="24"/>
        </w:rPr>
        <w:t>to</w:t>
      </w:r>
      <w:r w:rsidRPr="00FA395A">
        <w:rPr>
          <w:rFonts w:ascii="Times New Roman" w:hAnsi="Times New Roman" w:cs="Times New Roman"/>
          <w:sz w:val="24"/>
          <w:szCs w:val="24"/>
        </w:rPr>
        <w:t xml:space="preserve"> 48.5% of lithic assemblage</w:t>
      </w:r>
      <w:r w:rsidR="00EC7216" w:rsidRPr="00FA395A">
        <w:rPr>
          <w:rFonts w:ascii="Times New Roman" w:hAnsi="Times New Roman" w:cs="Times New Roman"/>
          <w:sz w:val="24"/>
          <w:szCs w:val="24"/>
        </w:rPr>
        <w:t xml:space="preserve"> (see examples from </w:t>
      </w:r>
      <w:r w:rsidR="00F03B4C" w:rsidRPr="00FA395A">
        <w:rPr>
          <w:rFonts w:ascii="Times New Roman" w:hAnsi="Times New Roman" w:cs="Times New Roman"/>
          <w:sz w:val="24"/>
          <w:szCs w:val="24"/>
        </w:rPr>
        <w:fldChar w:fldCharType="begin"/>
      </w:r>
      <w:r w:rsidR="00F03B4C" w:rsidRPr="00FA395A">
        <w:rPr>
          <w:rFonts w:ascii="Times New Roman" w:hAnsi="Times New Roman" w:cs="Times New Roman"/>
          <w:sz w:val="24"/>
          <w:szCs w:val="24"/>
        </w:rPr>
        <w:instrText xml:space="preserve"> REF _Ref39281959 \h </w:instrText>
      </w:r>
      <w:r w:rsidR="00701538" w:rsidRPr="00FA395A">
        <w:rPr>
          <w:rFonts w:ascii="Times New Roman" w:hAnsi="Times New Roman" w:cs="Times New Roman"/>
          <w:sz w:val="24"/>
          <w:szCs w:val="24"/>
        </w:rPr>
        <w:instrText xml:space="preserve"> \* MERGEFORMAT </w:instrText>
      </w:r>
      <w:r w:rsidR="00F03B4C" w:rsidRPr="00FA395A">
        <w:rPr>
          <w:rFonts w:ascii="Times New Roman" w:hAnsi="Times New Roman" w:cs="Times New Roman"/>
          <w:sz w:val="24"/>
          <w:szCs w:val="24"/>
        </w:rPr>
      </w:r>
      <w:r w:rsidR="00F03B4C"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S10</w:t>
      </w:r>
      <w:r w:rsidR="00F03B4C" w:rsidRPr="00FA395A">
        <w:rPr>
          <w:rFonts w:ascii="Times New Roman" w:hAnsi="Times New Roman" w:cs="Times New Roman"/>
          <w:sz w:val="24"/>
          <w:szCs w:val="24"/>
        </w:rPr>
        <w:fldChar w:fldCharType="end"/>
      </w:r>
      <w:r w:rsidR="00EC7216" w:rsidRPr="00FA395A">
        <w:rPr>
          <w:rFonts w:ascii="Times New Roman" w:hAnsi="Times New Roman" w:cs="Times New Roman"/>
          <w:sz w:val="24"/>
          <w:szCs w:val="24"/>
        </w:rPr>
        <w:t>)</w:t>
      </w:r>
      <w:r w:rsidRPr="00FA395A">
        <w:rPr>
          <w:rFonts w:ascii="Times New Roman" w:hAnsi="Times New Roman" w:cs="Times New Roman"/>
          <w:sz w:val="24"/>
          <w:szCs w:val="24"/>
        </w:rPr>
        <w:t xml:space="preserve">. The </w:t>
      </w:r>
      <w:r w:rsidR="00B0472F" w:rsidRPr="00FA395A">
        <w:rPr>
          <w:rFonts w:ascii="Times New Roman" w:hAnsi="Times New Roman" w:cs="Times New Roman"/>
          <w:sz w:val="24"/>
          <w:szCs w:val="24"/>
        </w:rPr>
        <w:t xml:space="preserve">median </w:t>
      </w:r>
      <w:r w:rsidRPr="00FA395A">
        <w:rPr>
          <w:rFonts w:ascii="Times New Roman" w:hAnsi="Times New Roman" w:cs="Times New Roman"/>
          <w:sz w:val="24"/>
          <w:szCs w:val="24"/>
        </w:rPr>
        <w:t>max</w:t>
      </w:r>
      <w:r w:rsidR="00882888" w:rsidRPr="00FA395A">
        <w:rPr>
          <w:rFonts w:ascii="Times New Roman" w:hAnsi="Times New Roman" w:cs="Times New Roman"/>
          <w:sz w:val="24"/>
          <w:szCs w:val="24"/>
        </w:rPr>
        <w:t>imum</w:t>
      </w:r>
      <w:r w:rsidRPr="00FA395A">
        <w:rPr>
          <w:rFonts w:ascii="Times New Roman" w:hAnsi="Times New Roman" w:cs="Times New Roman"/>
          <w:sz w:val="24"/>
          <w:szCs w:val="24"/>
        </w:rPr>
        <w:t xml:space="preserve"> dimension is </w:t>
      </w:r>
      <w:r w:rsidR="00EC7216" w:rsidRPr="00FA395A">
        <w:rPr>
          <w:rFonts w:ascii="Times New Roman" w:hAnsi="Times New Roman" w:cs="Times New Roman"/>
          <w:sz w:val="24"/>
          <w:szCs w:val="24"/>
        </w:rPr>
        <w:t>54</w:t>
      </w:r>
      <w:r w:rsidR="00273C39" w:rsidRPr="00FA395A">
        <w:rPr>
          <w:rFonts w:ascii="Times New Roman" w:hAnsi="Times New Roman" w:cs="Times New Roman"/>
          <w:sz w:val="24"/>
          <w:szCs w:val="24"/>
        </w:rPr>
        <w:t>.1</w:t>
      </w:r>
      <w:r w:rsidR="00907442" w:rsidRPr="00FA395A">
        <w:rPr>
          <w:rFonts w:ascii="Times New Roman" w:hAnsi="Times New Roman" w:cs="Times New Roman"/>
          <w:sz w:val="24"/>
          <w:szCs w:val="24"/>
        </w:rPr>
        <w:t xml:space="preserve"> mm</w:t>
      </w:r>
      <w:r w:rsidRPr="00FA395A">
        <w:rPr>
          <w:rFonts w:ascii="Times New Roman" w:hAnsi="Times New Roman" w:cs="Times New Roman"/>
          <w:sz w:val="24"/>
          <w:szCs w:val="24"/>
        </w:rPr>
        <w:t xml:space="preserve">. </w:t>
      </w:r>
      <w:r w:rsidR="00422338" w:rsidRPr="00FA395A">
        <w:rPr>
          <w:rFonts w:ascii="Times New Roman" w:hAnsi="Times New Roman" w:cs="Times New Roman"/>
          <w:sz w:val="24"/>
          <w:szCs w:val="24"/>
        </w:rPr>
        <w:t xml:space="preserve">The </w:t>
      </w:r>
      <w:r w:rsidRPr="00FA395A">
        <w:rPr>
          <w:rFonts w:ascii="Times New Roman" w:hAnsi="Times New Roman" w:cs="Times New Roman"/>
          <w:sz w:val="24"/>
          <w:szCs w:val="24"/>
        </w:rPr>
        <w:t xml:space="preserve">max dimensions and masses of retouched flake are </w:t>
      </w:r>
      <w:r w:rsidR="007D625D" w:rsidRPr="00FA395A">
        <w:rPr>
          <w:rFonts w:ascii="Times New Roman" w:hAnsi="Times New Roman" w:cs="Times New Roman"/>
          <w:sz w:val="24"/>
          <w:szCs w:val="24"/>
        </w:rPr>
        <w:t xml:space="preserve">generally </w:t>
      </w:r>
      <w:r w:rsidRPr="00FA395A">
        <w:rPr>
          <w:rFonts w:ascii="Times New Roman" w:hAnsi="Times New Roman" w:cs="Times New Roman"/>
          <w:sz w:val="24"/>
          <w:szCs w:val="24"/>
        </w:rPr>
        <w:t>smaller</w:t>
      </w:r>
      <w:r w:rsidR="003D5FB0" w:rsidRPr="00FA395A">
        <w:rPr>
          <w:rFonts w:ascii="Times New Roman" w:hAnsi="Times New Roman" w:cs="Times New Roman"/>
          <w:sz w:val="24"/>
          <w:szCs w:val="24"/>
        </w:rPr>
        <w:t xml:space="preserve"> </w:t>
      </w:r>
      <w:r w:rsidR="00422338" w:rsidRPr="00FA395A">
        <w:rPr>
          <w:rFonts w:ascii="Times New Roman" w:hAnsi="Times New Roman" w:cs="Times New Roman"/>
          <w:sz w:val="24"/>
          <w:szCs w:val="24"/>
        </w:rPr>
        <w:t>than unretouched flakes</w:t>
      </w:r>
      <w:r w:rsidR="00EE68FE" w:rsidRPr="00FA395A">
        <w:rPr>
          <w:rFonts w:ascii="Times New Roman" w:hAnsi="Times New Roman" w:cs="Times New Roman"/>
          <w:sz w:val="24"/>
          <w:szCs w:val="24"/>
        </w:rPr>
        <w:t>, suggesting that they probably come from the same reduction sequence</w:t>
      </w:r>
      <w:r w:rsidR="00422338" w:rsidRPr="00FA395A">
        <w:rPr>
          <w:rFonts w:ascii="Times New Roman" w:hAnsi="Times New Roman" w:cs="Times New Roman"/>
          <w:sz w:val="24"/>
          <w:szCs w:val="24"/>
        </w:rPr>
        <w:t xml:space="preserve"> </w:t>
      </w:r>
      <w:r w:rsidR="003D5FB0" w:rsidRPr="00FA395A">
        <w:rPr>
          <w:rFonts w:ascii="Times New Roman" w:hAnsi="Times New Roman" w:cs="Times New Roman"/>
          <w:sz w:val="24"/>
          <w:szCs w:val="24"/>
        </w:rPr>
        <w:t>(</w:t>
      </w:r>
      <w:r w:rsidR="00F03B4C" w:rsidRPr="00FA395A">
        <w:rPr>
          <w:rFonts w:ascii="Times New Roman" w:hAnsi="Times New Roman" w:cs="Times New Roman"/>
          <w:b/>
          <w:bCs/>
          <w:sz w:val="24"/>
          <w:szCs w:val="24"/>
        </w:rPr>
        <w:fldChar w:fldCharType="begin"/>
      </w:r>
      <w:r w:rsidR="00F03B4C"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03B4C" w:rsidRPr="00FA395A">
        <w:rPr>
          <w:rFonts w:ascii="Times New Roman" w:hAnsi="Times New Roman" w:cs="Times New Roman"/>
          <w:b/>
          <w:bCs/>
          <w:sz w:val="24"/>
          <w:szCs w:val="24"/>
        </w:rPr>
      </w:r>
      <w:r w:rsidR="00F03B4C"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S11</w:t>
      </w:r>
      <w:r w:rsidR="00F03B4C" w:rsidRPr="00FA395A">
        <w:rPr>
          <w:rFonts w:ascii="Times New Roman" w:hAnsi="Times New Roman" w:cs="Times New Roman"/>
          <w:b/>
          <w:bCs/>
          <w:sz w:val="24"/>
          <w:szCs w:val="24"/>
        </w:rPr>
        <w:fldChar w:fldCharType="end"/>
      </w:r>
      <w:r w:rsidR="00547E85" w:rsidRPr="00FA395A">
        <w:rPr>
          <w:rFonts w:ascii="Times New Roman" w:hAnsi="Times New Roman" w:cs="Times New Roman"/>
          <w:b/>
          <w:bCs/>
          <w:sz w:val="24"/>
          <w:szCs w:val="24"/>
        </w:rPr>
        <w:t>a</w:t>
      </w:r>
      <w:r w:rsidR="003D5FB0" w:rsidRPr="00FA395A">
        <w:rPr>
          <w:rFonts w:ascii="Times New Roman" w:hAnsi="Times New Roman" w:cs="Times New Roman"/>
          <w:sz w:val="24"/>
          <w:szCs w:val="24"/>
        </w:rPr>
        <w:t>)</w:t>
      </w:r>
      <w:r w:rsidR="00004B45" w:rsidRPr="00FA395A">
        <w:rPr>
          <w:rFonts w:ascii="Times New Roman" w:hAnsi="Times New Roman" w:cs="Times New Roman"/>
          <w:sz w:val="24"/>
          <w:szCs w:val="24"/>
        </w:rPr>
        <w:t>.</w:t>
      </w:r>
      <w:r w:rsidR="003D5FB0" w:rsidRPr="00FA395A">
        <w:rPr>
          <w:rFonts w:ascii="Times New Roman" w:hAnsi="Times New Roman" w:cs="Times New Roman"/>
          <w:sz w:val="24"/>
          <w:szCs w:val="24"/>
        </w:rPr>
        <w:t xml:space="preserve"> </w:t>
      </w:r>
    </w:p>
    <w:p w14:paraId="647DF3F4" w14:textId="77777777" w:rsidR="00E12B6A" w:rsidRPr="00FA395A" w:rsidRDefault="00E12B6A" w:rsidP="00E12B6A">
      <w:pPr>
        <w:spacing w:line="360" w:lineRule="auto"/>
        <w:rPr>
          <w:rFonts w:ascii="Times New Roman" w:hAnsi="Times New Roman" w:cs="Times New Roman"/>
        </w:rPr>
      </w:pPr>
      <w:r w:rsidRPr="00FA395A">
        <w:rPr>
          <w:rFonts w:ascii="Times New Roman" w:hAnsi="Times New Roman" w:cs="Times New Roman"/>
          <w:noProof/>
        </w:rPr>
        <w:drawing>
          <wp:inline distT="0" distB="0" distL="0" distR="0" wp14:anchorId="444E85AA" wp14:editId="008BEE78">
            <wp:extent cx="5668240" cy="33451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0164" cy="3346316"/>
                    </a:xfrm>
                    <a:prstGeom prst="rect">
                      <a:avLst/>
                    </a:prstGeom>
                  </pic:spPr>
                </pic:pic>
              </a:graphicData>
            </a:graphic>
          </wp:inline>
        </w:drawing>
      </w:r>
    </w:p>
    <w:p w14:paraId="4F04C8A2" w14:textId="77777777" w:rsidR="00E12B6A" w:rsidRPr="00FA395A" w:rsidRDefault="00E12B6A" w:rsidP="00E12B6A">
      <w:pPr>
        <w:spacing w:line="360" w:lineRule="auto"/>
        <w:rPr>
          <w:rFonts w:ascii="Times New Roman" w:hAnsi="Times New Roman" w:cs="Times New Roman"/>
        </w:rPr>
      </w:pPr>
    </w:p>
    <w:p w14:paraId="0591C566" w14:textId="49CAA531" w:rsidR="00E12B6A" w:rsidRPr="00FA395A" w:rsidRDefault="00E12B6A" w:rsidP="007C46F9">
      <w:pPr>
        <w:pStyle w:val="Caption"/>
        <w:rPr>
          <w:b/>
          <w:bCs/>
          <w:i w:val="0"/>
          <w:iCs w:val="0"/>
          <w:sz w:val="24"/>
          <w:szCs w:val="24"/>
        </w:rPr>
      </w:pPr>
      <w:bookmarkStart w:id="78" w:name="_Ref39281959"/>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DE1954" w:rsidRPr="00FA395A">
        <w:rPr>
          <w:b/>
          <w:bCs/>
          <w:i w:val="0"/>
          <w:iCs w:val="0"/>
          <w:noProof/>
          <w:sz w:val="24"/>
          <w:szCs w:val="24"/>
        </w:rPr>
        <w:t>10</w:t>
      </w:r>
      <w:r w:rsidRPr="00FA395A">
        <w:rPr>
          <w:b/>
          <w:bCs/>
          <w:i w:val="0"/>
          <w:iCs w:val="0"/>
          <w:sz w:val="24"/>
          <w:szCs w:val="24"/>
        </w:rPr>
        <w:fldChar w:fldCharType="end"/>
      </w:r>
      <w:bookmarkEnd w:id="78"/>
      <w:r w:rsidR="007C46F9" w:rsidRPr="00FA395A">
        <w:rPr>
          <w:b/>
          <w:bCs/>
          <w:i w:val="0"/>
          <w:iCs w:val="0"/>
          <w:sz w:val="24"/>
          <w:szCs w:val="24"/>
        </w:rPr>
        <w:t xml:space="preserve"> | </w:t>
      </w:r>
      <w:r w:rsidRPr="00FA395A">
        <w:rPr>
          <w:rFonts w:hint="eastAsia"/>
          <w:b/>
          <w:bCs/>
          <w:i w:val="0"/>
          <w:iCs w:val="0"/>
          <w:sz w:val="24"/>
          <w:szCs w:val="24"/>
        </w:rPr>
        <w:t xml:space="preserve">Selected </w:t>
      </w:r>
      <w:r w:rsidRPr="00FA395A">
        <w:rPr>
          <w:b/>
          <w:bCs/>
          <w:i w:val="0"/>
          <w:iCs w:val="0"/>
          <w:sz w:val="24"/>
          <w:szCs w:val="24"/>
        </w:rPr>
        <w:t>retouched pieces</w:t>
      </w:r>
      <w:r w:rsidRPr="00FA395A">
        <w:rPr>
          <w:rFonts w:hint="eastAsia"/>
          <w:b/>
          <w:bCs/>
          <w:i w:val="0"/>
          <w:iCs w:val="0"/>
          <w:sz w:val="24"/>
          <w:szCs w:val="24"/>
        </w:rPr>
        <w:t xml:space="preserve">. </w:t>
      </w:r>
      <w:r w:rsidRPr="00FA395A">
        <w:rPr>
          <w:rFonts w:hint="eastAsia"/>
          <w:i w:val="0"/>
          <w:iCs w:val="0"/>
          <w:sz w:val="24"/>
          <w:szCs w:val="24"/>
        </w:rPr>
        <w:t>1, 7, 9, 13 and 26</w:t>
      </w:r>
      <w:r w:rsidRPr="00FA395A">
        <w:rPr>
          <w:i w:val="0"/>
          <w:iCs w:val="0"/>
          <w:sz w:val="24"/>
          <w:szCs w:val="24"/>
        </w:rPr>
        <w:t>,</w:t>
      </w:r>
      <w:r w:rsidRPr="00FA395A">
        <w:rPr>
          <w:rFonts w:hint="eastAsia"/>
          <w:i w:val="0"/>
          <w:iCs w:val="0"/>
          <w:sz w:val="24"/>
          <w:szCs w:val="24"/>
        </w:rPr>
        <w:t xml:space="preserve"> </w:t>
      </w:r>
      <w:proofErr w:type="spellStart"/>
      <w:r w:rsidRPr="00FA395A">
        <w:rPr>
          <w:rFonts w:hint="eastAsia"/>
          <w:i w:val="0"/>
          <w:iCs w:val="0"/>
          <w:sz w:val="24"/>
          <w:szCs w:val="24"/>
        </w:rPr>
        <w:t>denticulates</w:t>
      </w:r>
      <w:proofErr w:type="spellEnd"/>
      <w:r w:rsidRPr="00FA395A">
        <w:rPr>
          <w:rFonts w:hint="eastAsia"/>
          <w:i w:val="0"/>
          <w:iCs w:val="0"/>
          <w:sz w:val="24"/>
          <w:szCs w:val="24"/>
        </w:rPr>
        <w:t>; 2-6, 8, 10-12, 14, 15 and 19</w:t>
      </w:r>
      <w:r w:rsidRPr="00FA395A">
        <w:rPr>
          <w:i w:val="0"/>
          <w:iCs w:val="0"/>
          <w:sz w:val="24"/>
          <w:szCs w:val="24"/>
        </w:rPr>
        <w:t>,</w:t>
      </w:r>
      <w:r w:rsidRPr="00FA395A">
        <w:rPr>
          <w:rFonts w:hint="eastAsia"/>
          <w:i w:val="0"/>
          <w:iCs w:val="0"/>
          <w:sz w:val="24"/>
          <w:szCs w:val="24"/>
        </w:rPr>
        <w:t xml:space="preserve"> scrapers; 16</w:t>
      </w:r>
      <w:r w:rsidRPr="00FA395A">
        <w:rPr>
          <w:i w:val="0"/>
          <w:iCs w:val="0"/>
          <w:sz w:val="24"/>
          <w:szCs w:val="24"/>
        </w:rPr>
        <w:t>,</w:t>
      </w:r>
      <w:r w:rsidRPr="00FA395A">
        <w:rPr>
          <w:rFonts w:hint="eastAsia"/>
          <w:i w:val="0"/>
          <w:iCs w:val="0"/>
          <w:sz w:val="24"/>
          <w:szCs w:val="24"/>
        </w:rPr>
        <w:t xml:space="preserve"> notch; 17 and 24</w:t>
      </w:r>
      <w:r w:rsidRPr="00FA395A">
        <w:rPr>
          <w:i w:val="0"/>
          <w:iCs w:val="0"/>
          <w:sz w:val="24"/>
          <w:szCs w:val="24"/>
        </w:rPr>
        <w:t>,</w:t>
      </w:r>
      <w:r w:rsidRPr="00FA395A">
        <w:rPr>
          <w:rFonts w:hint="eastAsia"/>
          <w:i w:val="0"/>
          <w:iCs w:val="0"/>
          <w:sz w:val="24"/>
          <w:szCs w:val="24"/>
        </w:rPr>
        <w:t xml:space="preserve"> point; 18, 27-29</w:t>
      </w:r>
      <w:r w:rsidRPr="00FA395A">
        <w:rPr>
          <w:i w:val="0"/>
          <w:iCs w:val="0"/>
          <w:sz w:val="24"/>
          <w:szCs w:val="24"/>
        </w:rPr>
        <w:t>,</w:t>
      </w:r>
      <w:r w:rsidRPr="00FA395A">
        <w:rPr>
          <w:rFonts w:hint="eastAsia"/>
          <w:i w:val="0"/>
          <w:iCs w:val="0"/>
          <w:sz w:val="24"/>
          <w:szCs w:val="24"/>
        </w:rPr>
        <w:t xml:space="preserve"> borers; 20</w:t>
      </w:r>
      <w:r w:rsidRPr="00FA395A">
        <w:rPr>
          <w:i w:val="0"/>
          <w:iCs w:val="0"/>
          <w:sz w:val="24"/>
          <w:szCs w:val="24"/>
        </w:rPr>
        <w:t>,</w:t>
      </w:r>
      <w:r w:rsidRPr="00FA395A">
        <w:rPr>
          <w:rFonts w:hint="eastAsia"/>
          <w:i w:val="0"/>
          <w:iCs w:val="0"/>
          <w:sz w:val="24"/>
          <w:szCs w:val="24"/>
        </w:rPr>
        <w:t xml:space="preserve"> 25</w:t>
      </w:r>
      <w:r w:rsidRPr="00FA395A">
        <w:rPr>
          <w:i w:val="0"/>
          <w:iCs w:val="0"/>
          <w:sz w:val="24"/>
          <w:szCs w:val="24"/>
        </w:rPr>
        <w:t>,</w:t>
      </w:r>
      <w:r w:rsidRPr="00FA395A">
        <w:rPr>
          <w:rFonts w:hint="eastAsia"/>
          <w:i w:val="0"/>
          <w:iCs w:val="0"/>
          <w:sz w:val="24"/>
          <w:szCs w:val="24"/>
        </w:rPr>
        <w:t xml:space="preserve"> natural backed knives; 21</w:t>
      </w:r>
      <w:r w:rsidRPr="00FA395A">
        <w:rPr>
          <w:i w:val="0"/>
          <w:iCs w:val="0"/>
          <w:sz w:val="24"/>
          <w:szCs w:val="24"/>
        </w:rPr>
        <w:t>,</w:t>
      </w:r>
      <w:r w:rsidRPr="00FA395A">
        <w:rPr>
          <w:rFonts w:hint="eastAsia"/>
          <w:i w:val="0"/>
          <w:iCs w:val="0"/>
          <w:sz w:val="24"/>
          <w:szCs w:val="24"/>
        </w:rPr>
        <w:t xml:space="preserve"> 23 end scrapers; 22</w:t>
      </w:r>
      <w:r w:rsidRPr="00FA395A">
        <w:rPr>
          <w:i w:val="0"/>
          <w:iCs w:val="0"/>
          <w:sz w:val="24"/>
          <w:szCs w:val="24"/>
        </w:rPr>
        <w:t>,</w:t>
      </w:r>
      <w:r w:rsidRPr="00FA395A">
        <w:rPr>
          <w:rFonts w:hint="eastAsia"/>
          <w:i w:val="0"/>
          <w:iCs w:val="0"/>
          <w:sz w:val="24"/>
          <w:szCs w:val="24"/>
        </w:rPr>
        <w:t xml:space="preserve"> transverse scrapers; </w:t>
      </w:r>
    </w:p>
    <w:p w14:paraId="51A13155" w14:textId="6A326EDB" w:rsidR="00F03B4C" w:rsidRPr="00FA395A" w:rsidRDefault="00794D4A" w:rsidP="00F03B4C">
      <w:pPr>
        <w:spacing w:line="360" w:lineRule="auto"/>
        <w:rPr>
          <w:rFonts w:ascii="Times New Roman" w:hAnsi="Times New Roman" w:cs="Times New Roman"/>
        </w:rPr>
      </w:pPr>
      <w:r w:rsidRPr="00FA395A">
        <w:rPr>
          <w:rFonts w:ascii="Times New Roman" w:hAnsi="Times New Roman" w:cs="Times New Roman"/>
          <w:noProof/>
        </w:rPr>
        <w:lastRenderedPageBreak/>
        <w:drawing>
          <wp:inline distT="0" distB="0" distL="0" distR="0" wp14:anchorId="11A775E9" wp14:editId="72BC3C16">
            <wp:extent cx="5731510" cy="5470987"/>
            <wp:effectExtent l="0" t="0" r="2540" b="0"/>
            <wp:docPr id="3" name="Picture 3" descr="C:\Users\bli\OneDrive - University of Wollongong\Documents\My Work\PhD students\Hu Yue\GYD - paper II\R-analysis on lithic\Figures for reto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i\OneDrive - University of Wollongong\Documents\My Work\PhD students\Hu Yue\GYD - paper II\R-analysis on lithic\Figures for retouch.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5470987"/>
                    </a:xfrm>
                    <a:prstGeom prst="rect">
                      <a:avLst/>
                    </a:prstGeom>
                    <a:noFill/>
                    <a:ln>
                      <a:noFill/>
                    </a:ln>
                  </pic:spPr>
                </pic:pic>
              </a:graphicData>
            </a:graphic>
          </wp:inline>
        </w:drawing>
      </w:r>
    </w:p>
    <w:p w14:paraId="2FEE5B54" w14:textId="5C57839D" w:rsidR="00F03B4C" w:rsidRPr="00FA395A" w:rsidRDefault="00F03B4C" w:rsidP="009F7CAC">
      <w:pPr>
        <w:pStyle w:val="Caption"/>
        <w:rPr>
          <w:b/>
          <w:i w:val="0"/>
          <w:iCs w:val="0"/>
        </w:rPr>
      </w:pPr>
      <w:bookmarkStart w:id="79" w:name="_Ref39282136"/>
      <w:r w:rsidRPr="00FA395A">
        <w:rPr>
          <w:b/>
          <w:bCs/>
          <w:i w:val="0"/>
          <w:iCs w:val="0"/>
          <w:sz w:val="24"/>
        </w:rPr>
        <w:t xml:space="preserve">Figure </w:t>
      </w:r>
      <w:r w:rsidR="003870E7" w:rsidRPr="00FA395A">
        <w:rPr>
          <w:b/>
          <w:bCs/>
          <w:i w:val="0"/>
          <w:iCs w:val="0"/>
          <w:sz w:val="24"/>
        </w:rPr>
        <w:t>S</w:t>
      </w:r>
      <w:r w:rsidRPr="00FA395A">
        <w:rPr>
          <w:b/>
          <w:bCs/>
          <w:i w:val="0"/>
          <w:iCs w:val="0"/>
          <w:sz w:val="24"/>
        </w:rPr>
        <w:fldChar w:fldCharType="begin"/>
      </w:r>
      <w:r w:rsidRPr="00FA395A">
        <w:rPr>
          <w:b/>
          <w:bCs/>
          <w:i w:val="0"/>
          <w:iCs w:val="0"/>
          <w:sz w:val="24"/>
        </w:rPr>
        <w:instrText xml:space="preserve"> SEQ Figure \* ARABIC </w:instrText>
      </w:r>
      <w:r w:rsidRPr="00FA395A">
        <w:rPr>
          <w:b/>
          <w:bCs/>
          <w:i w:val="0"/>
          <w:iCs w:val="0"/>
          <w:sz w:val="24"/>
        </w:rPr>
        <w:fldChar w:fldCharType="separate"/>
      </w:r>
      <w:r w:rsidR="00DE1954" w:rsidRPr="00FA395A">
        <w:rPr>
          <w:b/>
          <w:bCs/>
          <w:i w:val="0"/>
          <w:iCs w:val="0"/>
          <w:noProof/>
          <w:sz w:val="24"/>
        </w:rPr>
        <w:t>11</w:t>
      </w:r>
      <w:r w:rsidRPr="00FA395A">
        <w:rPr>
          <w:b/>
          <w:bCs/>
          <w:i w:val="0"/>
          <w:iCs w:val="0"/>
          <w:sz w:val="24"/>
        </w:rPr>
        <w:fldChar w:fldCharType="end"/>
      </w:r>
      <w:bookmarkEnd w:id="79"/>
      <w:r w:rsidR="00701538" w:rsidRPr="00FA395A">
        <w:rPr>
          <w:b/>
          <w:bCs/>
          <w:i w:val="0"/>
          <w:iCs w:val="0"/>
          <w:sz w:val="24"/>
        </w:rPr>
        <w:t xml:space="preserve"> | Statistical results for flake platforms.</w:t>
      </w:r>
      <w:r w:rsidR="00701538" w:rsidRPr="00FA395A">
        <w:rPr>
          <w:rFonts w:hint="eastAsia"/>
          <w:i w:val="0"/>
          <w:iCs w:val="0"/>
        </w:rPr>
        <w:t xml:space="preserve"> </w:t>
      </w:r>
      <w:r w:rsidRPr="00FA395A">
        <w:rPr>
          <w:rFonts w:hint="eastAsia"/>
          <w:i w:val="0"/>
          <w:iCs w:val="0"/>
        </w:rPr>
        <w:t>(a)</w:t>
      </w:r>
      <w:r w:rsidRPr="00FA395A">
        <w:rPr>
          <w:i w:val="0"/>
          <w:iCs w:val="0"/>
        </w:rPr>
        <w:t xml:space="preserve"> Comparison of the density distribution of the </w:t>
      </w:r>
      <w:r w:rsidRPr="00FA395A">
        <w:rPr>
          <w:rFonts w:hint="eastAsia"/>
          <w:i w:val="0"/>
          <w:iCs w:val="0"/>
        </w:rPr>
        <w:t>maximum dimension between retouched and unretouched flakes</w:t>
      </w:r>
      <w:r w:rsidRPr="00FA395A">
        <w:rPr>
          <w:i w:val="0"/>
          <w:iCs w:val="0"/>
        </w:rPr>
        <w:t>.</w:t>
      </w:r>
      <w:r w:rsidRPr="00FA395A">
        <w:rPr>
          <w:rFonts w:hint="eastAsia"/>
          <w:i w:val="0"/>
          <w:iCs w:val="0"/>
        </w:rPr>
        <w:t xml:space="preserve"> </w:t>
      </w:r>
      <w:r w:rsidRPr="00FA395A">
        <w:rPr>
          <w:i w:val="0"/>
          <w:iCs w:val="0"/>
        </w:rPr>
        <w:t>(b) Histogram</w:t>
      </w:r>
      <w:r w:rsidRPr="00FA395A">
        <w:rPr>
          <w:rFonts w:hint="eastAsia"/>
          <w:i w:val="0"/>
          <w:iCs w:val="0"/>
        </w:rPr>
        <w:t xml:space="preserve"> showing the counts of tools for different edge types. </w:t>
      </w:r>
      <w:r w:rsidRPr="00FA395A">
        <w:rPr>
          <w:i w:val="0"/>
          <w:iCs w:val="0"/>
        </w:rPr>
        <w:t xml:space="preserve">(c) </w:t>
      </w:r>
      <w:r w:rsidRPr="00FA395A">
        <w:rPr>
          <w:rFonts w:hint="eastAsia"/>
          <w:i w:val="0"/>
          <w:iCs w:val="0"/>
        </w:rPr>
        <w:t xml:space="preserve">Comparison of edge angles among different sections. </w:t>
      </w:r>
      <w:r w:rsidRPr="00FA395A">
        <w:rPr>
          <w:i w:val="0"/>
          <w:iCs w:val="0"/>
        </w:rPr>
        <w:t xml:space="preserve">(d) Comparison of distribution of </w:t>
      </w:r>
      <w:r w:rsidRPr="00FA395A">
        <w:rPr>
          <w:rFonts w:hint="eastAsia"/>
          <w:i w:val="0"/>
          <w:iCs w:val="0"/>
        </w:rPr>
        <w:t>GIUR among 5 groups</w:t>
      </w:r>
      <w:r w:rsidRPr="00FA395A">
        <w:rPr>
          <w:i w:val="0"/>
          <w:iCs w:val="0"/>
        </w:rPr>
        <w:t xml:space="preserve"> of flakes with different masses</w:t>
      </w:r>
      <w:r w:rsidRPr="00FA395A">
        <w:rPr>
          <w:rFonts w:hint="eastAsia"/>
          <w:i w:val="0"/>
          <w:iCs w:val="0"/>
        </w:rPr>
        <w:t xml:space="preserve">. </w:t>
      </w:r>
      <w:r w:rsidRPr="00FA395A">
        <w:rPr>
          <w:i w:val="0"/>
          <w:iCs w:val="0"/>
        </w:rPr>
        <w:t xml:space="preserve">(e) </w:t>
      </w:r>
      <w:r w:rsidRPr="00FA395A">
        <w:rPr>
          <w:rFonts w:hint="eastAsia"/>
          <w:i w:val="0"/>
          <w:iCs w:val="0"/>
        </w:rPr>
        <w:t xml:space="preserve">Invasiveness Index </w:t>
      </w:r>
      <w:r w:rsidRPr="00FA395A">
        <w:rPr>
          <w:i w:val="0"/>
          <w:iCs w:val="0"/>
        </w:rPr>
        <w:t xml:space="preserve">if </w:t>
      </w:r>
      <w:r w:rsidRPr="00FA395A">
        <w:rPr>
          <w:rFonts w:hint="eastAsia"/>
          <w:i w:val="0"/>
          <w:iCs w:val="0"/>
        </w:rPr>
        <w:t xml:space="preserve">the 5 </w:t>
      </w:r>
      <w:r w:rsidRPr="00FA395A">
        <w:rPr>
          <w:i w:val="0"/>
          <w:iCs w:val="0"/>
        </w:rPr>
        <w:t xml:space="preserve">mass </w:t>
      </w:r>
      <w:r w:rsidRPr="00FA395A">
        <w:rPr>
          <w:rFonts w:hint="eastAsia"/>
          <w:i w:val="0"/>
          <w:iCs w:val="0"/>
        </w:rPr>
        <w:t>groups</w:t>
      </w:r>
      <w:r w:rsidRPr="00FA395A">
        <w:rPr>
          <w:i w:val="0"/>
          <w:iCs w:val="0"/>
        </w:rPr>
        <w:t xml:space="preserve"> of flakes</w:t>
      </w:r>
      <w:r w:rsidRPr="00FA395A">
        <w:rPr>
          <w:rFonts w:hint="eastAsia"/>
          <w:i w:val="0"/>
          <w:iCs w:val="0"/>
        </w:rPr>
        <w:t xml:space="preserve">. </w:t>
      </w:r>
      <w:r w:rsidRPr="00FA395A">
        <w:rPr>
          <w:i w:val="0"/>
          <w:iCs w:val="0"/>
        </w:rPr>
        <w:t>(f) Histogram showing the</w:t>
      </w:r>
      <w:r w:rsidRPr="00FA395A">
        <w:rPr>
          <w:rFonts w:hint="eastAsia"/>
          <w:i w:val="0"/>
          <w:iCs w:val="0"/>
        </w:rPr>
        <w:t xml:space="preserve"> counts of tools</w:t>
      </w:r>
      <w:r w:rsidRPr="00FA395A">
        <w:rPr>
          <w:i w:val="0"/>
          <w:iCs w:val="0"/>
        </w:rPr>
        <w:t xml:space="preserve"> of</w:t>
      </w:r>
      <w:r w:rsidRPr="00FA395A">
        <w:rPr>
          <w:rFonts w:hint="eastAsia"/>
          <w:i w:val="0"/>
          <w:iCs w:val="0"/>
        </w:rPr>
        <w:t xml:space="preserve"> different number of edges. </w:t>
      </w:r>
      <w:r w:rsidRPr="00FA395A">
        <w:rPr>
          <w:i w:val="0"/>
          <w:iCs w:val="0"/>
        </w:rPr>
        <w:t>(g)</w:t>
      </w:r>
      <w:r w:rsidRPr="00FA395A">
        <w:rPr>
          <w:rFonts w:hint="eastAsia"/>
          <w:i w:val="0"/>
          <w:iCs w:val="0"/>
        </w:rPr>
        <w:t xml:space="preserve"> The counts of tools that have one and more than one retouching layers </w:t>
      </w:r>
      <w:r w:rsidRPr="00FA395A">
        <w:rPr>
          <w:i w:val="0"/>
          <w:iCs w:val="0"/>
        </w:rPr>
        <w:t xml:space="preserve">for </w:t>
      </w:r>
      <w:r w:rsidRPr="00FA395A">
        <w:rPr>
          <w:rFonts w:hint="eastAsia"/>
          <w:i w:val="0"/>
          <w:iCs w:val="0"/>
        </w:rPr>
        <w:t>tool</w:t>
      </w:r>
      <w:r w:rsidRPr="00FA395A">
        <w:rPr>
          <w:i w:val="0"/>
          <w:iCs w:val="0"/>
        </w:rPr>
        <w:t xml:space="preserve"> with different</w:t>
      </w:r>
      <w:r w:rsidRPr="00FA395A">
        <w:rPr>
          <w:rFonts w:hint="eastAsia"/>
          <w:i w:val="0"/>
          <w:iCs w:val="0"/>
        </w:rPr>
        <w:t xml:space="preserve"> edge number</w:t>
      </w:r>
      <w:r w:rsidR="003870E7" w:rsidRPr="00FA395A">
        <w:rPr>
          <w:i w:val="0"/>
          <w:iCs w:val="0"/>
        </w:rPr>
        <w:t xml:space="preserve"> (1,2,3 and &gt;3)</w:t>
      </w:r>
      <w:r w:rsidRPr="00FA395A">
        <w:rPr>
          <w:rFonts w:hint="eastAsia"/>
          <w:i w:val="0"/>
          <w:iCs w:val="0"/>
        </w:rPr>
        <w:t xml:space="preserve">.  </w:t>
      </w:r>
    </w:p>
    <w:p w14:paraId="31C16CF6" w14:textId="77777777" w:rsidR="00E12B6A" w:rsidRPr="00FA395A" w:rsidRDefault="00E12B6A" w:rsidP="00A41487">
      <w:pPr>
        <w:spacing w:line="360" w:lineRule="auto"/>
        <w:rPr>
          <w:rFonts w:ascii="Times New Roman" w:hAnsi="Times New Roman" w:cs="Times New Roman"/>
          <w:sz w:val="24"/>
          <w:szCs w:val="24"/>
        </w:rPr>
      </w:pPr>
    </w:p>
    <w:p w14:paraId="72810D71" w14:textId="3D858870" w:rsidR="006239F0" w:rsidRPr="00FA395A" w:rsidRDefault="00907442" w:rsidP="00A41487">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Most </w:t>
      </w:r>
      <w:r w:rsidR="003479F8" w:rsidRPr="00FA395A">
        <w:rPr>
          <w:rFonts w:ascii="Times New Roman" w:hAnsi="Times New Roman" w:cs="Times New Roman"/>
          <w:sz w:val="24"/>
          <w:szCs w:val="24"/>
        </w:rPr>
        <w:t xml:space="preserve">retouched pieces are made on flakes </w:t>
      </w:r>
      <w:r w:rsidR="00EC7216" w:rsidRPr="00FA395A">
        <w:rPr>
          <w:rFonts w:ascii="Times New Roman" w:hAnsi="Times New Roman" w:cs="Times New Roman"/>
          <w:sz w:val="24"/>
          <w:szCs w:val="24"/>
        </w:rPr>
        <w:t>breaks</w:t>
      </w:r>
      <w:r w:rsidR="009C53ED"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F34464" w:rsidRPr="00FA395A">
        <w:rPr>
          <w:rFonts w:ascii="Times New Roman" w:hAnsi="Times New Roman" w:cs="Times New Roman"/>
          <w:sz w:val="24"/>
          <w:szCs w:val="24"/>
        </w:rPr>
        <w:t>~70</w:t>
      </w:r>
      <w:r w:rsidR="003479F8" w:rsidRPr="00FA395A">
        <w:rPr>
          <w:rFonts w:ascii="Times New Roman" w:hAnsi="Times New Roman" w:cs="Times New Roman"/>
          <w:sz w:val="24"/>
          <w:szCs w:val="24"/>
        </w:rPr>
        <w:t xml:space="preserve">%) and </w:t>
      </w:r>
      <w:r w:rsidR="00197FA8" w:rsidRPr="00FA395A">
        <w:rPr>
          <w:rFonts w:ascii="Times New Roman" w:hAnsi="Times New Roman" w:cs="Times New Roman"/>
          <w:sz w:val="24"/>
          <w:szCs w:val="24"/>
        </w:rPr>
        <w:t xml:space="preserve">complete </w:t>
      </w:r>
      <w:r w:rsidR="003479F8" w:rsidRPr="00FA395A">
        <w:rPr>
          <w:rFonts w:ascii="Times New Roman" w:hAnsi="Times New Roman" w:cs="Times New Roman"/>
          <w:sz w:val="24"/>
          <w:szCs w:val="24"/>
        </w:rPr>
        <w:t>flake</w:t>
      </w:r>
      <w:r w:rsidR="00197FA8" w:rsidRPr="00FA395A">
        <w:rPr>
          <w:rFonts w:ascii="Times New Roman" w:hAnsi="Times New Roman" w:cs="Times New Roman"/>
          <w:sz w:val="24"/>
          <w:szCs w:val="24"/>
        </w:rPr>
        <w:t>s</w:t>
      </w:r>
      <w:r w:rsidR="003479F8" w:rsidRPr="00FA395A">
        <w:rPr>
          <w:rFonts w:ascii="Times New Roman" w:hAnsi="Times New Roman" w:cs="Times New Roman"/>
          <w:sz w:val="24"/>
          <w:szCs w:val="24"/>
        </w:rPr>
        <w:t xml:space="preserve"> (</w:t>
      </w:r>
      <w:r w:rsidR="00F34464" w:rsidRPr="00FA395A">
        <w:rPr>
          <w:rFonts w:ascii="Times New Roman" w:hAnsi="Times New Roman" w:cs="Times New Roman"/>
          <w:sz w:val="24"/>
          <w:szCs w:val="24"/>
        </w:rPr>
        <w:t>~20</w:t>
      </w:r>
      <w:r w:rsidR="003479F8" w:rsidRPr="00FA395A">
        <w:rPr>
          <w:rFonts w:ascii="Times New Roman" w:hAnsi="Times New Roman" w:cs="Times New Roman"/>
          <w:sz w:val="24"/>
          <w:szCs w:val="24"/>
        </w:rPr>
        <w:t>%), a small number of them are made on either chunks</w:t>
      </w:r>
      <w:r w:rsidR="00F34464"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or pebbles</w:t>
      </w:r>
      <w:r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Side scrapers</w:t>
      </w:r>
      <w:r w:rsidR="00273C39" w:rsidRPr="00FA395A">
        <w:rPr>
          <w:rFonts w:ascii="Times New Roman" w:hAnsi="Times New Roman" w:cs="Times New Roman"/>
          <w:sz w:val="24"/>
          <w:szCs w:val="24"/>
        </w:rPr>
        <w:t xml:space="preserve"> and </w:t>
      </w:r>
      <w:proofErr w:type="spellStart"/>
      <w:r w:rsidR="00273C39" w:rsidRPr="00FA395A">
        <w:rPr>
          <w:rFonts w:ascii="Times New Roman" w:hAnsi="Times New Roman" w:cs="Times New Roman"/>
          <w:sz w:val="24"/>
          <w:szCs w:val="24"/>
        </w:rPr>
        <w:t>denticulates</w:t>
      </w:r>
      <w:proofErr w:type="spellEnd"/>
      <w:r w:rsidR="00273C39"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dominate retouched pieces (</w:t>
      </w:r>
      <w:r w:rsidR="00273C39" w:rsidRPr="00FA395A">
        <w:rPr>
          <w:rFonts w:ascii="Times New Roman" w:hAnsi="Times New Roman" w:cs="Times New Roman"/>
          <w:sz w:val="24"/>
          <w:szCs w:val="24"/>
        </w:rPr>
        <w:t>65</w:t>
      </w:r>
      <w:r w:rsidR="003479F8" w:rsidRPr="00FA395A">
        <w:rPr>
          <w:rFonts w:ascii="Times New Roman" w:hAnsi="Times New Roman" w:cs="Times New Roman"/>
          <w:sz w:val="24"/>
          <w:szCs w:val="24"/>
        </w:rPr>
        <w:t>%), followed by borers</w:t>
      </w:r>
      <w:r w:rsidR="00F34464" w:rsidRPr="00FA395A">
        <w:rPr>
          <w:rFonts w:ascii="Times New Roman" w:hAnsi="Times New Roman" w:cs="Times New Roman"/>
          <w:sz w:val="24"/>
          <w:szCs w:val="24"/>
        </w:rPr>
        <w:t xml:space="preserve"> </w:t>
      </w:r>
      <w:r w:rsidR="00280F1F" w:rsidRPr="00FA395A">
        <w:rPr>
          <w:rFonts w:ascii="Times New Roman" w:hAnsi="Times New Roman" w:cs="Times New Roman"/>
          <w:sz w:val="24"/>
          <w:szCs w:val="24"/>
        </w:rPr>
        <w:t>(</w:t>
      </w:r>
      <w:r w:rsidR="00F34464" w:rsidRPr="00FA395A">
        <w:rPr>
          <w:rFonts w:ascii="Times New Roman" w:hAnsi="Times New Roman" w:cs="Times New Roman"/>
          <w:sz w:val="24"/>
          <w:szCs w:val="24"/>
        </w:rPr>
        <w:t>6%</w:t>
      </w:r>
      <w:r w:rsidR="00280F1F" w:rsidRPr="00FA395A">
        <w:rPr>
          <w:rFonts w:ascii="Times New Roman" w:hAnsi="Times New Roman" w:cs="Times New Roman"/>
          <w:sz w:val="24"/>
          <w:szCs w:val="24"/>
        </w:rPr>
        <w:t>)</w:t>
      </w:r>
      <w:r w:rsidR="00273C39" w:rsidRPr="00FA395A">
        <w:rPr>
          <w:rFonts w:ascii="Times New Roman" w:hAnsi="Times New Roman" w:cs="Times New Roman"/>
          <w:sz w:val="24"/>
          <w:szCs w:val="24"/>
        </w:rPr>
        <w:t xml:space="preserve"> and other types</w:t>
      </w:r>
      <w:r w:rsidR="00F34464" w:rsidRPr="00FA395A">
        <w:rPr>
          <w:rFonts w:ascii="Times New Roman" w:hAnsi="Times New Roman" w:cs="Times New Roman"/>
          <w:sz w:val="24"/>
          <w:szCs w:val="24"/>
        </w:rPr>
        <w:t xml:space="preserve"> (</w:t>
      </w:r>
      <w:r w:rsidR="00F03B4C" w:rsidRPr="00FA395A">
        <w:rPr>
          <w:rFonts w:ascii="Times New Roman" w:hAnsi="Times New Roman" w:cs="Times New Roman"/>
          <w:sz w:val="24"/>
          <w:szCs w:val="24"/>
        </w:rPr>
        <w:fldChar w:fldCharType="begin"/>
      </w:r>
      <w:r w:rsidR="00F03B4C" w:rsidRPr="00FA395A">
        <w:rPr>
          <w:rFonts w:ascii="Times New Roman" w:hAnsi="Times New Roman" w:cs="Times New Roman"/>
          <w:sz w:val="24"/>
          <w:szCs w:val="24"/>
        </w:rPr>
        <w:instrText xml:space="preserve"> REF _Ref39279892 \h </w:instrText>
      </w:r>
      <w:r w:rsidR="00042930" w:rsidRPr="00FA395A">
        <w:rPr>
          <w:rFonts w:ascii="Times New Roman" w:hAnsi="Times New Roman" w:cs="Times New Roman"/>
          <w:sz w:val="24"/>
          <w:szCs w:val="24"/>
        </w:rPr>
        <w:instrText xml:space="preserve"> \* MERGEFORMAT </w:instrText>
      </w:r>
      <w:r w:rsidR="00F03B4C" w:rsidRPr="00FA395A">
        <w:rPr>
          <w:rFonts w:ascii="Times New Roman" w:hAnsi="Times New Roman" w:cs="Times New Roman"/>
          <w:sz w:val="24"/>
          <w:szCs w:val="24"/>
        </w:rPr>
      </w:r>
      <w:r w:rsidR="00F03B4C" w:rsidRPr="00FA395A">
        <w:rPr>
          <w:rFonts w:ascii="Times New Roman" w:hAnsi="Times New Roman" w:cs="Times New Roman"/>
          <w:sz w:val="24"/>
          <w:szCs w:val="24"/>
        </w:rPr>
        <w:fldChar w:fldCharType="separate"/>
      </w:r>
      <w:r w:rsidR="00DE1954" w:rsidRPr="00FA395A">
        <w:rPr>
          <w:rFonts w:ascii="Times New Roman" w:hAnsi="Times New Roman" w:cs="Times New Roman"/>
          <w:b/>
          <w:bCs/>
          <w:sz w:val="24"/>
          <w:szCs w:val="24"/>
        </w:rPr>
        <w:t xml:space="preserve">Table </w:t>
      </w:r>
      <w:r w:rsidR="00DE1954" w:rsidRPr="00FA395A">
        <w:rPr>
          <w:rFonts w:ascii="Times New Roman" w:hAnsi="Times New Roman" w:cs="Times New Roman"/>
          <w:b/>
          <w:bCs/>
          <w:noProof/>
          <w:sz w:val="24"/>
          <w:szCs w:val="24"/>
        </w:rPr>
        <w:t>S2</w:t>
      </w:r>
      <w:r w:rsidR="00F03B4C" w:rsidRPr="00FA395A">
        <w:rPr>
          <w:rFonts w:ascii="Times New Roman" w:hAnsi="Times New Roman" w:cs="Times New Roman"/>
          <w:sz w:val="24"/>
          <w:szCs w:val="24"/>
        </w:rPr>
        <w:fldChar w:fldCharType="end"/>
      </w:r>
      <w:r w:rsidR="00F34464"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p>
    <w:p w14:paraId="30EC9DBD" w14:textId="5F87BE70" w:rsidR="00B66A7E" w:rsidRPr="00FA395A" w:rsidRDefault="00BE5F3E">
      <w:pPr>
        <w:spacing w:line="360" w:lineRule="auto"/>
        <w:rPr>
          <w:rFonts w:ascii="Times New Roman" w:hAnsi="Times New Roman" w:cs="Times New Roman"/>
          <w:sz w:val="24"/>
          <w:szCs w:val="24"/>
        </w:rPr>
      </w:pPr>
      <w:r w:rsidRPr="00FA395A">
        <w:rPr>
          <w:rFonts w:ascii="Times New Roman" w:hAnsi="Times New Roman" w:cs="Times New Roman"/>
          <w:sz w:val="24"/>
          <w:szCs w:val="24"/>
        </w:rPr>
        <w:t>T</w:t>
      </w:r>
      <w:r w:rsidR="002F5E7F" w:rsidRPr="00FA395A">
        <w:rPr>
          <w:rFonts w:ascii="Times New Roman" w:hAnsi="Times New Roman" w:cs="Times New Roman"/>
          <w:sz w:val="24"/>
          <w:szCs w:val="24"/>
        </w:rPr>
        <w:t>he location</w:t>
      </w:r>
      <w:r w:rsidRPr="00FA395A">
        <w:rPr>
          <w:rFonts w:ascii="Times New Roman" w:hAnsi="Times New Roman" w:cs="Times New Roman"/>
          <w:sz w:val="24"/>
          <w:szCs w:val="24"/>
        </w:rPr>
        <w:t>s</w:t>
      </w:r>
      <w:r w:rsidR="008A2C4A" w:rsidRPr="00FA395A">
        <w:rPr>
          <w:rFonts w:ascii="Times New Roman" w:hAnsi="Times New Roman" w:cs="Times New Roman"/>
          <w:sz w:val="24"/>
          <w:szCs w:val="24"/>
        </w:rPr>
        <w:t xml:space="preserve"> and shapes</w:t>
      </w:r>
      <w:r w:rsidR="002F5E7F" w:rsidRPr="00FA395A">
        <w:rPr>
          <w:rFonts w:ascii="Times New Roman" w:hAnsi="Times New Roman" w:cs="Times New Roman"/>
          <w:sz w:val="24"/>
          <w:szCs w:val="24"/>
        </w:rPr>
        <w:t xml:space="preserve"> of retouch and the </w:t>
      </w:r>
      <w:r w:rsidRPr="00FA395A">
        <w:rPr>
          <w:rFonts w:ascii="Times New Roman" w:hAnsi="Times New Roman" w:cs="Times New Roman"/>
          <w:sz w:val="24"/>
          <w:szCs w:val="24"/>
        </w:rPr>
        <w:t>properties</w:t>
      </w:r>
      <w:r w:rsidR="002F5E7F" w:rsidRPr="00FA395A">
        <w:rPr>
          <w:rFonts w:ascii="Times New Roman" w:hAnsi="Times New Roman" w:cs="Times New Roman"/>
          <w:sz w:val="24"/>
          <w:szCs w:val="24"/>
        </w:rPr>
        <w:t xml:space="preserve"> of the retouch</w:t>
      </w:r>
      <w:r w:rsidRPr="00FA395A">
        <w:rPr>
          <w:rFonts w:ascii="Times New Roman" w:hAnsi="Times New Roman" w:cs="Times New Roman"/>
          <w:sz w:val="24"/>
          <w:szCs w:val="24"/>
        </w:rPr>
        <w:t>ing</w:t>
      </w:r>
      <w:r w:rsidR="002F5E7F" w:rsidRPr="00FA395A">
        <w:rPr>
          <w:rFonts w:ascii="Times New Roman" w:hAnsi="Times New Roman" w:cs="Times New Roman"/>
          <w:sz w:val="24"/>
          <w:szCs w:val="24"/>
        </w:rPr>
        <w:t xml:space="preserve"> </w:t>
      </w:r>
      <w:r w:rsidRPr="00FA395A">
        <w:rPr>
          <w:rFonts w:ascii="Times New Roman" w:hAnsi="Times New Roman" w:cs="Times New Roman"/>
          <w:sz w:val="24"/>
          <w:szCs w:val="24"/>
        </w:rPr>
        <w:t>scar</w:t>
      </w:r>
      <w:r w:rsidR="002F5E7F" w:rsidRPr="00FA395A">
        <w:rPr>
          <w:rFonts w:ascii="Times New Roman" w:hAnsi="Times New Roman" w:cs="Times New Roman"/>
          <w:sz w:val="24"/>
          <w:szCs w:val="24"/>
        </w:rPr>
        <w:t xml:space="preserve">s provide further insight into </w:t>
      </w:r>
      <w:r w:rsidRPr="00FA395A">
        <w:rPr>
          <w:rFonts w:ascii="Times New Roman" w:hAnsi="Times New Roman" w:cs="Times New Roman"/>
          <w:sz w:val="24"/>
          <w:szCs w:val="24"/>
        </w:rPr>
        <w:t xml:space="preserve">tool </w:t>
      </w:r>
      <w:del w:id="80" w:author="Ben Marwick" w:date="2020-10-05T23:56:00Z">
        <w:r w:rsidRPr="00FA395A" w:rsidDel="00F56F2B">
          <w:rPr>
            <w:rFonts w:ascii="Times New Roman" w:hAnsi="Times New Roman" w:cs="Times New Roman"/>
            <w:sz w:val="24"/>
            <w:szCs w:val="24"/>
          </w:rPr>
          <w:delText>manufactor</w:delText>
        </w:r>
        <w:r w:rsidR="00197FA8" w:rsidRPr="00FA395A" w:rsidDel="00F56F2B">
          <w:rPr>
            <w:rFonts w:ascii="Times New Roman" w:hAnsi="Times New Roman" w:cs="Times New Roman"/>
            <w:sz w:val="24"/>
            <w:szCs w:val="24"/>
          </w:rPr>
          <w:delText>ing</w:delText>
        </w:r>
      </w:del>
      <w:ins w:id="81" w:author="Ben Marwick" w:date="2020-10-05T23:56:00Z">
        <w:r w:rsidR="00F56F2B" w:rsidRPr="00FA395A">
          <w:rPr>
            <w:rFonts w:ascii="Times New Roman" w:hAnsi="Times New Roman" w:cs="Times New Roman"/>
            <w:sz w:val="24"/>
            <w:szCs w:val="24"/>
          </w:rPr>
          <w:t>manufacturing</w:t>
        </w:r>
      </w:ins>
      <w:r w:rsidRPr="00FA395A">
        <w:rPr>
          <w:rFonts w:ascii="Times New Roman" w:hAnsi="Times New Roman" w:cs="Times New Roman"/>
          <w:sz w:val="24"/>
          <w:szCs w:val="24"/>
        </w:rPr>
        <w:t xml:space="preserve"> and management</w:t>
      </w:r>
      <w:r w:rsidR="002F5E7F" w:rsidRPr="00FA395A">
        <w:rPr>
          <w:rFonts w:ascii="Times New Roman" w:hAnsi="Times New Roman" w:cs="Times New Roman"/>
          <w:sz w:val="24"/>
          <w:szCs w:val="24"/>
        </w:rPr>
        <w:t xml:space="preserve">. </w:t>
      </w:r>
      <w:r w:rsidR="00B66A7E"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Among the</w:t>
      </w:r>
      <w:r w:rsidR="00B6728E" w:rsidRPr="00FA395A">
        <w:rPr>
          <w:rFonts w:ascii="Times New Roman" w:hAnsi="Times New Roman" w:cs="Times New Roman"/>
          <w:sz w:val="24"/>
          <w:szCs w:val="24"/>
        </w:rPr>
        <w:t xml:space="preserve"> 1,559 retouched edges that we recorded (</w:t>
      </w:r>
      <w:r w:rsidR="00F03B4C" w:rsidRPr="00FA395A">
        <w:rPr>
          <w:rFonts w:ascii="Times New Roman" w:hAnsi="Times New Roman" w:cs="Times New Roman"/>
          <w:b/>
          <w:bCs/>
          <w:sz w:val="24"/>
          <w:szCs w:val="24"/>
        </w:rPr>
        <w:fldChar w:fldCharType="begin"/>
      </w:r>
      <w:r w:rsidR="00F03B4C"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03B4C" w:rsidRPr="00FA395A">
        <w:rPr>
          <w:rFonts w:ascii="Times New Roman" w:hAnsi="Times New Roman" w:cs="Times New Roman"/>
          <w:b/>
          <w:bCs/>
          <w:sz w:val="24"/>
          <w:szCs w:val="24"/>
        </w:rPr>
      </w:r>
      <w:r w:rsidR="00F03B4C"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S11</w:t>
      </w:r>
      <w:r w:rsidR="00F03B4C" w:rsidRPr="00FA395A">
        <w:rPr>
          <w:rFonts w:ascii="Times New Roman" w:hAnsi="Times New Roman" w:cs="Times New Roman"/>
          <w:b/>
          <w:bCs/>
          <w:sz w:val="24"/>
          <w:szCs w:val="24"/>
        </w:rPr>
        <w:fldChar w:fldCharType="end"/>
      </w:r>
      <w:r w:rsidR="00B6728E" w:rsidRPr="00FA395A">
        <w:rPr>
          <w:rFonts w:ascii="Times New Roman" w:hAnsi="Times New Roman" w:cs="Times New Roman"/>
          <w:b/>
          <w:bCs/>
          <w:sz w:val="24"/>
          <w:szCs w:val="24"/>
        </w:rPr>
        <w:t>b</w:t>
      </w:r>
      <w:r w:rsidR="00B6728E"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straight edge</w:t>
      </w:r>
      <w:r w:rsidR="00B6728E" w:rsidRPr="00FA395A">
        <w:rPr>
          <w:rFonts w:ascii="Times New Roman" w:hAnsi="Times New Roman" w:cs="Times New Roman"/>
          <w:sz w:val="24"/>
          <w:szCs w:val="24"/>
        </w:rPr>
        <w:t>s</w:t>
      </w:r>
      <w:r w:rsidR="003479F8" w:rsidRPr="00FA395A">
        <w:rPr>
          <w:rFonts w:ascii="Times New Roman" w:hAnsi="Times New Roman" w:cs="Times New Roman"/>
          <w:sz w:val="24"/>
          <w:szCs w:val="24"/>
        </w:rPr>
        <w:t xml:space="preserve"> constitute the largest proportion</w:t>
      </w:r>
      <w:r w:rsidR="00F34464"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(n=575) followed by </w:t>
      </w:r>
      <w:r w:rsidR="003479F8" w:rsidRPr="00FA395A">
        <w:rPr>
          <w:rFonts w:ascii="Times New Roman" w:hAnsi="Times New Roman" w:cs="Times New Roman"/>
          <w:sz w:val="24"/>
          <w:szCs w:val="24"/>
        </w:rPr>
        <w:lastRenderedPageBreak/>
        <w:t>convex</w:t>
      </w:r>
      <w:r w:rsidR="007B3B3C"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(n=395) and concave</w:t>
      </w:r>
      <w:r w:rsidR="007B3B3C" w:rsidRPr="00FA395A">
        <w:rPr>
          <w:rFonts w:ascii="Times New Roman" w:hAnsi="Times New Roman" w:cs="Times New Roman"/>
          <w:sz w:val="24"/>
          <w:szCs w:val="24"/>
        </w:rPr>
        <w:t xml:space="preserve"> </w:t>
      </w:r>
      <w:r w:rsidR="00B6728E" w:rsidRPr="00FA395A">
        <w:rPr>
          <w:rFonts w:ascii="Times New Roman" w:hAnsi="Times New Roman" w:cs="Times New Roman"/>
          <w:sz w:val="24"/>
          <w:szCs w:val="24"/>
        </w:rPr>
        <w:t xml:space="preserve">edges </w:t>
      </w:r>
      <w:r w:rsidR="003479F8" w:rsidRPr="00FA395A">
        <w:rPr>
          <w:rFonts w:ascii="Times New Roman" w:hAnsi="Times New Roman" w:cs="Times New Roman"/>
          <w:sz w:val="24"/>
          <w:szCs w:val="24"/>
        </w:rPr>
        <w:t>(n=248).</w:t>
      </w:r>
      <w:r w:rsidR="00370358"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We calculated the edge angle</w:t>
      </w:r>
      <w:r w:rsidR="00B6728E" w:rsidRPr="00FA395A">
        <w:rPr>
          <w:rFonts w:ascii="Times New Roman" w:hAnsi="Times New Roman" w:cs="Times New Roman"/>
          <w:sz w:val="24"/>
          <w:szCs w:val="24"/>
        </w:rPr>
        <w:t>s</w:t>
      </w:r>
      <w:r w:rsidR="00B66A7E" w:rsidRPr="00FA395A">
        <w:rPr>
          <w:rFonts w:ascii="Times New Roman" w:hAnsi="Times New Roman" w:cs="Times New Roman"/>
          <w:sz w:val="24"/>
          <w:szCs w:val="24"/>
        </w:rPr>
        <w:t xml:space="preserve"> o</w:t>
      </w:r>
      <w:r w:rsidR="00B6728E" w:rsidRPr="00FA395A">
        <w:rPr>
          <w:rFonts w:ascii="Times New Roman" w:hAnsi="Times New Roman" w:cs="Times New Roman"/>
          <w:sz w:val="24"/>
          <w:szCs w:val="24"/>
        </w:rPr>
        <w:t>n</w:t>
      </w:r>
      <w:r w:rsidR="00B66A7E" w:rsidRPr="00FA395A">
        <w:rPr>
          <w:rFonts w:ascii="Times New Roman" w:hAnsi="Times New Roman" w:cs="Times New Roman"/>
          <w:sz w:val="24"/>
          <w:szCs w:val="24"/>
        </w:rPr>
        <w:t xml:space="preserve"> </w:t>
      </w:r>
      <w:r w:rsidR="00B6728E" w:rsidRPr="00FA395A">
        <w:rPr>
          <w:rFonts w:ascii="Times New Roman" w:hAnsi="Times New Roman" w:cs="Times New Roman"/>
          <w:sz w:val="24"/>
          <w:szCs w:val="24"/>
        </w:rPr>
        <w:t>eight</w:t>
      </w:r>
      <w:r w:rsidR="00B66A7E" w:rsidRPr="00FA395A">
        <w:rPr>
          <w:rFonts w:ascii="Times New Roman" w:hAnsi="Times New Roman" w:cs="Times New Roman"/>
          <w:sz w:val="24"/>
          <w:szCs w:val="24"/>
        </w:rPr>
        <w:t xml:space="preserve"> sections </w:t>
      </w:r>
      <w:r w:rsidR="005468B2" w:rsidRPr="00FA395A">
        <w:rPr>
          <w:rFonts w:ascii="Times New Roman" w:hAnsi="Times New Roman" w:cs="Times New Roman"/>
          <w:sz w:val="24"/>
          <w:szCs w:val="24"/>
        </w:rPr>
        <w:t xml:space="preserve">from a tool </w:t>
      </w:r>
      <w:r w:rsidR="00CE5E7B" w:rsidRPr="00FA395A">
        <w:rPr>
          <w:rFonts w:ascii="Times New Roman" w:hAnsi="Times New Roman" w:cs="Times New Roman"/>
          <w:sz w:val="24"/>
          <w:szCs w:val="24"/>
        </w:rPr>
        <w:t xml:space="preserve">using the method in </w:t>
      </w:r>
      <w:ins w:id="82" w:author="Ben Marwick" w:date="2020-10-05T23:57:00Z">
        <w:r w:rsidR="00F56F2B" w:rsidRPr="00FA395A">
          <w:rPr>
            <w:rFonts w:ascii="Times New Roman" w:hAnsi="Times New Roman" w:cs="Times New Roman"/>
            <w:noProof/>
            <w:sz w:val="24"/>
            <w:szCs w:val="24"/>
          </w:rPr>
          <w:t>Eren and Lycett</w:t>
        </w:r>
      </w:ins>
      <w:r w:rsidR="00CE5E7B" w:rsidRPr="00FA395A">
        <w:rPr>
          <w:rFonts w:ascii="Times New Roman" w:hAnsi="Times New Roman" w:cs="Times New Roman"/>
          <w:sz w:val="24"/>
          <w:szCs w:val="24"/>
        </w:rPr>
        <w:t xml:space="preserve"> </w:t>
      </w:r>
      <w:r w:rsidR="00CE5E7B" w:rsidRPr="00FA395A">
        <w:rPr>
          <w:rFonts w:ascii="Times New Roman" w:hAnsi="Times New Roman" w:cs="Times New Roman"/>
          <w:sz w:val="24"/>
          <w:szCs w:val="24"/>
        </w:rPr>
        <w:fldChar w:fldCharType="begin"/>
      </w:r>
      <w:r w:rsidR="00EB1850" w:rsidRPr="00FA395A">
        <w:rPr>
          <w:rFonts w:ascii="Times New Roman" w:hAnsi="Times New Roman" w:cs="Times New Roman"/>
          <w:sz w:val="24"/>
          <w:szCs w:val="24"/>
        </w:rPr>
        <w:instrText xml:space="preserve"> ADDIN EN.CITE &lt;EndNote&gt;&lt;Cite&gt;&lt;Author&gt;Eren&lt;/Author&gt;&lt;Year&gt;2016&lt;/Year&gt;&lt;RecNum&gt;321&lt;/RecNum&gt;&lt;DisplayText&gt;(Eren and Lycett 2016)&lt;/DisplayText&gt;&lt;record&gt;&lt;rec-number&gt;321&lt;/rec-number&gt;&lt;foreign-keys&gt;&lt;key app="EN" db-id="e0fx9eewc55z5me9zx35zpfdvs5rfzws2t2r" timestamp="1562486075"&gt;321&lt;/key&gt;&lt;/foreign-keys&gt;&lt;ref-type name="Journal Article"&gt;17&lt;/ref-type&gt;&lt;contributors&gt;&lt;authors&gt;&lt;author&gt;Eren, Metin I.&lt;/author&gt;&lt;author&gt;Lycett, Stephen J.&lt;/author&gt;&lt;/authors&gt;&lt;/contributors&gt;&lt;titles&gt;&lt;title&gt;A Statistical Examination of Flake Edge Angles Produced During Experimental Lineal Levallois Reductions and Consideration of Their Functional Implications&lt;/title&gt;&lt;secondary-title&gt;Journal of Archaeological Method and Theory&lt;/secondary-title&gt;&lt;/titles&gt;&lt;periodical&gt;&lt;full-title&gt;Journal of Archaeological Method and Theory&lt;/full-title&gt;&lt;/periodical&gt;&lt;pages&gt;379-398&lt;/pages&gt;&lt;volume&gt;23&lt;/volume&gt;&lt;number&gt;1&lt;/number&gt;&lt;dates&gt;&lt;year&gt;2016&lt;/year&gt;&lt;pub-dates&gt;&lt;date&gt;2016/03/01&lt;/date&gt;&lt;/pub-dates&gt;&lt;/dates&gt;&lt;isbn&gt;1573-7764&lt;/isbn&gt;&lt;urls&gt;&lt;related-urls&gt;&lt;url&gt;https://doi.org/10.1007/s10816-015-9245-z&lt;/url&gt;&lt;/related-urls&gt;&lt;/urls&gt;&lt;electronic-resource-num&gt;10.1007/s10816-015-9245-z&lt;/electronic-resource-num&gt;&lt;/record&gt;&lt;/Cite&gt;&lt;/EndNote&gt;</w:instrText>
      </w:r>
      <w:r w:rsidR="00CE5E7B"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w:t>
      </w:r>
      <w:del w:id="83" w:author="Ben Marwick" w:date="2020-10-05T23:57:00Z">
        <w:r w:rsidR="000A4F6D" w:rsidRPr="00FA395A" w:rsidDel="00F56F2B">
          <w:rPr>
            <w:rFonts w:ascii="Times New Roman" w:hAnsi="Times New Roman" w:cs="Times New Roman"/>
            <w:noProof/>
            <w:sz w:val="24"/>
            <w:szCs w:val="24"/>
          </w:rPr>
          <w:delText xml:space="preserve">Eren and Lycett </w:delText>
        </w:r>
      </w:del>
      <w:r w:rsidR="000A4F6D" w:rsidRPr="00FA395A">
        <w:rPr>
          <w:rFonts w:ascii="Times New Roman" w:hAnsi="Times New Roman" w:cs="Times New Roman"/>
          <w:noProof/>
          <w:sz w:val="24"/>
          <w:szCs w:val="24"/>
        </w:rPr>
        <w:t>2016)</w:t>
      </w:r>
      <w:r w:rsidR="00CE5E7B" w:rsidRPr="00FA395A">
        <w:rPr>
          <w:rFonts w:ascii="Times New Roman" w:hAnsi="Times New Roman" w:cs="Times New Roman"/>
          <w:sz w:val="24"/>
          <w:szCs w:val="24"/>
        </w:rPr>
        <w:fldChar w:fldCharType="end"/>
      </w:r>
      <w:r w:rsidR="00CE5E7B" w:rsidRPr="00FA395A">
        <w:rPr>
          <w:rFonts w:ascii="Times New Roman" w:hAnsi="Times New Roman" w:cs="Times New Roman"/>
          <w:sz w:val="24"/>
          <w:szCs w:val="24"/>
        </w:rPr>
        <w:t xml:space="preserve"> </w:t>
      </w:r>
      <w:r w:rsidR="00B66A7E" w:rsidRPr="00FA395A">
        <w:rPr>
          <w:rFonts w:ascii="Times New Roman" w:hAnsi="Times New Roman" w:cs="Times New Roman"/>
          <w:sz w:val="24"/>
          <w:szCs w:val="24"/>
        </w:rPr>
        <w:t xml:space="preserve">(see </w:t>
      </w:r>
      <w:r w:rsidR="00F03B4C" w:rsidRPr="00FA395A">
        <w:rPr>
          <w:rFonts w:ascii="Times New Roman" w:hAnsi="Times New Roman" w:cs="Times New Roman"/>
          <w:sz w:val="24"/>
          <w:szCs w:val="24"/>
        </w:rPr>
        <w:fldChar w:fldCharType="begin"/>
      </w:r>
      <w:r w:rsidR="00F03B4C" w:rsidRPr="00FA395A">
        <w:rPr>
          <w:rFonts w:ascii="Times New Roman" w:hAnsi="Times New Roman" w:cs="Times New Roman"/>
          <w:sz w:val="24"/>
          <w:szCs w:val="24"/>
        </w:rPr>
        <w:instrText xml:space="preserve"> REF _Ref39281749 \h </w:instrText>
      </w:r>
      <w:r w:rsidR="00701538" w:rsidRPr="00FA395A">
        <w:rPr>
          <w:rFonts w:ascii="Times New Roman" w:hAnsi="Times New Roman" w:cs="Times New Roman"/>
          <w:sz w:val="24"/>
          <w:szCs w:val="24"/>
        </w:rPr>
        <w:instrText xml:space="preserve"> \* MERGEFORMAT </w:instrText>
      </w:r>
      <w:r w:rsidR="00F03B4C" w:rsidRPr="00FA395A">
        <w:rPr>
          <w:rFonts w:ascii="Times New Roman" w:hAnsi="Times New Roman" w:cs="Times New Roman"/>
          <w:sz w:val="24"/>
          <w:szCs w:val="24"/>
        </w:rPr>
      </w:r>
      <w:r w:rsidR="00F03B4C" w:rsidRPr="00FA395A">
        <w:rPr>
          <w:rFonts w:ascii="Times New Roman" w:hAnsi="Times New Roman" w:cs="Times New Roman"/>
          <w:sz w:val="24"/>
          <w:szCs w:val="24"/>
        </w:rPr>
        <w:fldChar w:fldCharType="separate"/>
      </w:r>
      <w:r w:rsidR="00DE1954" w:rsidRPr="00FA395A">
        <w:rPr>
          <w:b/>
          <w:bCs/>
          <w:sz w:val="24"/>
        </w:rPr>
        <w:t xml:space="preserve">Figure </w:t>
      </w:r>
      <w:r w:rsidR="00DE1954" w:rsidRPr="00FA395A">
        <w:rPr>
          <w:b/>
          <w:bCs/>
          <w:noProof/>
          <w:sz w:val="24"/>
        </w:rPr>
        <w:t>S9</w:t>
      </w:r>
      <w:r w:rsidR="00F03B4C" w:rsidRPr="00FA395A">
        <w:rPr>
          <w:rFonts w:ascii="Times New Roman" w:hAnsi="Times New Roman" w:cs="Times New Roman"/>
          <w:sz w:val="24"/>
          <w:szCs w:val="24"/>
        </w:rPr>
        <w:fldChar w:fldCharType="end"/>
      </w:r>
      <w:r w:rsidR="000807EA" w:rsidRPr="00FA395A">
        <w:rPr>
          <w:rFonts w:ascii="Times New Roman" w:hAnsi="Times New Roman" w:cs="Times New Roman"/>
          <w:b/>
          <w:bCs/>
          <w:sz w:val="24"/>
          <w:szCs w:val="24"/>
        </w:rPr>
        <w:t>b</w:t>
      </w:r>
      <w:r w:rsidR="00B66A7E" w:rsidRPr="00FA395A">
        <w:rPr>
          <w:rFonts w:ascii="Times New Roman" w:hAnsi="Times New Roman" w:cs="Times New Roman"/>
          <w:sz w:val="24"/>
          <w:szCs w:val="24"/>
        </w:rPr>
        <w:t>)</w:t>
      </w:r>
      <w:r w:rsidR="005A318B" w:rsidRPr="00FA395A">
        <w:rPr>
          <w:rFonts w:ascii="Times New Roman" w:hAnsi="Times New Roman" w:cs="Times New Roman"/>
          <w:sz w:val="24"/>
          <w:szCs w:val="24"/>
        </w:rPr>
        <w:t>.</w:t>
      </w:r>
      <w:r w:rsidR="005468B2" w:rsidRPr="00FA395A">
        <w:rPr>
          <w:rFonts w:ascii="Times New Roman" w:hAnsi="Times New Roman" w:cs="Times New Roman"/>
          <w:sz w:val="24"/>
          <w:szCs w:val="24"/>
        </w:rPr>
        <w:t xml:space="preserve"> </w:t>
      </w:r>
    </w:p>
    <w:p w14:paraId="7DF1D048" w14:textId="5992D05D" w:rsidR="00C95F73" w:rsidRPr="00FA395A" w:rsidRDefault="00B66A7E">
      <w:pPr>
        <w:spacing w:line="360" w:lineRule="auto"/>
        <w:rPr>
          <w:rFonts w:ascii="Times New Roman" w:hAnsi="Times New Roman" w:cs="Times New Roman"/>
          <w:sz w:val="24"/>
          <w:szCs w:val="24"/>
        </w:rPr>
      </w:pPr>
      <w:r w:rsidRPr="00FA395A">
        <w:rPr>
          <w:rFonts w:ascii="Times New Roman" w:hAnsi="Times New Roman" w:cs="Times New Roman"/>
          <w:sz w:val="24"/>
          <w:szCs w:val="24"/>
        </w:rPr>
        <w:t>I</w:t>
      </w:r>
      <w:r w:rsidR="00E009EE" w:rsidRPr="00FA395A">
        <w:rPr>
          <w:rFonts w:ascii="Times New Roman" w:hAnsi="Times New Roman" w:cs="Times New Roman"/>
          <w:sz w:val="24"/>
          <w:szCs w:val="24"/>
        </w:rPr>
        <w:t xml:space="preserve">n </w:t>
      </w:r>
      <w:r w:rsidR="00F03B4C" w:rsidRPr="00FA395A">
        <w:rPr>
          <w:rFonts w:ascii="Times New Roman" w:hAnsi="Times New Roman" w:cs="Times New Roman"/>
          <w:b/>
          <w:bCs/>
          <w:sz w:val="24"/>
          <w:szCs w:val="24"/>
        </w:rPr>
        <w:fldChar w:fldCharType="begin"/>
      </w:r>
      <w:r w:rsidR="00F03B4C"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03B4C" w:rsidRPr="00FA395A">
        <w:rPr>
          <w:rFonts w:ascii="Times New Roman" w:hAnsi="Times New Roman" w:cs="Times New Roman"/>
          <w:b/>
          <w:bCs/>
          <w:sz w:val="24"/>
          <w:szCs w:val="24"/>
        </w:rPr>
      </w:r>
      <w:r w:rsidR="00F03B4C"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S11</w:t>
      </w:r>
      <w:r w:rsidR="00F03B4C" w:rsidRPr="00FA395A">
        <w:rPr>
          <w:rFonts w:ascii="Times New Roman" w:hAnsi="Times New Roman" w:cs="Times New Roman"/>
          <w:b/>
          <w:bCs/>
          <w:sz w:val="24"/>
          <w:szCs w:val="24"/>
        </w:rPr>
        <w:fldChar w:fldCharType="end"/>
      </w:r>
      <w:r w:rsidR="009F7A1D" w:rsidRPr="00FA395A">
        <w:rPr>
          <w:rFonts w:ascii="Times New Roman" w:hAnsi="Times New Roman" w:cs="Times New Roman"/>
          <w:b/>
          <w:bCs/>
          <w:sz w:val="24"/>
          <w:szCs w:val="24"/>
        </w:rPr>
        <w:t>c</w:t>
      </w:r>
      <w:r w:rsidR="00E009EE" w:rsidRPr="00FA395A">
        <w:rPr>
          <w:rFonts w:ascii="Times New Roman" w:hAnsi="Times New Roman" w:cs="Times New Roman"/>
          <w:sz w:val="24"/>
          <w:szCs w:val="24"/>
        </w:rPr>
        <w:t xml:space="preserve"> we see</w:t>
      </w:r>
      <w:r w:rsidRPr="00FA395A">
        <w:rPr>
          <w:rFonts w:ascii="Times New Roman" w:hAnsi="Times New Roman" w:cs="Times New Roman"/>
          <w:sz w:val="24"/>
          <w:szCs w:val="24"/>
        </w:rPr>
        <w:t xml:space="preserve"> that </w:t>
      </w:r>
      <w:r w:rsidR="00A25864" w:rsidRPr="00FA395A">
        <w:rPr>
          <w:rFonts w:ascii="Times New Roman" w:hAnsi="Times New Roman" w:cs="Times New Roman"/>
          <w:sz w:val="24"/>
          <w:szCs w:val="24"/>
        </w:rPr>
        <w:t>the angles</w:t>
      </w:r>
      <w:r w:rsidRPr="00FA395A">
        <w:rPr>
          <w:rFonts w:ascii="Times New Roman" w:hAnsi="Times New Roman" w:cs="Times New Roman"/>
          <w:sz w:val="24"/>
          <w:szCs w:val="24"/>
        </w:rPr>
        <w:t xml:space="preserve"> of section</w:t>
      </w:r>
      <w:r w:rsidR="00DF3B70" w:rsidRPr="00FA395A">
        <w:rPr>
          <w:rFonts w:ascii="Times New Roman" w:hAnsi="Times New Roman" w:cs="Times New Roman"/>
          <w:sz w:val="24"/>
          <w:szCs w:val="24"/>
        </w:rPr>
        <w:t>s</w:t>
      </w:r>
      <w:r w:rsidRPr="00FA395A">
        <w:rPr>
          <w:rFonts w:ascii="Times New Roman" w:hAnsi="Times New Roman" w:cs="Times New Roman"/>
          <w:sz w:val="24"/>
          <w:szCs w:val="24"/>
        </w:rPr>
        <w:t xml:space="preserve"> 1 to 8 are similar, </w:t>
      </w:r>
      <w:r w:rsidR="003B544A" w:rsidRPr="00FA395A">
        <w:rPr>
          <w:rFonts w:ascii="Times New Roman" w:hAnsi="Times New Roman" w:cs="Times New Roman"/>
          <w:sz w:val="24"/>
          <w:szCs w:val="24"/>
        </w:rPr>
        <w:t xml:space="preserve">mainly </w:t>
      </w:r>
      <w:r w:rsidR="001A1B4A" w:rsidRPr="00FA395A">
        <w:rPr>
          <w:rFonts w:ascii="Times New Roman" w:hAnsi="Times New Roman" w:cs="Times New Roman"/>
          <w:sz w:val="24"/>
          <w:szCs w:val="24"/>
        </w:rPr>
        <w:t xml:space="preserve">between </w:t>
      </w:r>
      <w:del w:id="84" w:author="Ben Marwick" w:date="2020-10-05T23:56:00Z">
        <w:r w:rsidR="001A1B4A" w:rsidRPr="00FA395A" w:rsidDel="00F56F2B">
          <w:rPr>
            <w:rFonts w:ascii="Times New Roman" w:hAnsi="Times New Roman" w:cs="Times New Roman"/>
            <w:sz w:val="24"/>
            <w:szCs w:val="24"/>
          </w:rPr>
          <w:delText xml:space="preserve"> </w:delText>
        </w:r>
      </w:del>
      <w:r w:rsidRPr="00FA395A">
        <w:rPr>
          <w:rFonts w:ascii="Times New Roman" w:hAnsi="Times New Roman" w:cs="Times New Roman"/>
          <w:sz w:val="24"/>
          <w:szCs w:val="24"/>
        </w:rPr>
        <w:t>50</w:t>
      </w:r>
      <w:r w:rsidR="00226B7A" w:rsidRPr="00FA395A">
        <w:rPr>
          <w:rFonts w:ascii="Times New Roman" w:hAnsi="Times New Roman" w:cs="Times New Roman"/>
          <w:sz w:val="24"/>
          <w:szCs w:val="24"/>
        </w:rPr>
        <w:t xml:space="preserve">° </w:t>
      </w:r>
      <w:r w:rsidR="001A1B4A" w:rsidRPr="00FA395A">
        <w:rPr>
          <w:rFonts w:ascii="Times New Roman" w:hAnsi="Times New Roman" w:cs="Times New Roman"/>
          <w:sz w:val="24"/>
          <w:szCs w:val="24"/>
        </w:rPr>
        <w:t>and</w:t>
      </w:r>
      <w:r w:rsidRPr="00FA395A">
        <w:rPr>
          <w:rFonts w:ascii="Times New Roman" w:hAnsi="Times New Roman" w:cs="Times New Roman"/>
          <w:sz w:val="24"/>
          <w:szCs w:val="24"/>
        </w:rPr>
        <w:t xml:space="preserve"> 80</w:t>
      </w:r>
      <w:r w:rsidR="00226B7A" w:rsidRPr="00FA395A">
        <w:rPr>
          <w:rFonts w:ascii="Times New Roman" w:hAnsi="Times New Roman" w:cs="Times New Roman"/>
          <w:sz w:val="24"/>
          <w:szCs w:val="24"/>
        </w:rPr>
        <w:t>°</w:t>
      </w:r>
      <w:r w:rsidR="00E46E13" w:rsidRPr="00FA395A">
        <w:rPr>
          <w:rFonts w:ascii="Times New Roman" w:hAnsi="Times New Roman" w:cs="Times New Roman"/>
          <w:sz w:val="24"/>
          <w:szCs w:val="24"/>
        </w:rPr>
        <w:t xml:space="preserve">. </w:t>
      </w:r>
      <w:r w:rsidR="001B7347" w:rsidRPr="00FA395A">
        <w:rPr>
          <w:rFonts w:ascii="Times New Roman" w:hAnsi="Times New Roman" w:cs="Times New Roman"/>
          <w:sz w:val="24"/>
          <w:szCs w:val="24"/>
        </w:rPr>
        <w:t xml:space="preserve">The median angle of all edges is </w:t>
      </w:r>
      <w:r w:rsidR="001E5AB7" w:rsidRPr="00FA395A">
        <w:rPr>
          <w:rFonts w:ascii="Times New Roman" w:hAnsi="Times New Roman" w:cs="Times New Roman"/>
          <w:sz w:val="24"/>
          <w:szCs w:val="24"/>
        </w:rPr>
        <w:t>67°</w:t>
      </w:r>
      <w:r w:rsidR="001B7347" w:rsidRPr="00FA395A">
        <w:rPr>
          <w:rFonts w:ascii="Times New Roman" w:hAnsi="Times New Roman" w:cs="Times New Roman"/>
          <w:sz w:val="24"/>
          <w:szCs w:val="24"/>
        </w:rPr>
        <w:t xml:space="preserve">.  </w:t>
      </w:r>
      <w:r w:rsidR="00E46E13" w:rsidRPr="00FA395A">
        <w:rPr>
          <w:rFonts w:ascii="Times New Roman" w:hAnsi="Times New Roman" w:cs="Times New Roman"/>
          <w:sz w:val="24"/>
          <w:szCs w:val="24"/>
        </w:rPr>
        <w:t>This suggest</w:t>
      </w:r>
      <w:r w:rsidR="003B544A" w:rsidRPr="00FA395A">
        <w:rPr>
          <w:rFonts w:ascii="Times New Roman" w:hAnsi="Times New Roman" w:cs="Times New Roman"/>
          <w:sz w:val="24"/>
          <w:szCs w:val="24"/>
        </w:rPr>
        <w:t>s</w:t>
      </w:r>
      <w:r w:rsidR="00E46E13" w:rsidRPr="00FA395A">
        <w:rPr>
          <w:rFonts w:ascii="Times New Roman" w:hAnsi="Times New Roman" w:cs="Times New Roman"/>
          <w:sz w:val="24"/>
          <w:szCs w:val="24"/>
        </w:rPr>
        <w:t xml:space="preserve"> that the edge angles of the entire blank </w:t>
      </w:r>
      <w:r w:rsidR="00B049C7" w:rsidRPr="00FA395A">
        <w:rPr>
          <w:rFonts w:ascii="Times New Roman" w:hAnsi="Times New Roman" w:cs="Times New Roman"/>
          <w:sz w:val="24"/>
          <w:szCs w:val="24"/>
        </w:rPr>
        <w:t>were</w:t>
      </w:r>
      <w:r w:rsidR="00E46E13" w:rsidRPr="00FA395A">
        <w:rPr>
          <w:rFonts w:ascii="Times New Roman" w:hAnsi="Times New Roman" w:cs="Times New Roman"/>
          <w:sz w:val="24"/>
          <w:szCs w:val="24"/>
        </w:rPr>
        <w:t xml:space="preserve"> indiscriminat</w:t>
      </w:r>
      <w:r w:rsidR="003B544A" w:rsidRPr="00FA395A">
        <w:rPr>
          <w:rFonts w:ascii="Times New Roman" w:hAnsi="Times New Roman" w:cs="Times New Roman"/>
          <w:sz w:val="24"/>
          <w:szCs w:val="24"/>
        </w:rPr>
        <w:t>ely retouched</w:t>
      </w:r>
      <w:r w:rsidR="00B049C7" w:rsidRPr="00FA395A">
        <w:rPr>
          <w:rFonts w:ascii="Times New Roman" w:hAnsi="Times New Roman" w:cs="Times New Roman"/>
          <w:sz w:val="24"/>
          <w:szCs w:val="24"/>
        </w:rPr>
        <w:t xml:space="preserve">, </w:t>
      </w:r>
      <w:r w:rsidR="003B544A" w:rsidRPr="00FA395A">
        <w:rPr>
          <w:rFonts w:ascii="Times New Roman" w:hAnsi="Times New Roman" w:cs="Times New Roman"/>
          <w:sz w:val="24"/>
          <w:szCs w:val="24"/>
        </w:rPr>
        <w:t xml:space="preserve">and </w:t>
      </w:r>
      <w:r w:rsidR="00F75E3A" w:rsidRPr="00FA395A">
        <w:rPr>
          <w:rFonts w:ascii="Times New Roman" w:hAnsi="Times New Roman" w:cs="Times New Roman"/>
          <w:sz w:val="24"/>
          <w:szCs w:val="24"/>
        </w:rPr>
        <w:t>relatively</w:t>
      </w:r>
      <w:r w:rsidR="003479F8" w:rsidRPr="00FA395A">
        <w:rPr>
          <w:rFonts w:ascii="Times New Roman" w:hAnsi="Times New Roman" w:cs="Times New Roman"/>
          <w:sz w:val="24"/>
          <w:szCs w:val="24"/>
        </w:rPr>
        <w:t xml:space="preserve"> steep</w:t>
      </w:r>
      <w:r w:rsidR="00AD09EF" w:rsidRPr="00FA395A">
        <w:rPr>
          <w:rFonts w:ascii="Times New Roman" w:hAnsi="Times New Roman" w:cs="Times New Roman"/>
          <w:sz w:val="24"/>
          <w:szCs w:val="24"/>
        </w:rPr>
        <w:t>ly</w:t>
      </w:r>
      <w:r w:rsidR="00E46E13"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5468B2" w:rsidRPr="00FA395A">
        <w:rPr>
          <w:rFonts w:ascii="Times New Roman" w:hAnsi="Times New Roman" w:cs="Times New Roman"/>
          <w:sz w:val="24"/>
          <w:szCs w:val="24"/>
        </w:rPr>
        <w:t xml:space="preserve">More than </w:t>
      </w:r>
      <w:r w:rsidR="00FF0285" w:rsidRPr="00FA395A">
        <w:rPr>
          <w:rFonts w:ascii="Times New Roman" w:hAnsi="Times New Roman" w:cs="Times New Roman"/>
          <w:sz w:val="24"/>
          <w:szCs w:val="24"/>
        </w:rPr>
        <w:t>half of</w:t>
      </w:r>
      <w:r w:rsidR="00584901" w:rsidRPr="00FA395A">
        <w:rPr>
          <w:rFonts w:ascii="Times New Roman" w:hAnsi="Times New Roman" w:cs="Times New Roman"/>
          <w:sz w:val="24"/>
          <w:szCs w:val="24"/>
        </w:rPr>
        <w:t xml:space="preserve"> </w:t>
      </w:r>
      <w:ins w:id="85" w:author="Ben Marwick" w:date="2020-10-05T23:57:00Z">
        <w:r w:rsidR="00F56F2B">
          <w:rPr>
            <w:rFonts w:ascii="Times New Roman" w:hAnsi="Times New Roman" w:cs="Times New Roman"/>
            <w:sz w:val="24"/>
            <w:szCs w:val="24"/>
          </w:rPr>
          <w:t xml:space="preserve">all </w:t>
        </w:r>
      </w:ins>
      <w:r w:rsidR="00584901" w:rsidRPr="00FA395A">
        <w:rPr>
          <w:rFonts w:ascii="Times New Roman" w:hAnsi="Times New Roman" w:cs="Times New Roman"/>
          <w:sz w:val="24"/>
          <w:szCs w:val="24"/>
        </w:rPr>
        <w:t xml:space="preserve">retouched pieces </w:t>
      </w:r>
      <w:r w:rsidR="00F96633" w:rsidRPr="00FA395A">
        <w:rPr>
          <w:rFonts w:ascii="Times New Roman" w:hAnsi="Times New Roman" w:cs="Times New Roman"/>
          <w:sz w:val="24"/>
          <w:szCs w:val="24"/>
        </w:rPr>
        <w:t xml:space="preserve">were </w:t>
      </w:r>
      <w:r w:rsidR="003479F8" w:rsidRPr="00FA395A">
        <w:rPr>
          <w:rFonts w:ascii="Times New Roman" w:hAnsi="Times New Roman" w:cs="Times New Roman"/>
          <w:sz w:val="24"/>
          <w:szCs w:val="24"/>
        </w:rPr>
        <w:t xml:space="preserve">retouched </w:t>
      </w:r>
      <w:r w:rsidR="00F96633" w:rsidRPr="00FA395A">
        <w:rPr>
          <w:rFonts w:ascii="Times New Roman" w:hAnsi="Times New Roman" w:cs="Times New Roman"/>
          <w:sz w:val="24"/>
          <w:szCs w:val="24"/>
        </w:rPr>
        <w:t xml:space="preserve">on </w:t>
      </w:r>
      <w:r w:rsidR="00B049C7" w:rsidRPr="00FA395A">
        <w:rPr>
          <w:rFonts w:ascii="Times New Roman" w:hAnsi="Times New Roman" w:cs="Times New Roman"/>
          <w:sz w:val="24"/>
          <w:szCs w:val="24"/>
        </w:rPr>
        <w:t>two</w:t>
      </w:r>
      <w:r w:rsidR="003B544A" w:rsidRPr="00FA395A">
        <w:rPr>
          <w:rFonts w:ascii="Times New Roman" w:hAnsi="Times New Roman" w:cs="Times New Roman"/>
          <w:sz w:val="24"/>
          <w:szCs w:val="24"/>
        </w:rPr>
        <w:t xml:space="preserve"> or more </w:t>
      </w:r>
      <w:r w:rsidR="003479F8" w:rsidRPr="00FA395A">
        <w:rPr>
          <w:rFonts w:ascii="Times New Roman" w:hAnsi="Times New Roman" w:cs="Times New Roman"/>
          <w:sz w:val="24"/>
          <w:szCs w:val="24"/>
        </w:rPr>
        <w:t xml:space="preserve">edges. </w:t>
      </w:r>
      <w:r w:rsidR="008A2C4A" w:rsidRPr="00FA395A">
        <w:rPr>
          <w:rFonts w:ascii="Times New Roman" w:hAnsi="Times New Roman" w:cs="Times New Roman"/>
          <w:sz w:val="24"/>
          <w:szCs w:val="24"/>
        </w:rPr>
        <w:t>Those</w:t>
      </w:r>
      <w:r w:rsidR="00E46E13" w:rsidRPr="00FA395A">
        <w:rPr>
          <w:rFonts w:ascii="Times New Roman" w:hAnsi="Times New Roman" w:cs="Times New Roman"/>
          <w:sz w:val="24"/>
          <w:szCs w:val="24"/>
        </w:rPr>
        <w:t xml:space="preserve"> </w:t>
      </w:r>
      <w:r w:rsidR="008A2C4A" w:rsidRPr="00FA395A">
        <w:rPr>
          <w:rFonts w:ascii="Times New Roman" w:hAnsi="Times New Roman" w:cs="Times New Roman"/>
          <w:sz w:val="24"/>
          <w:szCs w:val="24"/>
        </w:rPr>
        <w:t>data</w:t>
      </w:r>
      <w:r w:rsidR="00E46E13" w:rsidRPr="00FA395A">
        <w:rPr>
          <w:rFonts w:ascii="Times New Roman" w:hAnsi="Times New Roman" w:cs="Times New Roman"/>
          <w:sz w:val="24"/>
          <w:szCs w:val="24"/>
        </w:rPr>
        <w:t xml:space="preserve"> </w:t>
      </w:r>
      <w:r w:rsidR="008A2C4A" w:rsidRPr="00FA395A">
        <w:rPr>
          <w:rFonts w:ascii="Times New Roman" w:hAnsi="Times New Roman" w:cs="Times New Roman"/>
          <w:sz w:val="24"/>
          <w:szCs w:val="24"/>
        </w:rPr>
        <w:t>suggest</w:t>
      </w:r>
      <w:r w:rsidR="00FF0285" w:rsidRPr="00FA395A">
        <w:rPr>
          <w:rFonts w:ascii="Times New Roman" w:hAnsi="Times New Roman" w:cs="Times New Roman"/>
          <w:sz w:val="24"/>
          <w:szCs w:val="24"/>
        </w:rPr>
        <w:t xml:space="preserve"> </w:t>
      </w:r>
      <w:r w:rsidR="00B049C7" w:rsidRPr="00FA395A">
        <w:rPr>
          <w:rFonts w:ascii="Times New Roman" w:hAnsi="Times New Roman" w:cs="Times New Roman"/>
          <w:sz w:val="24"/>
          <w:szCs w:val="24"/>
        </w:rPr>
        <w:t>extensive</w:t>
      </w:r>
      <w:r w:rsidR="00E46E13" w:rsidRPr="00FA395A">
        <w:rPr>
          <w:rFonts w:ascii="Times New Roman" w:hAnsi="Times New Roman" w:cs="Times New Roman"/>
          <w:sz w:val="24"/>
          <w:szCs w:val="24"/>
        </w:rPr>
        <w:t xml:space="preserve"> exploitation of blanks</w:t>
      </w:r>
      <w:r w:rsidR="00B049C7" w:rsidRPr="00FA395A">
        <w:rPr>
          <w:rFonts w:ascii="Times New Roman" w:hAnsi="Times New Roman" w:cs="Times New Roman"/>
          <w:sz w:val="24"/>
          <w:szCs w:val="24"/>
        </w:rPr>
        <w:t xml:space="preserve">, </w:t>
      </w:r>
      <w:r w:rsidR="003B544A" w:rsidRPr="00FA395A">
        <w:rPr>
          <w:rFonts w:ascii="Times New Roman" w:hAnsi="Times New Roman" w:cs="Times New Roman"/>
          <w:sz w:val="24"/>
          <w:szCs w:val="24"/>
        </w:rPr>
        <w:t xml:space="preserve">probably </w:t>
      </w:r>
      <w:r w:rsidR="00B049C7" w:rsidRPr="00FA395A">
        <w:rPr>
          <w:rFonts w:ascii="Times New Roman" w:hAnsi="Times New Roman" w:cs="Times New Roman"/>
          <w:sz w:val="24"/>
          <w:szCs w:val="24"/>
        </w:rPr>
        <w:t>resulting from</w:t>
      </w:r>
      <w:r w:rsidR="00FF0285" w:rsidRPr="00FA395A">
        <w:rPr>
          <w:rFonts w:ascii="Times New Roman" w:hAnsi="Times New Roman" w:cs="Times New Roman"/>
          <w:sz w:val="24"/>
          <w:szCs w:val="24"/>
        </w:rPr>
        <w:t xml:space="preserve"> repeated </w:t>
      </w:r>
      <w:r w:rsidR="00B049C7" w:rsidRPr="00FA395A">
        <w:rPr>
          <w:rFonts w:ascii="Times New Roman" w:hAnsi="Times New Roman" w:cs="Times New Roman"/>
          <w:sz w:val="24"/>
          <w:szCs w:val="24"/>
        </w:rPr>
        <w:t xml:space="preserve">episodes of </w:t>
      </w:r>
      <w:r w:rsidR="00FF0285" w:rsidRPr="00FA395A">
        <w:rPr>
          <w:rFonts w:ascii="Times New Roman" w:hAnsi="Times New Roman" w:cs="Times New Roman"/>
          <w:sz w:val="24"/>
          <w:szCs w:val="24"/>
        </w:rPr>
        <w:t>recycling</w:t>
      </w:r>
      <w:r w:rsidR="003B544A" w:rsidRPr="00FA395A">
        <w:rPr>
          <w:rFonts w:ascii="Times New Roman" w:hAnsi="Times New Roman" w:cs="Times New Roman"/>
          <w:sz w:val="24"/>
          <w:szCs w:val="24"/>
        </w:rPr>
        <w:t xml:space="preserve"> and resharpen</w:t>
      </w:r>
      <w:r w:rsidR="00AD09EF" w:rsidRPr="00FA395A">
        <w:rPr>
          <w:rFonts w:ascii="Times New Roman" w:hAnsi="Times New Roman" w:cs="Times New Roman"/>
          <w:sz w:val="24"/>
          <w:szCs w:val="24"/>
        </w:rPr>
        <w:t>ing</w:t>
      </w:r>
      <w:r w:rsidR="00E46E13" w:rsidRPr="00FA395A">
        <w:rPr>
          <w:rFonts w:ascii="Times New Roman" w:hAnsi="Times New Roman" w:cs="Times New Roman"/>
          <w:sz w:val="24"/>
          <w:szCs w:val="24"/>
        </w:rPr>
        <w:t>.</w:t>
      </w:r>
    </w:p>
    <w:p w14:paraId="1083474B" w14:textId="7128EF80" w:rsidR="000D1286" w:rsidRPr="00FA395A" w:rsidRDefault="003479F8" w:rsidP="00A41487">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We </w:t>
      </w:r>
      <w:r w:rsidR="00C40586" w:rsidRPr="00FA395A">
        <w:rPr>
          <w:rFonts w:ascii="Times New Roman" w:hAnsi="Times New Roman" w:cs="Times New Roman"/>
          <w:sz w:val="24"/>
          <w:szCs w:val="24"/>
        </w:rPr>
        <w:t>used two indices, the</w:t>
      </w:r>
      <w:r w:rsidRPr="00FA395A">
        <w:rPr>
          <w:rFonts w:ascii="Times New Roman" w:hAnsi="Times New Roman" w:cs="Times New Roman"/>
          <w:sz w:val="24"/>
          <w:szCs w:val="24"/>
        </w:rPr>
        <w:t xml:space="preserve"> </w:t>
      </w:r>
      <w:r w:rsidR="000F7345" w:rsidRPr="00FA395A">
        <w:rPr>
          <w:rFonts w:ascii="Times New Roman" w:hAnsi="Times New Roman" w:cs="Times New Roman"/>
          <w:sz w:val="24"/>
          <w:szCs w:val="24"/>
        </w:rPr>
        <w:t>index of invasiveness</w:t>
      </w:r>
      <w:r w:rsidR="00C40586" w:rsidRPr="00FA395A">
        <w:rPr>
          <w:rFonts w:ascii="Times New Roman" w:hAnsi="Times New Roman" w:cs="Times New Roman"/>
          <w:sz w:val="24"/>
          <w:szCs w:val="24"/>
        </w:rPr>
        <w:t xml:space="preserve"> </w:t>
      </w:r>
      <w:r w:rsidR="000F7345" w:rsidRPr="00FA395A">
        <w:rPr>
          <w:rFonts w:ascii="Times New Roman" w:hAnsi="Times New Roman" w:cs="Times New Roman"/>
          <w:sz w:val="24"/>
          <w:szCs w:val="24"/>
        </w:rPr>
        <w:fldChar w:fldCharType="begin"/>
      </w:r>
      <w:r w:rsidR="000A4F6D" w:rsidRPr="00FA395A">
        <w:rPr>
          <w:rFonts w:ascii="Times New Roman" w:hAnsi="Times New Roman" w:cs="Times New Roman"/>
          <w:sz w:val="24"/>
          <w:szCs w:val="24"/>
        </w:rPr>
        <w:instrText xml:space="preserve"> ADDIN EN.CITE &lt;EndNote&gt;&lt;Cite&gt;&lt;Author&gt;Clarkson&lt;/Author&gt;&lt;Year&gt;2002&lt;/Year&gt;&lt;RecNum&gt;185&lt;/RecNum&gt;&lt;DisplayText&gt;(Clarkson 2002)&lt;/DisplayText&gt;&lt;record&gt;&lt;rec-number&gt;185&lt;/rec-number&gt;&lt;foreign-keys&gt;&lt;key app="EN" db-id="2e0tpp90z59szvexrf15t22p2ewafwer550w" timestamp="0"&gt;185&lt;/key&gt;&lt;/foreign-keys&gt;&lt;ref-type name="Journal Article"&gt;17&lt;/ref-type&gt;&lt;contributors&gt;&lt;authors&gt;&lt;author&gt;Clarkson, Chris&lt;/author&gt;&lt;/authors&gt;&lt;/contributors&gt;&lt;titles&gt;&lt;title&gt;An Index of Invasiveness for the Measurement of Unifacial and Bifacial Retouch: A Theoretical, Experimental and Archaeological Verification&lt;/title&gt;&lt;secondary-title&gt;Journal of Archaeological Science&lt;/secondary-title&gt;&lt;/titles&gt;&lt;periodical&gt;&lt;full-title&gt;Journal of Archaeological Science&lt;/full-title&gt;&lt;/periodical&gt;&lt;pages&gt;65-75&lt;/pages&gt;&lt;volume&gt;29&lt;/volume&gt;&lt;number&gt;1&lt;/number&gt;&lt;dates&gt;&lt;year&gt;2002&lt;/year&gt;&lt;pub-dates&gt;&lt;date&gt;2002/1&lt;/date&gt;&lt;/pub-dates&gt;&lt;/dates&gt;&lt;urls&gt;&lt;related-urls&gt;&lt;url&gt;http://www.sciencedirect.com/science/article/B6WH8-45BT6P6-1W/2/84c4e5e4d353c653c32a79312d170444&lt;/url&gt;&lt;/related-urls&gt;&lt;pdf-urls&gt;&lt;url&gt;file:///C:/Documents%20and%20Settings/Ben%20Marwick/My%20Documents/My%20Various%20Things/PhD/journal%20articles/from%20PH/Papers/Clarkson%202002a.pdf&lt;/url&gt;&lt;/pdf-urls&gt;&lt;/urls&gt;&lt;/record&gt;&lt;/Cite&gt;&lt;/EndNote&gt;</w:instrText>
      </w:r>
      <w:r w:rsidR="000F7345"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(Clarkson 2002)</w:t>
      </w:r>
      <w:r w:rsidR="000F7345" w:rsidRPr="00FA395A">
        <w:rPr>
          <w:rFonts w:ascii="Times New Roman" w:hAnsi="Times New Roman" w:cs="Times New Roman"/>
          <w:sz w:val="24"/>
          <w:szCs w:val="24"/>
        </w:rPr>
        <w:fldChar w:fldCharType="end"/>
      </w:r>
      <w:r w:rsidR="00882888"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and </w:t>
      </w:r>
      <w:r w:rsidR="00C40586" w:rsidRPr="00FA395A">
        <w:rPr>
          <w:rFonts w:ascii="Times New Roman" w:hAnsi="Times New Roman" w:cs="Times New Roman"/>
          <w:sz w:val="24"/>
          <w:szCs w:val="24"/>
        </w:rPr>
        <w:t xml:space="preserve"> the </w:t>
      </w:r>
      <w:r w:rsidRPr="00FA395A">
        <w:rPr>
          <w:rFonts w:ascii="Times New Roman" w:hAnsi="Times New Roman" w:cs="Times New Roman"/>
          <w:sz w:val="24"/>
          <w:szCs w:val="24"/>
        </w:rPr>
        <w:t>Geometric Index of Unifacial Reduction</w:t>
      </w:r>
      <w:r w:rsidR="00C40586" w:rsidRPr="00FA395A">
        <w:rPr>
          <w:rFonts w:ascii="Times New Roman" w:hAnsi="Times New Roman" w:cs="Times New Roman"/>
          <w:sz w:val="24"/>
          <w:szCs w:val="24"/>
        </w:rPr>
        <w:t xml:space="preserve"> </w:t>
      </w:r>
      <w:r w:rsidRPr="00FA395A">
        <w:rPr>
          <w:rFonts w:ascii="Times New Roman" w:hAnsi="Times New Roman" w:cs="Times New Roman"/>
          <w:sz w:val="24"/>
          <w:szCs w:val="24"/>
        </w:rPr>
        <w:t>(GIUR)</w:t>
      </w:r>
      <w:r w:rsidR="00C40586" w:rsidRPr="00FA395A">
        <w:rPr>
          <w:rFonts w:ascii="Times New Roman" w:hAnsi="Times New Roman" w:cs="Times New Roman"/>
          <w:sz w:val="24"/>
          <w:szCs w:val="24"/>
        </w:rPr>
        <w:t xml:space="preserve"> </w:t>
      </w:r>
      <w:r w:rsidR="000F7345" w:rsidRPr="00FA395A">
        <w:rPr>
          <w:rFonts w:ascii="Times New Roman" w:hAnsi="Times New Roman" w:cs="Times New Roman"/>
          <w:sz w:val="24"/>
          <w:szCs w:val="24"/>
        </w:rPr>
        <w:fldChar w:fldCharType="begin">
          <w:fldData xml:space="preserve">PEVuZE5vdGU+PENpdGU+PEF1dGhvcj5LdWhuPC9BdXRob3I+PFllYXI+MTk5MDwvWWVhcj48UmVj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</w:fldData>
        </w:fldChar>
      </w:r>
      <w:r w:rsidR="000A4F6D" w:rsidRPr="00FA395A">
        <w:rPr>
          <w:rFonts w:ascii="Times New Roman" w:hAnsi="Times New Roman" w:cs="Times New Roman"/>
          <w:sz w:val="24"/>
          <w:szCs w:val="24"/>
        </w:rPr>
        <w:instrText xml:space="preserve"> ADDIN EN.CITE </w:instrText>
      </w:r>
      <w:r w:rsidR="000A4F6D" w:rsidRPr="00FA395A">
        <w:rPr>
          <w:rFonts w:ascii="Times New Roman" w:hAnsi="Times New Roman" w:cs="Times New Roman"/>
          <w:sz w:val="24"/>
          <w:szCs w:val="24"/>
        </w:rPr>
        <w:fldChar w:fldCharType="begin">
          <w:fldData xml:space="preserve">PEVuZE5vdGU+PENpdGU+PEF1dGhvcj5LdWhuPC9BdXRob3I+PFllYXI+MTk5MDwvWWVhcj48UmVj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</w:fldData>
        </w:fldChar>
      </w:r>
      <w:r w:rsidR="000A4F6D" w:rsidRPr="00FA395A">
        <w:rPr>
          <w:rFonts w:ascii="Times New Roman" w:hAnsi="Times New Roman" w:cs="Times New Roman"/>
          <w:sz w:val="24"/>
          <w:szCs w:val="24"/>
        </w:rPr>
        <w:instrText xml:space="preserve"> ADDIN EN.CITE.DATA </w:instrText>
      </w:r>
      <w:r w:rsidR="000A4F6D" w:rsidRPr="00FA395A">
        <w:rPr>
          <w:rFonts w:ascii="Times New Roman" w:hAnsi="Times New Roman" w:cs="Times New Roman"/>
          <w:sz w:val="24"/>
          <w:szCs w:val="24"/>
        </w:rPr>
      </w:r>
      <w:r w:rsidR="000A4F6D" w:rsidRPr="00FA395A">
        <w:rPr>
          <w:rFonts w:ascii="Times New Roman" w:hAnsi="Times New Roman" w:cs="Times New Roman"/>
          <w:sz w:val="24"/>
          <w:szCs w:val="24"/>
        </w:rPr>
        <w:fldChar w:fldCharType="end"/>
      </w:r>
      <w:r w:rsidR="000F7345" w:rsidRPr="00FA395A">
        <w:rPr>
          <w:rFonts w:ascii="Times New Roman" w:hAnsi="Times New Roman" w:cs="Times New Roman"/>
          <w:sz w:val="24"/>
          <w:szCs w:val="24"/>
        </w:rPr>
      </w:r>
      <w:r w:rsidR="000F7345"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(Kuhn 1990, Hiscock and Clarkson 2005, Hiscock and Tabrett 2010)</w:t>
      </w:r>
      <w:r w:rsidR="000F7345" w:rsidRPr="00FA395A">
        <w:rPr>
          <w:rFonts w:ascii="Times New Roman" w:hAnsi="Times New Roman" w:cs="Times New Roman"/>
          <w:sz w:val="24"/>
          <w:szCs w:val="24"/>
        </w:rPr>
        <w:fldChar w:fldCharType="end"/>
      </w:r>
      <w:r w:rsidR="00882888" w:rsidRPr="00FA395A">
        <w:rPr>
          <w:rFonts w:ascii="Times New Roman" w:hAnsi="Times New Roman" w:cs="Times New Roman"/>
          <w:sz w:val="24"/>
          <w:szCs w:val="24"/>
        </w:rPr>
        <w:t xml:space="preserve"> </w:t>
      </w:r>
      <w:r w:rsidRPr="00FA395A">
        <w:rPr>
          <w:rFonts w:ascii="Times New Roman" w:hAnsi="Times New Roman" w:cs="Times New Roman"/>
          <w:sz w:val="24"/>
          <w:szCs w:val="24"/>
        </w:rPr>
        <w:t>to estimate the intensity of retouch</w:t>
      </w:r>
      <w:r w:rsidR="00FF34B9" w:rsidRPr="00FA395A">
        <w:rPr>
          <w:rFonts w:ascii="Times New Roman" w:hAnsi="Times New Roman" w:cs="Times New Roman"/>
          <w:sz w:val="24"/>
          <w:szCs w:val="24"/>
        </w:rPr>
        <w:t>.</w:t>
      </w:r>
      <w:r w:rsidR="00C92E14" w:rsidRPr="00FA395A">
        <w:rPr>
          <w:rFonts w:ascii="Times New Roman" w:hAnsi="Times New Roman" w:cs="Times New Roman"/>
          <w:sz w:val="24"/>
          <w:szCs w:val="24"/>
        </w:rPr>
        <w:t xml:space="preserve"> </w:t>
      </w:r>
      <w:r w:rsidR="008F6D7E" w:rsidRPr="00FA395A">
        <w:rPr>
          <w:rFonts w:ascii="Times New Roman" w:hAnsi="Times New Roman" w:cs="Times New Roman"/>
          <w:sz w:val="24"/>
          <w:szCs w:val="24"/>
        </w:rPr>
        <w:t xml:space="preserve">Most specimens were extensively retouched, i.e., more than </w:t>
      </w:r>
      <w:r w:rsidR="004E46F0" w:rsidRPr="00FA395A">
        <w:rPr>
          <w:rFonts w:ascii="Times New Roman" w:hAnsi="Times New Roman" w:cs="Times New Roman"/>
          <w:sz w:val="24"/>
          <w:szCs w:val="24"/>
        </w:rPr>
        <w:t>67</w:t>
      </w:r>
      <w:r w:rsidR="008F6D7E" w:rsidRPr="00FA395A">
        <w:rPr>
          <w:rFonts w:ascii="Times New Roman" w:hAnsi="Times New Roman" w:cs="Times New Roman"/>
          <w:sz w:val="24"/>
          <w:szCs w:val="24"/>
        </w:rPr>
        <w:t xml:space="preserve">% have </w:t>
      </w:r>
      <w:r w:rsidR="00C40586" w:rsidRPr="00FA395A">
        <w:rPr>
          <w:rFonts w:ascii="Times New Roman" w:hAnsi="Times New Roman" w:cs="Times New Roman"/>
          <w:sz w:val="24"/>
          <w:szCs w:val="24"/>
        </w:rPr>
        <w:t xml:space="preserve">a </w:t>
      </w:r>
      <w:r w:rsidR="008F6D7E" w:rsidRPr="00FA395A">
        <w:rPr>
          <w:rFonts w:ascii="Times New Roman" w:hAnsi="Times New Roman" w:cs="Times New Roman"/>
          <w:sz w:val="24"/>
          <w:szCs w:val="24"/>
        </w:rPr>
        <w:t xml:space="preserve">GIUR </w:t>
      </w:r>
      <w:r w:rsidR="00C40586" w:rsidRPr="00FA395A">
        <w:rPr>
          <w:rFonts w:ascii="Times New Roman" w:hAnsi="Times New Roman" w:cs="Times New Roman"/>
          <w:sz w:val="24"/>
          <w:szCs w:val="24"/>
        </w:rPr>
        <w:t xml:space="preserve">value </w:t>
      </w:r>
      <w:r w:rsidR="008F6D7E" w:rsidRPr="00FA395A">
        <w:rPr>
          <w:rFonts w:ascii="Times New Roman" w:hAnsi="Times New Roman" w:cs="Times New Roman"/>
          <w:sz w:val="24"/>
          <w:szCs w:val="24"/>
        </w:rPr>
        <w:t xml:space="preserve">greater than 0.9. </w:t>
      </w:r>
      <w:r w:rsidR="00DB040D" w:rsidRPr="00FA395A">
        <w:rPr>
          <w:rFonts w:ascii="Times New Roman" w:hAnsi="Times New Roman" w:cs="Times New Roman"/>
          <w:sz w:val="24"/>
          <w:szCs w:val="24"/>
        </w:rPr>
        <w:t>In order to investigate whether smaller pieces were more intensively retouched than larger pieces, w</w:t>
      </w:r>
      <w:r w:rsidR="00C92E14" w:rsidRPr="00FA395A">
        <w:rPr>
          <w:rFonts w:ascii="Times New Roman" w:hAnsi="Times New Roman" w:cs="Times New Roman"/>
          <w:sz w:val="24"/>
          <w:szCs w:val="24"/>
        </w:rPr>
        <w:t xml:space="preserve">e divided the flakes into five clusters of sizes based on a dynamic programming algorithm for optimal one-dimensional k-means clustering, which selects optimal number of clusters of flake sizes based on the Gaussian mixture model using the Bayesian information criterion (BIC) (see </w:t>
      </w:r>
      <w:r w:rsidR="000A3B91" w:rsidRPr="00FA395A">
        <w:rPr>
          <w:rFonts w:ascii="Times New Roman" w:hAnsi="Times New Roman" w:cs="Times New Roman"/>
          <w:sz w:val="24"/>
          <w:szCs w:val="24"/>
        </w:rPr>
        <w:t xml:space="preserve">Hu et al. </w:t>
      </w:r>
      <w:r w:rsidR="00B159BA" w:rsidRPr="00FA395A">
        <w:rPr>
          <w:rFonts w:ascii="Times New Roman" w:hAnsi="Times New Roman" w:cs="Times New Roman"/>
          <w:sz w:val="24"/>
          <w:szCs w:val="24"/>
        </w:rPr>
        <w:fldChar w:fldCharType="begin"/>
      </w:r>
      <w:r w:rsidR="000A4F6D" w:rsidRPr="00FA395A">
        <w:rPr>
          <w:rFonts w:ascii="Times New Roman" w:hAnsi="Times New Roman" w:cs="Times New Roman"/>
          <w:sz w:val="24"/>
          <w:szCs w:val="24"/>
        </w:rPr>
        <w:instrText xml:space="preserve"> ADDIN EN.CITE &lt;EndNote&gt;&lt;Cite ExcludeAuth="1"&gt;&lt;Author&gt;Hu&lt;/Author&gt;&lt;Year&gt;2019&lt;/Year&gt;&lt;RecNum&gt;5457&lt;/RecNum&gt;&lt;DisplayText&gt;(2019)&lt;/DisplayText&gt;&lt;record&gt;&lt;rec-number&gt;5457&lt;/rec-number&gt;&lt;foreign-keys&gt;&lt;key app="EN" db-id="2e0tpp90z59szvexrf15t22p2ewafwer550w" timestamp="1577519375"&gt;5457&lt;/key&gt;&lt;/foreign-keys&gt;&lt;ref-type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B159BA"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(2019)</w:t>
      </w:r>
      <w:r w:rsidR="00B159BA" w:rsidRPr="00FA395A">
        <w:rPr>
          <w:rFonts w:ascii="Times New Roman" w:hAnsi="Times New Roman" w:cs="Times New Roman"/>
          <w:sz w:val="24"/>
          <w:szCs w:val="24"/>
        </w:rPr>
        <w:fldChar w:fldCharType="end"/>
      </w:r>
      <w:r w:rsidR="00C92E14" w:rsidRPr="00FA395A">
        <w:rPr>
          <w:rFonts w:ascii="Times New Roman" w:hAnsi="Times New Roman" w:cs="Times New Roman"/>
          <w:sz w:val="24"/>
          <w:szCs w:val="24"/>
        </w:rPr>
        <w:t xml:space="preserve"> for details).</w:t>
      </w:r>
      <w:r w:rsidR="00FF34B9" w:rsidRPr="00FA395A">
        <w:rPr>
          <w:rFonts w:ascii="Times New Roman" w:hAnsi="Times New Roman" w:cs="Times New Roman"/>
          <w:sz w:val="24"/>
          <w:szCs w:val="24"/>
        </w:rPr>
        <w:t xml:space="preserve"> </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S11</w:t>
      </w:r>
      <w:r w:rsidR="009F7A1D" w:rsidRPr="00FA395A">
        <w:rPr>
          <w:rFonts w:ascii="Times New Roman" w:hAnsi="Times New Roman" w:cs="Times New Roman"/>
          <w:b/>
          <w:bCs/>
          <w:sz w:val="24"/>
          <w:szCs w:val="24"/>
        </w:rPr>
        <w:fldChar w:fldCharType="end"/>
      </w:r>
      <w:r w:rsidR="00900B23" w:rsidRPr="00FA395A">
        <w:rPr>
          <w:rFonts w:ascii="Times New Roman" w:hAnsi="Times New Roman" w:cs="Times New Roman"/>
          <w:b/>
          <w:bCs/>
          <w:sz w:val="24"/>
          <w:szCs w:val="24"/>
        </w:rPr>
        <w:t>d</w:t>
      </w:r>
      <w:r w:rsidR="00900B23" w:rsidRPr="00FA395A">
        <w:rPr>
          <w:rFonts w:ascii="Times New Roman" w:hAnsi="Times New Roman" w:cs="Times New Roman"/>
          <w:sz w:val="24"/>
          <w:szCs w:val="24"/>
        </w:rPr>
        <w:t xml:space="preserve"> and </w:t>
      </w:r>
      <w:r w:rsidR="005A318B" w:rsidRPr="00FA395A">
        <w:rPr>
          <w:rFonts w:ascii="Times New Roman" w:hAnsi="Times New Roman" w:cs="Times New Roman"/>
          <w:b/>
          <w:bCs/>
          <w:sz w:val="24"/>
          <w:szCs w:val="24"/>
        </w:rPr>
        <w:t>S</w:t>
      </w:r>
      <w:r w:rsidR="009F7A1D" w:rsidRPr="00FA395A">
        <w:rPr>
          <w:rFonts w:ascii="Times New Roman" w:hAnsi="Times New Roman" w:cs="Times New Roman"/>
          <w:b/>
          <w:bCs/>
          <w:sz w:val="24"/>
          <w:szCs w:val="24"/>
        </w:rPr>
        <w:t>11e</w:t>
      </w:r>
      <w:r w:rsidR="009F7A1D" w:rsidRPr="00FA395A">
        <w:rPr>
          <w:rFonts w:ascii="Times New Roman" w:hAnsi="Times New Roman" w:cs="Times New Roman"/>
          <w:sz w:val="24"/>
          <w:szCs w:val="24"/>
        </w:rPr>
        <w:t xml:space="preserve"> </w:t>
      </w:r>
      <w:r w:rsidR="00FF34B9" w:rsidRPr="00FA395A">
        <w:rPr>
          <w:rFonts w:ascii="Times New Roman" w:hAnsi="Times New Roman" w:cs="Times New Roman"/>
          <w:sz w:val="24"/>
          <w:szCs w:val="24"/>
        </w:rPr>
        <w:t xml:space="preserve">shows the </w:t>
      </w:r>
      <w:r w:rsidR="00F17C52" w:rsidRPr="00FA395A">
        <w:rPr>
          <w:rFonts w:ascii="Times New Roman" w:hAnsi="Times New Roman" w:cs="Times New Roman"/>
          <w:sz w:val="24"/>
          <w:szCs w:val="24"/>
        </w:rPr>
        <w:t xml:space="preserve">GIUR and </w:t>
      </w:r>
      <w:r w:rsidR="005468B2" w:rsidRPr="00FA395A">
        <w:rPr>
          <w:rFonts w:ascii="Times New Roman" w:hAnsi="Times New Roman" w:cs="Times New Roman"/>
          <w:sz w:val="24"/>
          <w:szCs w:val="24"/>
        </w:rPr>
        <w:t xml:space="preserve">Index of </w:t>
      </w:r>
      <w:r w:rsidR="0086539B" w:rsidRPr="00FA395A">
        <w:rPr>
          <w:rFonts w:ascii="Times New Roman" w:hAnsi="Times New Roman" w:cs="Times New Roman"/>
          <w:sz w:val="24"/>
          <w:szCs w:val="24"/>
        </w:rPr>
        <w:t>I</w:t>
      </w:r>
      <w:r w:rsidR="005468B2" w:rsidRPr="00FA395A">
        <w:rPr>
          <w:rFonts w:ascii="Times New Roman" w:hAnsi="Times New Roman" w:cs="Times New Roman"/>
          <w:sz w:val="24"/>
          <w:szCs w:val="24"/>
        </w:rPr>
        <w:t>nvasiveness</w:t>
      </w:r>
      <w:r w:rsidR="00F17C52" w:rsidRPr="00FA395A">
        <w:rPr>
          <w:rFonts w:ascii="Times New Roman" w:hAnsi="Times New Roman" w:cs="Times New Roman"/>
          <w:sz w:val="24"/>
          <w:szCs w:val="24"/>
        </w:rPr>
        <w:t xml:space="preserve"> </w:t>
      </w:r>
      <w:r w:rsidR="00FF34B9" w:rsidRPr="00FA395A">
        <w:rPr>
          <w:rFonts w:ascii="Times New Roman" w:hAnsi="Times New Roman" w:cs="Times New Roman"/>
          <w:sz w:val="24"/>
          <w:szCs w:val="24"/>
        </w:rPr>
        <w:t>distribution</w:t>
      </w:r>
      <w:r w:rsidR="0072437C" w:rsidRPr="00FA395A">
        <w:rPr>
          <w:rFonts w:ascii="Times New Roman" w:hAnsi="Times New Roman" w:cs="Times New Roman"/>
          <w:sz w:val="24"/>
          <w:szCs w:val="24"/>
        </w:rPr>
        <w:t>s</w:t>
      </w:r>
      <w:r w:rsidR="00FF34B9" w:rsidRPr="00FA395A">
        <w:rPr>
          <w:rFonts w:ascii="Times New Roman" w:hAnsi="Times New Roman" w:cs="Times New Roman"/>
          <w:sz w:val="24"/>
          <w:szCs w:val="24"/>
        </w:rPr>
        <w:t xml:space="preserve"> according to different size group</w:t>
      </w:r>
      <w:r w:rsidR="00C92E14" w:rsidRPr="00FA395A">
        <w:rPr>
          <w:rFonts w:ascii="Times New Roman" w:hAnsi="Times New Roman" w:cs="Times New Roman"/>
          <w:sz w:val="24"/>
          <w:szCs w:val="24"/>
        </w:rPr>
        <w:t>s</w:t>
      </w:r>
      <w:r w:rsidR="00FF34B9" w:rsidRPr="00FA395A">
        <w:rPr>
          <w:rFonts w:ascii="Times New Roman" w:hAnsi="Times New Roman" w:cs="Times New Roman"/>
          <w:sz w:val="24"/>
          <w:szCs w:val="24"/>
        </w:rPr>
        <w:t xml:space="preserve">. </w:t>
      </w:r>
      <w:r w:rsidR="008C5005" w:rsidRPr="00FA395A">
        <w:rPr>
          <w:rFonts w:ascii="Times New Roman" w:hAnsi="Times New Roman" w:cs="Times New Roman"/>
          <w:sz w:val="24"/>
          <w:szCs w:val="24"/>
        </w:rPr>
        <w:t xml:space="preserve">It </w:t>
      </w:r>
      <w:r w:rsidR="0072437C" w:rsidRPr="00FA395A">
        <w:rPr>
          <w:rFonts w:ascii="Times New Roman" w:hAnsi="Times New Roman" w:cs="Times New Roman"/>
          <w:sz w:val="24"/>
          <w:szCs w:val="24"/>
        </w:rPr>
        <w:t xml:space="preserve">shows that the smaller </w:t>
      </w:r>
      <w:r w:rsidR="005876D9" w:rsidRPr="00FA395A">
        <w:rPr>
          <w:rFonts w:ascii="Times New Roman" w:hAnsi="Times New Roman" w:cs="Times New Roman"/>
          <w:sz w:val="24"/>
          <w:szCs w:val="24"/>
        </w:rPr>
        <w:t>tools</w:t>
      </w:r>
      <w:r w:rsidR="00900B23" w:rsidRPr="00FA395A">
        <w:rPr>
          <w:rFonts w:ascii="Times New Roman" w:hAnsi="Times New Roman" w:cs="Times New Roman"/>
          <w:sz w:val="24"/>
          <w:szCs w:val="24"/>
        </w:rPr>
        <w:t xml:space="preserve"> tend to have</w:t>
      </w:r>
      <w:r w:rsidR="00F17C52" w:rsidRPr="00FA395A">
        <w:rPr>
          <w:rFonts w:ascii="Times New Roman" w:hAnsi="Times New Roman" w:cs="Times New Roman"/>
          <w:sz w:val="24"/>
          <w:szCs w:val="24"/>
        </w:rPr>
        <w:t xml:space="preserve"> higher GIUR values</w:t>
      </w:r>
      <w:r w:rsidR="008C5005" w:rsidRPr="00FA395A">
        <w:rPr>
          <w:rFonts w:ascii="Times New Roman" w:hAnsi="Times New Roman" w:cs="Times New Roman"/>
          <w:sz w:val="24"/>
          <w:szCs w:val="24"/>
        </w:rPr>
        <w:t xml:space="preserve"> (</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S11</w:t>
      </w:r>
      <w:r w:rsidR="009F7A1D" w:rsidRPr="00FA395A">
        <w:rPr>
          <w:rFonts w:ascii="Times New Roman" w:hAnsi="Times New Roman" w:cs="Times New Roman"/>
          <w:b/>
          <w:bCs/>
          <w:sz w:val="24"/>
          <w:szCs w:val="24"/>
        </w:rPr>
        <w:fldChar w:fldCharType="end"/>
      </w:r>
      <w:r w:rsidR="008C5005" w:rsidRPr="00FA395A">
        <w:rPr>
          <w:rFonts w:ascii="Times New Roman" w:hAnsi="Times New Roman" w:cs="Times New Roman"/>
          <w:b/>
          <w:bCs/>
          <w:sz w:val="24"/>
          <w:szCs w:val="24"/>
        </w:rPr>
        <w:t>d</w:t>
      </w:r>
      <w:r w:rsidR="008C5005" w:rsidRPr="00FA395A">
        <w:rPr>
          <w:rFonts w:ascii="Times New Roman" w:hAnsi="Times New Roman" w:cs="Times New Roman"/>
          <w:sz w:val="24"/>
          <w:szCs w:val="24"/>
        </w:rPr>
        <w:t>)</w:t>
      </w:r>
      <w:r w:rsidR="00F17C52" w:rsidRPr="00FA395A">
        <w:rPr>
          <w:rFonts w:ascii="Times New Roman" w:hAnsi="Times New Roman" w:cs="Times New Roman"/>
          <w:sz w:val="24"/>
          <w:szCs w:val="24"/>
        </w:rPr>
        <w:t xml:space="preserve">. This is </w:t>
      </w:r>
      <w:r w:rsidR="009B5B8E" w:rsidRPr="00FA395A">
        <w:rPr>
          <w:rFonts w:ascii="Times New Roman" w:hAnsi="Times New Roman" w:cs="Times New Roman"/>
          <w:sz w:val="24"/>
          <w:szCs w:val="24"/>
        </w:rPr>
        <w:t xml:space="preserve">consistent </w:t>
      </w:r>
      <w:r w:rsidR="00F17C52" w:rsidRPr="00FA395A">
        <w:rPr>
          <w:rFonts w:ascii="Times New Roman" w:hAnsi="Times New Roman" w:cs="Times New Roman"/>
          <w:sz w:val="24"/>
          <w:szCs w:val="24"/>
        </w:rPr>
        <w:t>with</w:t>
      </w:r>
      <w:r w:rsidR="009B5B8E" w:rsidRPr="00FA395A">
        <w:rPr>
          <w:rFonts w:ascii="Times New Roman" w:hAnsi="Times New Roman" w:cs="Times New Roman"/>
          <w:sz w:val="24"/>
          <w:szCs w:val="24"/>
        </w:rPr>
        <w:t xml:space="preserve"> our </w:t>
      </w:r>
      <w:r w:rsidR="00B658AB" w:rsidRPr="00FA395A">
        <w:rPr>
          <w:rFonts w:ascii="Times New Roman" w:hAnsi="Times New Roman" w:cs="Times New Roman"/>
          <w:sz w:val="24"/>
          <w:szCs w:val="24"/>
        </w:rPr>
        <w:t>prediction</w:t>
      </w:r>
      <w:r w:rsidR="009B5B8E" w:rsidRPr="00FA395A">
        <w:rPr>
          <w:rFonts w:ascii="Times New Roman" w:hAnsi="Times New Roman" w:cs="Times New Roman"/>
          <w:sz w:val="24"/>
          <w:szCs w:val="24"/>
        </w:rPr>
        <w:t xml:space="preserve"> </w:t>
      </w:r>
      <w:r w:rsidR="00F17C52" w:rsidRPr="00FA395A">
        <w:rPr>
          <w:rFonts w:ascii="Times New Roman" w:hAnsi="Times New Roman" w:cs="Times New Roman"/>
          <w:sz w:val="24"/>
          <w:szCs w:val="24"/>
        </w:rPr>
        <w:t xml:space="preserve">that </w:t>
      </w:r>
      <w:r w:rsidR="00B658AB" w:rsidRPr="00FA395A">
        <w:rPr>
          <w:rFonts w:ascii="Times New Roman" w:hAnsi="Times New Roman" w:cs="Times New Roman"/>
          <w:sz w:val="24"/>
          <w:szCs w:val="24"/>
        </w:rPr>
        <w:t>small artefact sizes are a result of</w:t>
      </w:r>
      <w:r w:rsidR="00F17C52" w:rsidRPr="00FA395A">
        <w:rPr>
          <w:rFonts w:ascii="Times New Roman" w:hAnsi="Times New Roman" w:cs="Times New Roman"/>
          <w:sz w:val="24"/>
          <w:szCs w:val="24"/>
        </w:rPr>
        <w:t xml:space="preserve"> </w:t>
      </w:r>
      <w:r w:rsidR="00B658AB" w:rsidRPr="00FA395A">
        <w:rPr>
          <w:rFonts w:ascii="Times New Roman" w:hAnsi="Times New Roman" w:cs="Times New Roman"/>
          <w:sz w:val="24"/>
          <w:szCs w:val="24"/>
        </w:rPr>
        <w:t xml:space="preserve">more extensive </w:t>
      </w:r>
      <w:r w:rsidR="00F17C52" w:rsidRPr="00FA395A">
        <w:rPr>
          <w:rFonts w:ascii="Times New Roman" w:hAnsi="Times New Roman" w:cs="Times New Roman"/>
          <w:sz w:val="24"/>
          <w:szCs w:val="24"/>
        </w:rPr>
        <w:t xml:space="preserve">retouch and reuse. For the </w:t>
      </w:r>
      <w:r w:rsidR="007B1FB8" w:rsidRPr="00FA395A">
        <w:rPr>
          <w:rFonts w:ascii="Times New Roman" w:hAnsi="Times New Roman" w:cs="Times New Roman"/>
          <w:sz w:val="24"/>
          <w:szCs w:val="24"/>
        </w:rPr>
        <w:t xml:space="preserve">Index of </w:t>
      </w:r>
      <w:r w:rsidR="0086539B" w:rsidRPr="00FA395A">
        <w:rPr>
          <w:rFonts w:ascii="Times New Roman" w:hAnsi="Times New Roman" w:cs="Times New Roman"/>
          <w:sz w:val="24"/>
          <w:szCs w:val="24"/>
        </w:rPr>
        <w:t>I</w:t>
      </w:r>
      <w:r w:rsidR="007B1FB8" w:rsidRPr="00FA395A">
        <w:rPr>
          <w:rFonts w:ascii="Times New Roman" w:hAnsi="Times New Roman" w:cs="Times New Roman"/>
          <w:sz w:val="24"/>
          <w:szCs w:val="24"/>
        </w:rPr>
        <w:t>nvasiveness</w:t>
      </w:r>
      <w:r w:rsidR="00F17C52" w:rsidRPr="00FA395A">
        <w:rPr>
          <w:rFonts w:ascii="Times New Roman" w:hAnsi="Times New Roman" w:cs="Times New Roman"/>
          <w:sz w:val="24"/>
          <w:szCs w:val="24"/>
        </w:rPr>
        <w:t xml:space="preserve">, </w:t>
      </w:r>
      <w:r w:rsidR="007459D9" w:rsidRPr="00FA395A">
        <w:rPr>
          <w:rFonts w:ascii="Times New Roman" w:hAnsi="Times New Roman" w:cs="Times New Roman"/>
          <w:sz w:val="24"/>
          <w:szCs w:val="24"/>
        </w:rPr>
        <w:t xml:space="preserve">about 75% of </w:t>
      </w:r>
      <w:r w:rsidR="00F17C52" w:rsidRPr="00FA395A">
        <w:rPr>
          <w:rFonts w:ascii="Times New Roman" w:hAnsi="Times New Roman" w:cs="Times New Roman"/>
          <w:sz w:val="24"/>
          <w:szCs w:val="24"/>
        </w:rPr>
        <w:t xml:space="preserve">retouching scars did not pass half depth of </w:t>
      </w:r>
      <w:r w:rsidR="00B658AB" w:rsidRPr="00FA395A">
        <w:rPr>
          <w:rFonts w:ascii="Times New Roman" w:hAnsi="Times New Roman" w:cs="Times New Roman"/>
          <w:sz w:val="24"/>
          <w:szCs w:val="24"/>
        </w:rPr>
        <w:t xml:space="preserve">each zone </w:t>
      </w:r>
      <w:r w:rsidR="00900B23" w:rsidRPr="00FA395A">
        <w:rPr>
          <w:rFonts w:ascii="Times New Roman" w:hAnsi="Times New Roman" w:cs="Times New Roman"/>
          <w:sz w:val="24"/>
          <w:szCs w:val="24"/>
        </w:rPr>
        <w:t>(</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S11</w:t>
      </w:r>
      <w:r w:rsidR="009F7A1D" w:rsidRPr="00FA395A">
        <w:rPr>
          <w:rFonts w:ascii="Times New Roman" w:hAnsi="Times New Roman" w:cs="Times New Roman"/>
          <w:b/>
          <w:bCs/>
          <w:sz w:val="24"/>
          <w:szCs w:val="24"/>
        </w:rPr>
        <w:fldChar w:fldCharType="end"/>
      </w:r>
      <w:r w:rsidR="00900B23" w:rsidRPr="00FA395A">
        <w:rPr>
          <w:rFonts w:ascii="Times New Roman" w:hAnsi="Times New Roman" w:cs="Times New Roman"/>
          <w:b/>
          <w:bCs/>
          <w:sz w:val="24"/>
          <w:szCs w:val="24"/>
        </w:rPr>
        <w:t>e</w:t>
      </w:r>
      <w:r w:rsidR="00900B23" w:rsidRPr="00FA395A">
        <w:rPr>
          <w:rFonts w:ascii="Times New Roman" w:hAnsi="Times New Roman" w:cs="Times New Roman"/>
          <w:sz w:val="24"/>
          <w:szCs w:val="24"/>
        </w:rPr>
        <w:t>)</w:t>
      </w:r>
      <w:r w:rsidR="00F17C52" w:rsidRPr="00FA395A">
        <w:rPr>
          <w:rFonts w:ascii="Times New Roman" w:hAnsi="Times New Roman" w:cs="Times New Roman"/>
          <w:sz w:val="24"/>
          <w:szCs w:val="24"/>
        </w:rPr>
        <w:t xml:space="preserve">. This </w:t>
      </w:r>
      <w:r w:rsidR="00B658AB" w:rsidRPr="00FA395A">
        <w:rPr>
          <w:rFonts w:ascii="Times New Roman" w:hAnsi="Times New Roman" w:cs="Times New Roman"/>
          <w:sz w:val="24"/>
          <w:szCs w:val="24"/>
        </w:rPr>
        <w:t>is because the</w:t>
      </w:r>
      <w:r w:rsidR="002A7A54" w:rsidRPr="00FA395A">
        <w:rPr>
          <w:rFonts w:ascii="Times New Roman" w:hAnsi="Times New Roman" w:cs="Times New Roman"/>
          <w:sz w:val="24"/>
          <w:szCs w:val="24"/>
        </w:rPr>
        <w:t xml:space="preserve"> edge</w:t>
      </w:r>
      <w:r w:rsidR="00B658AB" w:rsidRPr="00FA395A">
        <w:rPr>
          <w:rFonts w:ascii="Times New Roman" w:hAnsi="Times New Roman" w:cs="Times New Roman"/>
          <w:sz w:val="24"/>
          <w:szCs w:val="24"/>
        </w:rPr>
        <w:t>s</w:t>
      </w:r>
      <w:r w:rsidR="002A7A54" w:rsidRPr="00FA395A">
        <w:rPr>
          <w:rFonts w:ascii="Times New Roman" w:hAnsi="Times New Roman" w:cs="Times New Roman"/>
          <w:sz w:val="24"/>
          <w:szCs w:val="24"/>
        </w:rPr>
        <w:t xml:space="preserve"> </w:t>
      </w:r>
      <w:r w:rsidR="00B658AB" w:rsidRPr="00FA395A">
        <w:rPr>
          <w:rFonts w:ascii="Times New Roman" w:hAnsi="Times New Roman" w:cs="Times New Roman"/>
          <w:sz w:val="24"/>
          <w:szCs w:val="24"/>
        </w:rPr>
        <w:t>of most artefacts are</w:t>
      </w:r>
      <w:r w:rsidR="002A7A54" w:rsidRPr="00FA395A">
        <w:rPr>
          <w:rFonts w:ascii="Times New Roman" w:hAnsi="Times New Roman" w:cs="Times New Roman"/>
          <w:sz w:val="24"/>
          <w:szCs w:val="24"/>
        </w:rPr>
        <w:t xml:space="preserve"> too steep to allow the retouching scar </w:t>
      </w:r>
      <w:r w:rsidR="00B658AB" w:rsidRPr="00FA395A">
        <w:rPr>
          <w:rFonts w:ascii="Times New Roman" w:hAnsi="Times New Roman" w:cs="Times New Roman"/>
          <w:sz w:val="24"/>
          <w:szCs w:val="24"/>
        </w:rPr>
        <w:t xml:space="preserve">to extend beyond </w:t>
      </w:r>
      <w:r w:rsidR="002A7A54" w:rsidRPr="00FA395A">
        <w:rPr>
          <w:rFonts w:ascii="Times New Roman" w:hAnsi="Times New Roman" w:cs="Times New Roman"/>
          <w:sz w:val="24"/>
          <w:szCs w:val="24"/>
        </w:rPr>
        <w:t xml:space="preserve">half </w:t>
      </w:r>
      <w:r w:rsidR="00B658AB" w:rsidRPr="00FA395A">
        <w:rPr>
          <w:rFonts w:ascii="Times New Roman" w:hAnsi="Times New Roman" w:cs="Times New Roman"/>
          <w:sz w:val="24"/>
          <w:szCs w:val="24"/>
        </w:rPr>
        <w:t xml:space="preserve">the </w:t>
      </w:r>
      <w:r w:rsidR="002A7A54" w:rsidRPr="00FA395A">
        <w:rPr>
          <w:rFonts w:ascii="Times New Roman" w:hAnsi="Times New Roman" w:cs="Times New Roman"/>
          <w:sz w:val="24"/>
          <w:szCs w:val="24"/>
        </w:rPr>
        <w:t xml:space="preserve">depth of the </w:t>
      </w:r>
      <w:r w:rsidR="00B658AB" w:rsidRPr="00FA395A">
        <w:rPr>
          <w:rFonts w:ascii="Times New Roman" w:hAnsi="Times New Roman" w:cs="Times New Roman"/>
          <w:sz w:val="24"/>
          <w:szCs w:val="24"/>
        </w:rPr>
        <w:t>zone</w:t>
      </w:r>
      <w:r w:rsidR="007B1FB8" w:rsidRPr="00FA395A">
        <w:rPr>
          <w:rFonts w:ascii="Times New Roman" w:hAnsi="Times New Roman" w:cs="Times New Roman"/>
          <w:sz w:val="24"/>
          <w:szCs w:val="24"/>
        </w:rPr>
        <w:t xml:space="preserve">. </w:t>
      </w:r>
      <w:r w:rsidR="00B64BD1" w:rsidRPr="00FA395A">
        <w:rPr>
          <w:rFonts w:ascii="Times New Roman" w:hAnsi="Times New Roman" w:cs="Times New Roman"/>
          <w:sz w:val="24"/>
          <w:szCs w:val="24"/>
        </w:rPr>
        <w:t xml:space="preserve">Over half of tools have more than </w:t>
      </w:r>
      <w:r w:rsidR="00617305" w:rsidRPr="00FA395A">
        <w:rPr>
          <w:rFonts w:ascii="Times New Roman" w:hAnsi="Times New Roman" w:cs="Times New Roman"/>
          <w:sz w:val="24"/>
          <w:szCs w:val="24"/>
        </w:rPr>
        <w:t>one</w:t>
      </w:r>
      <w:r w:rsidR="00B64BD1" w:rsidRPr="00FA395A">
        <w:rPr>
          <w:rFonts w:ascii="Times New Roman" w:hAnsi="Times New Roman" w:cs="Times New Roman"/>
          <w:sz w:val="24"/>
          <w:szCs w:val="24"/>
        </w:rPr>
        <w:t xml:space="preserve"> </w:t>
      </w:r>
      <w:r w:rsidR="00EC7852" w:rsidRPr="00FA395A">
        <w:rPr>
          <w:rFonts w:ascii="Times New Roman" w:hAnsi="Times New Roman" w:cs="Times New Roman"/>
          <w:sz w:val="24"/>
          <w:szCs w:val="24"/>
        </w:rPr>
        <w:t xml:space="preserve">retouched </w:t>
      </w:r>
      <w:r w:rsidR="00B64BD1" w:rsidRPr="00FA395A">
        <w:rPr>
          <w:rFonts w:ascii="Times New Roman" w:hAnsi="Times New Roman" w:cs="Times New Roman"/>
          <w:sz w:val="24"/>
          <w:szCs w:val="24"/>
        </w:rPr>
        <w:t>edge (</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S11</w:t>
      </w:r>
      <w:r w:rsidR="009F7A1D" w:rsidRPr="00FA395A">
        <w:rPr>
          <w:rFonts w:ascii="Times New Roman" w:hAnsi="Times New Roman" w:cs="Times New Roman"/>
          <w:b/>
          <w:bCs/>
          <w:sz w:val="24"/>
          <w:szCs w:val="24"/>
        </w:rPr>
        <w:fldChar w:fldCharType="end"/>
      </w:r>
      <w:r w:rsidR="00B64BD1" w:rsidRPr="00FA395A">
        <w:rPr>
          <w:rFonts w:ascii="Times New Roman" w:hAnsi="Times New Roman" w:cs="Times New Roman"/>
          <w:b/>
          <w:bCs/>
          <w:sz w:val="24"/>
          <w:szCs w:val="24"/>
        </w:rPr>
        <w:t>f</w:t>
      </w:r>
      <w:r w:rsidR="00B64BD1" w:rsidRPr="00FA395A">
        <w:rPr>
          <w:rFonts w:ascii="Times New Roman" w:hAnsi="Times New Roman" w:cs="Times New Roman"/>
          <w:sz w:val="24"/>
          <w:szCs w:val="24"/>
        </w:rPr>
        <w:t xml:space="preserve">; </w:t>
      </w:r>
      <w:r w:rsidR="009B6CBB" w:rsidRPr="00FA395A">
        <w:rPr>
          <w:rFonts w:ascii="Times New Roman" w:hAnsi="Times New Roman" w:cs="Times New Roman"/>
          <w:sz w:val="24"/>
          <w:szCs w:val="24"/>
        </w:rPr>
        <w:t>the edge</w:t>
      </w:r>
      <w:r w:rsidR="00EC7852" w:rsidRPr="00FA395A">
        <w:rPr>
          <w:rFonts w:ascii="Times New Roman" w:hAnsi="Times New Roman" w:cs="Times New Roman"/>
          <w:sz w:val="24"/>
          <w:szCs w:val="24"/>
        </w:rPr>
        <w:t>s</w:t>
      </w:r>
      <w:r w:rsidR="009B6CBB" w:rsidRPr="00FA395A">
        <w:rPr>
          <w:rFonts w:ascii="Times New Roman" w:hAnsi="Times New Roman" w:cs="Times New Roman"/>
          <w:sz w:val="24"/>
          <w:szCs w:val="24"/>
        </w:rPr>
        <w:t xml:space="preserve"> are </w:t>
      </w:r>
      <w:r w:rsidR="0072437C" w:rsidRPr="00FA395A">
        <w:rPr>
          <w:rFonts w:ascii="Times New Roman" w:hAnsi="Times New Roman" w:cs="Times New Roman"/>
          <w:sz w:val="24"/>
          <w:szCs w:val="24"/>
        </w:rPr>
        <w:t>separated by</w:t>
      </w:r>
      <w:r w:rsidR="00B64BD1" w:rsidRPr="00FA395A">
        <w:rPr>
          <w:rFonts w:ascii="Times New Roman" w:hAnsi="Times New Roman" w:cs="Times New Roman"/>
          <w:sz w:val="24"/>
          <w:szCs w:val="24"/>
        </w:rPr>
        <w:t xml:space="preserve"> </w:t>
      </w:r>
      <w:r w:rsidR="00EC7852" w:rsidRPr="00FA395A">
        <w:rPr>
          <w:rFonts w:ascii="Times New Roman" w:hAnsi="Times New Roman" w:cs="Times New Roman"/>
          <w:sz w:val="24"/>
          <w:szCs w:val="24"/>
        </w:rPr>
        <w:t xml:space="preserve">an unretouched </w:t>
      </w:r>
      <w:r w:rsidR="00B64BD1" w:rsidRPr="00FA395A">
        <w:rPr>
          <w:rFonts w:ascii="Times New Roman" w:hAnsi="Times New Roman" w:cs="Times New Roman"/>
          <w:sz w:val="24"/>
          <w:szCs w:val="24"/>
        </w:rPr>
        <w:t xml:space="preserve">gap between each single </w:t>
      </w:r>
      <w:r w:rsidR="007B1FB8" w:rsidRPr="00FA395A">
        <w:rPr>
          <w:rFonts w:ascii="Times New Roman" w:hAnsi="Times New Roman" w:cs="Times New Roman"/>
          <w:sz w:val="24"/>
          <w:szCs w:val="24"/>
        </w:rPr>
        <w:t>retouch section</w:t>
      </w:r>
      <w:r w:rsidR="00B64BD1" w:rsidRPr="00FA395A">
        <w:rPr>
          <w:rFonts w:ascii="Times New Roman" w:hAnsi="Times New Roman" w:cs="Times New Roman"/>
          <w:sz w:val="24"/>
          <w:szCs w:val="24"/>
        </w:rPr>
        <w:t>)</w:t>
      </w:r>
      <w:r w:rsidR="009C2F79" w:rsidRPr="00FA395A">
        <w:rPr>
          <w:rFonts w:ascii="Times New Roman" w:hAnsi="Times New Roman" w:cs="Times New Roman"/>
          <w:sz w:val="24"/>
          <w:szCs w:val="24"/>
        </w:rPr>
        <w:t>.</w:t>
      </w:r>
      <w:r w:rsidR="00F42CB7" w:rsidRPr="00FA395A">
        <w:rPr>
          <w:rFonts w:ascii="Times New Roman" w:hAnsi="Times New Roman" w:cs="Times New Roman"/>
          <w:sz w:val="24"/>
          <w:szCs w:val="24"/>
        </w:rPr>
        <w:t xml:space="preserve"> And as the number increased, the number of edges that have more than one retouched layer</w:t>
      </w:r>
      <w:del w:id="86" w:author="Ben Marwick" w:date="2020-10-05T23:58:00Z">
        <w:r w:rsidR="00F42CB7" w:rsidRPr="00FA395A" w:rsidDel="00F56F2B">
          <w:rPr>
            <w:rFonts w:ascii="Times New Roman" w:hAnsi="Times New Roman" w:cs="Times New Roman"/>
            <w:sz w:val="24"/>
            <w:szCs w:val="24"/>
          </w:rPr>
          <w:delText>s</w:delText>
        </w:r>
      </w:del>
      <w:r w:rsidR="00F42CB7" w:rsidRPr="00FA395A">
        <w:rPr>
          <w:rFonts w:ascii="Times New Roman" w:hAnsi="Times New Roman" w:cs="Times New Roman"/>
          <w:sz w:val="24"/>
          <w:szCs w:val="24"/>
        </w:rPr>
        <w:t xml:space="preserve"> increases (</w:t>
      </w:r>
      <w:r w:rsidR="00F42CB7" w:rsidRPr="00FA395A">
        <w:rPr>
          <w:rFonts w:ascii="Times New Roman" w:hAnsi="Times New Roman" w:cs="Times New Roman"/>
          <w:b/>
          <w:bCs/>
          <w:sz w:val="24"/>
          <w:szCs w:val="24"/>
        </w:rPr>
        <w:fldChar w:fldCharType="begin"/>
      </w:r>
      <w:r w:rsidR="00F42CB7"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42CB7" w:rsidRPr="00FA395A">
        <w:rPr>
          <w:rFonts w:ascii="Times New Roman" w:hAnsi="Times New Roman" w:cs="Times New Roman"/>
          <w:b/>
          <w:bCs/>
          <w:sz w:val="24"/>
          <w:szCs w:val="24"/>
        </w:rPr>
      </w:r>
      <w:r w:rsidR="00F42CB7"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S11</w:t>
      </w:r>
      <w:r w:rsidR="00F42CB7" w:rsidRPr="00FA395A">
        <w:rPr>
          <w:rFonts w:ascii="Times New Roman" w:hAnsi="Times New Roman" w:cs="Times New Roman"/>
          <w:b/>
          <w:bCs/>
          <w:sz w:val="24"/>
          <w:szCs w:val="24"/>
        </w:rPr>
        <w:fldChar w:fldCharType="end"/>
      </w:r>
      <w:r w:rsidR="00F42CB7" w:rsidRPr="00FA395A">
        <w:rPr>
          <w:rFonts w:ascii="Times New Roman" w:hAnsi="Times New Roman" w:cs="Times New Roman"/>
          <w:b/>
          <w:bCs/>
          <w:sz w:val="24"/>
          <w:szCs w:val="24"/>
        </w:rPr>
        <w:t>g</w:t>
      </w:r>
      <w:r w:rsidR="00F42CB7" w:rsidRPr="00FA395A">
        <w:rPr>
          <w:rFonts w:ascii="Times New Roman" w:hAnsi="Times New Roman" w:cs="Times New Roman"/>
          <w:sz w:val="24"/>
          <w:szCs w:val="24"/>
        </w:rPr>
        <w:t xml:space="preserve">). They suggest </w:t>
      </w:r>
      <w:r w:rsidR="00295B6C" w:rsidRPr="00FA395A">
        <w:rPr>
          <w:rFonts w:ascii="Times New Roman" w:hAnsi="Times New Roman" w:cs="Times New Roman"/>
          <w:sz w:val="24"/>
          <w:szCs w:val="24"/>
        </w:rPr>
        <w:t xml:space="preserve">that </w:t>
      </w:r>
      <w:r w:rsidR="00FB4E93" w:rsidRPr="00FA395A">
        <w:rPr>
          <w:rFonts w:ascii="Times New Roman" w:hAnsi="Times New Roman" w:cs="Times New Roman"/>
          <w:sz w:val="24"/>
          <w:szCs w:val="24"/>
        </w:rPr>
        <w:t xml:space="preserve">the tools are heavily recycled and </w:t>
      </w:r>
      <w:r w:rsidR="00321039" w:rsidRPr="00FA395A">
        <w:rPr>
          <w:rFonts w:ascii="Times New Roman" w:hAnsi="Times New Roman" w:cs="Times New Roman"/>
          <w:sz w:val="24"/>
          <w:szCs w:val="24"/>
        </w:rPr>
        <w:t xml:space="preserve">the </w:t>
      </w:r>
      <w:proofErr w:type="spellStart"/>
      <w:r w:rsidR="00321039" w:rsidRPr="00FA395A">
        <w:rPr>
          <w:rFonts w:ascii="Times New Roman" w:hAnsi="Times New Roman" w:cs="Times New Roman"/>
          <w:sz w:val="24"/>
          <w:szCs w:val="24"/>
        </w:rPr>
        <w:t>Guanyindong</w:t>
      </w:r>
      <w:proofErr w:type="spellEnd"/>
      <w:r w:rsidR="00321039" w:rsidRPr="00FA395A">
        <w:rPr>
          <w:rFonts w:ascii="Times New Roman" w:hAnsi="Times New Roman" w:cs="Times New Roman"/>
          <w:sz w:val="24"/>
          <w:szCs w:val="24"/>
        </w:rPr>
        <w:t xml:space="preserve"> </w:t>
      </w:r>
      <w:proofErr w:type="spellStart"/>
      <w:r w:rsidR="00295B6C" w:rsidRPr="00FA395A">
        <w:rPr>
          <w:rFonts w:ascii="Times New Roman" w:hAnsi="Times New Roman" w:cs="Times New Roman"/>
          <w:sz w:val="24"/>
          <w:szCs w:val="24"/>
        </w:rPr>
        <w:t>knappers</w:t>
      </w:r>
      <w:proofErr w:type="spellEnd"/>
      <w:r w:rsidR="00295B6C" w:rsidRPr="00FA395A">
        <w:rPr>
          <w:rFonts w:ascii="Times New Roman" w:hAnsi="Times New Roman" w:cs="Times New Roman"/>
          <w:sz w:val="24"/>
          <w:szCs w:val="24"/>
        </w:rPr>
        <w:t xml:space="preserve"> </w:t>
      </w:r>
      <w:r w:rsidR="00EC7852" w:rsidRPr="00FA395A">
        <w:rPr>
          <w:rFonts w:ascii="Times New Roman" w:hAnsi="Times New Roman" w:cs="Times New Roman"/>
          <w:sz w:val="24"/>
          <w:szCs w:val="24"/>
        </w:rPr>
        <w:t xml:space="preserve">were </w:t>
      </w:r>
      <w:r w:rsidR="00295B6C" w:rsidRPr="00FA395A">
        <w:rPr>
          <w:rFonts w:ascii="Times New Roman" w:hAnsi="Times New Roman" w:cs="Times New Roman"/>
          <w:sz w:val="24"/>
          <w:szCs w:val="24"/>
        </w:rPr>
        <w:t xml:space="preserve">not only </w:t>
      </w:r>
      <w:r w:rsidR="00FB4E93" w:rsidRPr="00FA395A">
        <w:rPr>
          <w:rFonts w:ascii="Times New Roman" w:hAnsi="Times New Roman" w:cs="Times New Roman"/>
          <w:sz w:val="24"/>
          <w:szCs w:val="24"/>
        </w:rPr>
        <w:t>inclined</w:t>
      </w:r>
      <w:r w:rsidR="00295B6C" w:rsidRPr="00FA395A">
        <w:rPr>
          <w:rFonts w:ascii="Times New Roman" w:hAnsi="Times New Roman" w:cs="Times New Roman"/>
          <w:sz w:val="24"/>
          <w:szCs w:val="24"/>
        </w:rPr>
        <w:t xml:space="preserve"> to resharpen the edges</w:t>
      </w:r>
      <w:r w:rsidR="00FB4E93" w:rsidRPr="00FA395A">
        <w:rPr>
          <w:rFonts w:ascii="Times New Roman" w:hAnsi="Times New Roman" w:cs="Times New Roman"/>
          <w:sz w:val="24"/>
          <w:szCs w:val="24"/>
        </w:rPr>
        <w:t xml:space="preserve"> with secondary retouch</w:t>
      </w:r>
      <w:r w:rsidR="0072437C" w:rsidRPr="00FA395A">
        <w:rPr>
          <w:rFonts w:ascii="Times New Roman" w:hAnsi="Times New Roman" w:cs="Times New Roman"/>
          <w:sz w:val="24"/>
          <w:szCs w:val="24"/>
        </w:rPr>
        <w:t xml:space="preserve"> at the same location</w:t>
      </w:r>
      <w:r w:rsidR="00EC7852" w:rsidRPr="00FA395A">
        <w:rPr>
          <w:rFonts w:ascii="Times New Roman" w:hAnsi="Times New Roman" w:cs="Times New Roman"/>
          <w:sz w:val="24"/>
          <w:szCs w:val="24"/>
        </w:rPr>
        <w:t>,</w:t>
      </w:r>
      <w:r w:rsidR="00295B6C" w:rsidRPr="00FA395A">
        <w:rPr>
          <w:rFonts w:ascii="Times New Roman" w:hAnsi="Times New Roman" w:cs="Times New Roman"/>
          <w:sz w:val="24"/>
          <w:szCs w:val="24"/>
        </w:rPr>
        <w:t xml:space="preserve"> but also attempted to create new edge</w:t>
      </w:r>
      <w:r w:rsidR="00EC7852" w:rsidRPr="00FA395A">
        <w:rPr>
          <w:rFonts w:ascii="Times New Roman" w:hAnsi="Times New Roman" w:cs="Times New Roman"/>
          <w:sz w:val="24"/>
          <w:szCs w:val="24"/>
        </w:rPr>
        <w:t>s</w:t>
      </w:r>
      <w:r w:rsidR="00FB4E93" w:rsidRPr="00FA395A">
        <w:rPr>
          <w:rFonts w:ascii="Times New Roman" w:hAnsi="Times New Roman" w:cs="Times New Roman"/>
          <w:sz w:val="24"/>
          <w:szCs w:val="24"/>
        </w:rPr>
        <w:t xml:space="preserve"> when reus</w:t>
      </w:r>
      <w:r w:rsidR="00EC7852" w:rsidRPr="00FA395A">
        <w:rPr>
          <w:rFonts w:ascii="Times New Roman" w:hAnsi="Times New Roman" w:cs="Times New Roman"/>
          <w:sz w:val="24"/>
          <w:szCs w:val="24"/>
        </w:rPr>
        <w:t>ing</w:t>
      </w:r>
      <w:r w:rsidR="00FB4E93" w:rsidRPr="00FA395A">
        <w:rPr>
          <w:rFonts w:ascii="Times New Roman" w:hAnsi="Times New Roman" w:cs="Times New Roman"/>
          <w:sz w:val="24"/>
          <w:szCs w:val="24"/>
        </w:rPr>
        <w:t xml:space="preserve"> the</w:t>
      </w:r>
      <w:r w:rsidR="00EC7852" w:rsidRPr="00FA395A">
        <w:rPr>
          <w:rFonts w:ascii="Times New Roman" w:hAnsi="Times New Roman" w:cs="Times New Roman"/>
          <w:sz w:val="24"/>
          <w:szCs w:val="24"/>
        </w:rPr>
        <w:t>ir</w:t>
      </w:r>
      <w:r w:rsidR="00FB4E93" w:rsidRPr="00FA395A">
        <w:rPr>
          <w:rFonts w:ascii="Times New Roman" w:hAnsi="Times New Roman" w:cs="Times New Roman"/>
          <w:sz w:val="24"/>
          <w:szCs w:val="24"/>
        </w:rPr>
        <w:t xml:space="preserve"> tool</w:t>
      </w:r>
      <w:r w:rsidR="00EC7852" w:rsidRPr="00FA395A">
        <w:rPr>
          <w:rFonts w:ascii="Times New Roman" w:hAnsi="Times New Roman" w:cs="Times New Roman"/>
          <w:sz w:val="24"/>
          <w:szCs w:val="24"/>
        </w:rPr>
        <w:t>s</w:t>
      </w:r>
      <w:r w:rsidR="00295B6C" w:rsidRPr="00FA395A">
        <w:rPr>
          <w:rFonts w:ascii="Times New Roman" w:hAnsi="Times New Roman" w:cs="Times New Roman"/>
          <w:sz w:val="24"/>
          <w:szCs w:val="24"/>
        </w:rPr>
        <w:t xml:space="preserve">. </w:t>
      </w:r>
    </w:p>
    <w:p w14:paraId="1566FBA4" w14:textId="732826BB" w:rsidR="00A71E82" w:rsidRPr="00FA395A" w:rsidRDefault="003479F8" w:rsidP="00A41487">
      <w:pPr>
        <w:spacing w:line="360" w:lineRule="auto"/>
        <w:rPr>
          <w:rFonts w:ascii="Times New Roman" w:hAnsi="Times New Roman" w:cs="Times New Roman"/>
          <w:sz w:val="24"/>
          <w:szCs w:val="24"/>
        </w:rPr>
      </w:pPr>
      <w:r w:rsidRPr="00FA395A">
        <w:rPr>
          <w:rFonts w:ascii="Times New Roman" w:hAnsi="Times New Roman" w:cs="Times New Roman"/>
          <w:sz w:val="24"/>
          <w:szCs w:val="24"/>
        </w:rPr>
        <w:t>For notch</w:t>
      </w:r>
      <w:r w:rsidR="001C5771" w:rsidRPr="00FA395A">
        <w:rPr>
          <w:rFonts w:ascii="Times New Roman" w:hAnsi="Times New Roman" w:cs="Times New Roman"/>
          <w:sz w:val="24"/>
          <w:szCs w:val="24"/>
        </w:rPr>
        <w:t>ed</w:t>
      </w:r>
      <w:r w:rsidRPr="00FA395A">
        <w:rPr>
          <w:rFonts w:ascii="Times New Roman" w:hAnsi="Times New Roman" w:cs="Times New Roman"/>
          <w:sz w:val="24"/>
          <w:szCs w:val="24"/>
        </w:rPr>
        <w:t xml:space="preserve"> (n=</w:t>
      </w:r>
      <w:r w:rsidR="00E35BA2" w:rsidRPr="00FA395A">
        <w:rPr>
          <w:rFonts w:ascii="Times New Roman" w:hAnsi="Times New Roman" w:cs="Times New Roman"/>
          <w:sz w:val="24"/>
          <w:szCs w:val="24"/>
        </w:rPr>
        <w:t>79</w:t>
      </w:r>
      <w:r w:rsidRPr="00FA395A">
        <w:rPr>
          <w:rFonts w:ascii="Times New Roman" w:hAnsi="Times New Roman" w:cs="Times New Roman"/>
          <w:sz w:val="24"/>
          <w:szCs w:val="24"/>
        </w:rPr>
        <w:t>)</w:t>
      </w:r>
      <w:r w:rsidR="007B1FB8" w:rsidRPr="00FA395A">
        <w:rPr>
          <w:rFonts w:ascii="Times New Roman" w:hAnsi="Times New Roman" w:cs="Times New Roman"/>
          <w:sz w:val="24"/>
          <w:szCs w:val="24"/>
        </w:rPr>
        <w:t xml:space="preserve"> pieces</w:t>
      </w:r>
      <w:r w:rsidR="00503B2A"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the </w:t>
      </w:r>
      <w:r w:rsidR="00B0472F" w:rsidRPr="00FA395A">
        <w:rPr>
          <w:rFonts w:ascii="Times New Roman" w:hAnsi="Times New Roman" w:cs="Times New Roman"/>
          <w:sz w:val="24"/>
          <w:szCs w:val="24"/>
        </w:rPr>
        <w:t xml:space="preserve">median </w:t>
      </w:r>
      <w:r w:rsidRPr="00FA395A">
        <w:rPr>
          <w:rFonts w:ascii="Times New Roman" w:hAnsi="Times New Roman" w:cs="Times New Roman"/>
          <w:sz w:val="24"/>
          <w:szCs w:val="24"/>
        </w:rPr>
        <w:t xml:space="preserve">depth and length is </w:t>
      </w:r>
      <w:r w:rsidR="008F6E9D" w:rsidRPr="00FA395A">
        <w:rPr>
          <w:rFonts w:ascii="Times New Roman" w:hAnsi="Times New Roman" w:cs="Times New Roman"/>
          <w:sz w:val="24"/>
          <w:szCs w:val="24"/>
        </w:rPr>
        <w:t xml:space="preserve">3.7 </w:t>
      </w:r>
      <w:r w:rsidRPr="00FA395A">
        <w:rPr>
          <w:rFonts w:ascii="Times New Roman" w:hAnsi="Times New Roman" w:cs="Times New Roman"/>
          <w:sz w:val="24"/>
          <w:szCs w:val="24"/>
        </w:rPr>
        <w:t>and</w:t>
      </w:r>
      <w:r w:rsidR="008F6E9D" w:rsidRPr="00FA395A">
        <w:rPr>
          <w:rFonts w:ascii="Times New Roman" w:hAnsi="Times New Roman" w:cs="Times New Roman"/>
          <w:sz w:val="24"/>
          <w:szCs w:val="24"/>
        </w:rPr>
        <w:t xml:space="preserve"> 11.6mm</w:t>
      </w:r>
      <w:r w:rsidRPr="00FA395A">
        <w:rPr>
          <w:rFonts w:ascii="Times New Roman" w:hAnsi="Times New Roman" w:cs="Times New Roman"/>
          <w:sz w:val="24"/>
          <w:szCs w:val="24"/>
        </w:rPr>
        <w:t xml:space="preserve">. </w:t>
      </w:r>
      <w:r w:rsidR="00503B2A" w:rsidRPr="00FA395A">
        <w:rPr>
          <w:rFonts w:ascii="Times New Roman" w:hAnsi="Times New Roman" w:cs="Times New Roman"/>
          <w:sz w:val="24"/>
          <w:szCs w:val="24"/>
        </w:rPr>
        <w:t xml:space="preserve">The majority of notch is </w:t>
      </w:r>
      <w:proofErr w:type="spellStart"/>
      <w:r w:rsidR="008A2C4A" w:rsidRPr="00FA395A">
        <w:rPr>
          <w:rFonts w:ascii="Times New Roman" w:hAnsi="Times New Roman" w:cs="Times New Roman"/>
          <w:sz w:val="24"/>
          <w:szCs w:val="24"/>
        </w:rPr>
        <w:t>Clactonian</w:t>
      </w:r>
      <w:proofErr w:type="spellEnd"/>
      <w:r w:rsidR="008A2C4A" w:rsidRPr="00FA395A">
        <w:rPr>
          <w:rFonts w:ascii="Times New Roman" w:hAnsi="Times New Roman" w:cs="Times New Roman"/>
          <w:sz w:val="24"/>
          <w:szCs w:val="24"/>
        </w:rPr>
        <w:t xml:space="preserve"> notches</w:t>
      </w:r>
      <w:r w:rsidR="008F6E9D" w:rsidRPr="00FA395A">
        <w:rPr>
          <w:rFonts w:ascii="Times New Roman" w:hAnsi="Times New Roman" w:cs="Times New Roman"/>
          <w:sz w:val="24"/>
          <w:szCs w:val="24"/>
        </w:rPr>
        <w:t xml:space="preserve"> </w:t>
      </w:r>
      <w:r w:rsidR="00503B2A" w:rsidRPr="00FA395A">
        <w:rPr>
          <w:rFonts w:ascii="Times New Roman" w:hAnsi="Times New Roman" w:cs="Times New Roman"/>
          <w:sz w:val="24"/>
          <w:szCs w:val="24"/>
        </w:rPr>
        <w:t>(</w:t>
      </w:r>
      <w:r w:rsidR="008F6E9D" w:rsidRPr="00FA395A">
        <w:rPr>
          <w:rFonts w:ascii="Times New Roman" w:hAnsi="Times New Roman" w:cs="Times New Roman"/>
          <w:sz w:val="24"/>
          <w:szCs w:val="24"/>
        </w:rPr>
        <w:t>65</w:t>
      </w:r>
      <w:r w:rsidR="00503B2A" w:rsidRPr="00FA395A">
        <w:rPr>
          <w:rFonts w:ascii="Times New Roman" w:hAnsi="Times New Roman" w:cs="Times New Roman"/>
          <w:sz w:val="24"/>
          <w:szCs w:val="24"/>
        </w:rPr>
        <w:t>%)</w:t>
      </w:r>
      <w:r w:rsidR="008F6E9D" w:rsidRPr="00FA395A">
        <w:rPr>
          <w:rFonts w:ascii="Times New Roman" w:hAnsi="Times New Roman" w:cs="Times New Roman"/>
          <w:sz w:val="24"/>
          <w:szCs w:val="24"/>
        </w:rPr>
        <w:t xml:space="preserve">. Ordinary </w:t>
      </w:r>
      <w:r w:rsidR="001C5771" w:rsidRPr="00FA395A">
        <w:rPr>
          <w:rFonts w:ascii="Times New Roman" w:hAnsi="Times New Roman" w:cs="Times New Roman"/>
          <w:sz w:val="24"/>
          <w:szCs w:val="24"/>
        </w:rPr>
        <w:t>notches</w:t>
      </w:r>
      <w:r w:rsidR="008F6E9D" w:rsidRPr="00FA395A">
        <w:rPr>
          <w:rFonts w:ascii="Times New Roman" w:hAnsi="Times New Roman" w:cs="Times New Roman"/>
          <w:sz w:val="24"/>
          <w:szCs w:val="24"/>
        </w:rPr>
        <w:t xml:space="preserve"> only account for 32%</w:t>
      </w:r>
      <w:r w:rsidR="00503B2A" w:rsidRPr="00FA395A">
        <w:rPr>
          <w:rFonts w:ascii="Times New Roman" w:hAnsi="Times New Roman" w:cs="Times New Roman"/>
          <w:sz w:val="24"/>
          <w:szCs w:val="24"/>
        </w:rPr>
        <w:t>.</w:t>
      </w:r>
      <w:r w:rsidR="008F6E9D" w:rsidRPr="00FA395A">
        <w:rPr>
          <w:rFonts w:ascii="Times New Roman" w:hAnsi="Times New Roman" w:cs="Times New Roman"/>
          <w:sz w:val="24"/>
          <w:szCs w:val="24"/>
        </w:rPr>
        <w:t xml:space="preserve"> The rest of notches contain both </w:t>
      </w:r>
      <w:proofErr w:type="spellStart"/>
      <w:r w:rsidR="008A2C4A" w:rsidRPr="00FA395A">
        <w:rPr>
          <w:rFonts w:ascii="Times New Roman" w:hAnsi="Times New Roman" w:cs="Times New Roman"/>
          <w:sz w:val="24"/>
          <w:szCs w:val="24"/>
        </w:rPr>
        <w:t>Clactonian</w:t>
      </w:r>
      <w:proofErr w:type="spellEnd"/>
      <w:r w:rsidR="008F6E9D" w:rsidRPr="00FA395A">
        <w:rPr>
          <w:rFonts w:ascii="Times New Roman" w:hAnsi="Times New Roman" w:cs="Times New Roman"/>
          <w:sz w:val="24"/>
          <w:szCs w:val="24"/>
        </w:rPr>
        <w:t xml:space="preserve"> and ordinary notches.</w:t>
      </w:r>
      <w:r w:rsidR="00503B2A"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The location of retouching is mainly on one side which defined as longer geometric side of the piece.  </w:t>
      </w:r>
    </w:p>
    <w:p w14:paraId="2269F31A" w14:textId="6559854A" w:rsidR="00E54E08" w:rsidRPr="00FA395A" w:rsidRDefault="0077605B" w:rsidP="001523F4">
      <w:pPr>
        <w:spacing w:line="360" w:lineRule="auto"/>
        <w:rPr>
          <w:rFonts w:ascii="Times New Roman" w:hAnsi="Times New Roman" w:cs="Times New Roman"/>
          <w:sz w:val="24"/>
          <w:szCs w:val="24"/>
        </w:rPr>
      </w:pPr>
      <w:r w:rsidRPr="00FA395A" w:rsidDel="0077605B">
        <w:rPr>
          <w:rFonts w:ascii="Times New Roman" w:hAnsi="Times New Roman" w:cs="Times New Roman"/>
          <w:sz w:val="24"/>
          <w:szCs w:val="24"/>
        </w:rPr>
        <w:t xml:space="preserve"> </w:t>
      </w:r>
      <w:bookmarkEnd w:id="76"/>
      <w:bookmarkEnd w:id="77"/>
    </w:p>
    <w:p w14:paraId="29A94C2D" w14:textId="77777777" w:rsidR="003479F8" w:rsidRPr="00FA395A" w:rsidRDefault="003479F8" w:rsidP="00A41487">
      <w:pPr>
        <w:spacing w:line="360" w:lineRule="auto"/>
        <w:rPr>
          <w:rFonts w:ascii="Times New Roman" w:hAnsi="Times New Roman" w:cs="Times New Roman"/>
          <w:sz w:val="24"/>
          <w:szCs w:val="24"/>
        </w:rPr>
      </w:pPr>
    </w:p>
    <w:p w14:paraId="59657EE2" w14:textId="1987597F" w:rsidR="00CA39CF" w:rsidRPr="00FA395A" w:rsidRDefault="00DE66D3" w:rsidP="00FA395A">
      <w:pPr>
        <w:pStyle w:val="Heading1"/>
      </w:pPr>
      <w:r w:rsidRPr="00FA395A">
        <w:t>References</w:t>
      </w:r>
      <w:r w:rsidR="003479F8" w:rsidRPr="00FA395A">
        <w:tab/>
      </w:r>
      <w:r w:rsidR="003479F8" w:rsidRPr="00FA395A">
        <w:tab/>
      </w:r>
      <w:r w:rsidR="003479F8" w:rsidRPr="00FA395A">
        <w:tab/>
      </w:r>
      <w:r w:rsidR="003479F8" w:rsidRPr="00FA395A">
        <w:tab/>
      </w:r>
      <w:r w:rsidR="003479F8" w:rsidRPr="00FA395A">
        <w:tab/>
      </w:r>
      <w:r w:rsidR="0058034D" w:rsidRPr="00FA395A">
        <w:t xml:space="preserve"> </w:t>
      </w:r>
    </w:p>
    <w:p w14:paraId="0EB26E11" w14:textId="77777777" w:rsidR="00CA39CF" w:rsidRPr="00FA395A" w:rsidRDefault="00CA39CF" w:rsidP="008758A1">
      <w:pPr>
        <w:autoSpaceDE w:val="0"/>
        <w:autoSpaceDN w:val="0"/>
        <w:adjustRightInd w:val="0"/>
        <w:spacing w:after="0" w:line="360" w:lineRule="auto"/>
        <w:rPr>
          <w:rFonts w:ascii="Times New Roman" w:hAnsi="Times New Roman" w:cs="Times New Roman"/>
          <w:sz w:val="24"/>
          <w:szCs w:val="24"/>
        </w:rPr>
      </w:pPr>
    </w:p>
    <w:p w14:paraId="262AAA9F" w14:textId="77777777" w:rsidR="009F7CAC" w:rsidRPr="00FA395A" w:rsidRDefault="00CA39CF" w:rsidP="009F7CAC">
      <w:pPr>
        <w:pStyle w:val="EndNoteBibliography"/>
        <w:spacing w:after="0"/>
      </w:pPr>
      <w:r w:rsidRPr="00FA395A">
        <w:rPr>
          <w:rFonts w:ascii="Times New Roman" w:hAnsi="Times New Roman" w:cs="Times New Roman"/>
          <w:sz w:val="24"/>
          <w:szCs w:val="24"/>
        </w:rPr>
        <w:fldChar w:fldCharType="begin"/>
      </w:r>
      <w:r w:rsidRPr="00FA395A">
        <w:rPr>
          <w:rFonts w:ascii="Times New Roman" w:hAnsi="Times New Roman" w:cs="Times New Roman"/>
          <w:sz w:val="24"/>
          <w:szCs w:val="24"/>
        </w:rPr>
        <w:instrText xml:space="preserve"> ADDIN EN.REFLIST </w:instrText>
      </w:r>
      <w:r w:rsidRPr="00FA395A">
        <w:rPr>
          <w:rFonts w:ascii="Times New Roman" w:hAnsi="Times New Roman" w:cs="Times New Roman"/>
          <w:sz w:val="24"/>
          <w:szCs w:val="24"/>
        </w:rPr>
        <w:fldChar w:fldCharType="separate"/>
      </w:r>
      <w:r w:rsidR="009F7CAC" w:rsidRPr="00FA395A">
        <w:t xml:space="preserve">Boëda, E. (1993). "Le débitage discoïde et le débitage Levallois récurrent centripède." </w:t>
      </w:r>
      <w:r w:rsidR="009F7CAC" w:rsidRPr="00FA395A">
        <w:rPr>
          <w:u w:val="single"/>
        </w:rPr>
        <w:t>Bulletin de la Société préhistorique française</w:t>
      </w:r>
      <w:r w:rsidR="009F7CAC" w:rsidRPr="00FA395A">
        <w:t xml:space="preserve"> </w:t>
      </w:r>
      <w:r w:rsidR="009F7CAC" w:rsidRPr="00FA395A">
        <w:rPr>
          <w:b/>
        </w:rPr>
        <w:t>90</w:t>
      </w:r>
      <w:r w:rsidR="009F7CAC" w:rsidRPr="00FA395A">
        <w:t>: 392-404.</w:t>
      </w:r>
    </w:p>
    <w:p w14:paraId="26BBDA29" w14:textId="77777777" w:rsidR="009F7CAC" w:rsidRPr="00FA395A" w:rsidRDefault="009F7CAC" w:rsidP="009F7CAC">
      <w:pPr>
        <w:pStyle w:val="EndNoteBibliography"/>
        <w:spacing w:after="0"/>
      </w:pPr>
      <w:r w:rsidRPr="00FA395A">
        <w:t xml:space="preserve">Boëda, E., J.-M. Geneste and M. L (1990). "Identification de chaînes opératoires lithiques du Paléolithique ancien et moyen." </w:t>
      </w:r>
      <w:r w:rsidRPr="00FA395A">
        <w:rPr>
          <w:u w:val="single"/>
        </w:rPr>
        <w:t>Paléo</w:t>
      </w:r>
      <w:r w:rsidRPr="00FA395A">
        <w:t xml:space="preserve"> </w:t>
      </w:r>
      <w:r w:rsidRPr="00FA395A">
        <w:rPr>
          <w:b/>
        </w:rPr>
        <w:t>2</w:t>
      </w:r>
      <w:r w:rsidRPr="00FA395A">
        <w:t>: 43-80.</w:t>
      </w:r>
    </w:p>
    <w:p w14:paraId="005EE30E" w14:textId="77777777" w:rsidR="009F7CAC" w:rsidRPr="00FA395A" w:rsidRDefault="009F7CAC" w:rsidP="009F7CAC">
      <w:pPr>
        <w:pStyle w:val="EndNoteBibliography"/>
        <w:spacing w:after="0"/>
      </w:pPr>
      <w:r w:rsidRPr="00FA395A">
        <w:t xml:space="preserve">Bordes, F. (1961). </w:t>
      </w:r>
      <w:r w:rsidRPr="00FA395A">
        <w:rPr>
          <w:u w:val="single"/>
        </w:rPr>
        <w:t>Typologie du Paléolithique Ancien et Moyen</w:t>
      </w:r>
      <w:r w:rsidRPr="00FA395A">
        <w:t>. Paris, Centre National de la Recherche Scientifique.</w:t>
      </w:r>
    </w:p>
    <w:p w14:paraId="786BA96B" w14:textId="77777777" w:rsidR="009F7CAC" w:rsidRPr="00FA395A" w:rsidRDefault="009F7CAC" w:rsidP="009F7CAC">
      <w:pPr>
        <w:pStyle w:val="EndNoteBibliography"/>
        <w:spacing w:after="0"/>
      </w:pPr>
      <w:r w:rsidRPr="00FA395A">
        <w:t xml:space="preserve">Bordes, F. (1969). "Reflections on typology and techniques in the Paleolithic." </w:t>
      </w:r>
      <w:r w:rsidRPr="00FA395A">
        <w:rPr>
          <w:u w:val="single"/>
        </w:rPr>
        <w:t xml:space="preserve">Arctic Anthropology </w:t>
      </w:r>
      <w:r w:rsidRPr="00FA395A">
        <w:rPr>
          <w:b/>
        </w:rPr>
        <w:t>6</w:t>
      </w:r>
      <w:r w:rsidRPr="00FA395A">
        <w:t>: 1-29.</w:t>
      </w:r>
    </w:p>
    <w:p w14:paraId="639A9C82" w14:textId="77777777" w:rsidR="009F7CAC" w:rsidRPr="00FA395A" w:rsidRDefault="009F7CAC" w:rsidP="009F7CAC">
      <w:pPr>
        <w:pStyle w:val="EndNoteBibliography"/>
        <w:spacing w:after="0"/>
      </w:pPr>
      <w:r w:rsidRPr="00FA395A">
        <w:t xml:space="preserve">Clarkson, C. (2002). "An Index of Invasiveness for the Measurement of Unifacial and Bifacial Retouch: A Theoretical, Experimental and Archaeological Verification." </w:t>
      </w:r>
      <w:r w:rsidRPr="00FA395A">
        <w:rPr>
          <w:u w:val="single"/>
        </w:rPr>
        <w:t>Journal of Archaeological Science</w:t>
      </w:r>
      <w:r w:rsidRPr="00FA395A">
        <w:t xml:space="preserve"> </w:t>
      </w:r>
      <w:r w:rsidRPr="00FA395A">
        <w:rPr>
          <w:b/>
        </w:rPr>
        <w:t>29</w:t>
      </w:r>
      <w:r w:rsidRPr="00FA395A">
        <w:t>(1): 65-75.</w:t>
      </w:r>
    </w:p>
    <w:p w14:paraId="26BE0D39" w14:textId="77777777" w:rsidR="009F7CAC" w:rsidRPr="00FA395A" w:rsidRDefault="009F7CAC" w:rsidP="009F7CAC">
      <w:pPr>
        <w:pStyle w:val="EndNoteBibliography"/>
        <w:spacing w:after="0"/>
      </w:pPr>
      <w:r w:rsidRPr="00FA395A">
        <w:t xml:space="preserve">Debénath, A. and H. L. Dibble (1993). </w:t>
      </w:r>
      <w:r w:rsidRPr="00FA395A">
        <w:rPr>
          <w:u w:val="single"/>
        </w:rPr>
        <w:t>Handbook of Paleolithic Typology: Lower and Middle Paleolithic of Europe</w:t>
      </w:r>
      <w:r w:rsidRPr="00FA395A">
        <w:t>. Philadelphia, University of Pennsylvania Press.</w:t>
      </w:r>
    </w:p>
    <w:p w14:paraId="4DF66FA8" w14:textId="77777777" w:rsidR="009F7CAC" w:rsidRPr="00FA395A" w:rsidRDefault="009F7CAC" w:rsidP="009F7CAC">
      <w:pPr>
        <w:pStyle w:val="EndNoteBibliography"/>
        <w:spacing w:after="0"/>
      </w:pPr>
      <w:r w:rsidRPr="00FA395A">
        <w:t xml:space="preserve">Dibble, A. D. a. H. L. (1994). </w:t>
      </w:r>
      <w:r w:rsidRPr="00FA395A">
        <w:rPr>
          <w:u w:val="single"/>
        </w:rPr>
        <w:t>Handbook of Paleolithic Typology: Lower and Middle Paleolithic of Europe</w:t>
      </w:r>
      <w:r w:rsidRPr="00FA395A">
        <w:t>. Philadelphia, University of Pennsylvania.</w:t>
      </w:r>
    </w:p>
    <w:p w14:paraId="3A42664E" w14:textId="77777777" w:rsidR="009F7CAC" w:rsidRPr="00FA395A" w:rsidRDefault="009F7CAC" w:rsidP="009F7CAC">
      <w:pPr>
        <w:pStyle w:val="EndNoteBibliography"/>
        <w:spacing w:after="0"/>
      </w:pPr>
      <w:r w:rsidRPr="00FA395A">
        <w:t xml:space="preserve">Eren, M. I. and S. J. Lycett (2016). "A Statistical Examination of Flake Edge Angles Produced During Experimental Lineal Levallois Reductions and Consideration of Their Functional Implications." </w:t>
      </w:r>
      <w:r w:rsidRPr="00FA395A">
        <w:rPr>
          <w:u w:val="single"/>
        </w:rPr>
        <w:t>Journal of Archaeological Method and Theory</w:t>
      </w:r>
      <w:r w:rsidRPr="00FA395A">
        <w:t xml:space="preserve"> </w:t>
      </w:r>
      <w:r w:rsidRPr="00FA395A">
        <w:rPr>
          <w:b/>
        </w:rPr>
        <w:t>23</w:t>
      </w:r>
      <w:r w:rsidRPr="00FA395A">
        <w:t>(1): 379-398.</w:t>
      </w:r>
    </w:p>
    <w:p w14:paraId="7393B768" w14:textId="77777777" w:rsidR="009F7CAC" w:rsidRPr="00FA395A" w:rsidRDefault="009F7CAC" w:rsidP="009F7CAC">
      <w:pPr>
        <w:pStyle w:val="EndNoteBibliography"/>
        <w:spacing w:after="0"/>
      </w:pPr>
      <w:r w:rsidRPr="00FA395A">
        <w:t xml:space="preserve">Eric Boëda, J.-M. G., Liliane Meignen (1990). "Identification de chaînes opératoires lithiques du Paléolithique ancien et moyen." </w:t>
      </w:r>
      <w:r w:rsidRPr="00FA395A">
        <w:rPr>
          <w:u w:val="single"/>
        </w:rPr>
        <w:t>Paléo</w:t>
      </w:r>
      <w:r w:rsidRPr="00FA395A">
        <w:t xml:space="preserve"> </w:t>
      </w:r>
      <w:r w:rsidRPr="00FA395A">
        <w:rPr>
          <w:b/>
        </w:rPr>
        <w:t>2</w:t>
      </w:r>
      <w:r w:rsidRPr="00FA395A">
        <w:t>: 43-80.</w:t>
      </w:r>
    </w:p>
    <w:p w14:paraId="24B74945" w14:textId="77777777" w:rsidR="009F7CAC" w:rsidRPr="00FA395A" w:rsidRDefault="009F7CAC" w:rsidP="009F7CAC">
      <w:pPr>
        <w:pStyle w:val="EndNoteBibliography"/>
        <w:spacing w:after="0"/>
      </w:pPr>
      <w:r w:rsidRPr="00FA395A">
        <w:t xml:space="preserve">Fernandes, P., J.-P. Raynal and M.-H. Moncel (2008). </w:t>
      </w:r>
      <w:r w:rsidRPr="00FA395A">
        <w:rPr>
          <w:u w:val="single"/>
        </w:rPr>
        <w:t>Middle Palaeolithic Raw Material Gathering Territories and Human Mobility in the Southern Massif central, France: First results from a petro-archaeological study on flint</w:t>
      </w:r>
      <w:r w:rsidRPr="00FA395A">
        <w:t>.</w:t>
      </w:r>
    </w:p>
    <w:p w14:paraId="39E1D8FD" w14:textId="77777777" w:rsidR="009F7CAC" w:rsidRPr="00FA395A" w:rsidRDefault="009F7CAC" w:rsidP="009F7CAC">
      <w:pPr>
        <w:pStyle w:val="EndNoteBibliography"/>
        <w:spacing w:after="0"/>
      </w:pPr>
      <w:r w:rsidRPr="00FA395A">
        <w:t xml:space="preserve">Geneste, J.-M. (1988). Systèmes d’approvisionnement en matières premières au Paléolithique moyen et au Paléolithique supérieur en Aquitaine. </w:t>
      </w:r>
      <w:r w:rsidRPr="00FA395A">
        <w:rPr>
          <w:u w:val="single"/>
        </w:rPr>
        <w:t>L’Homme de Néandertal</w:t>
      </w:r>
      <w:r w:rsidRPr="00FA395A">
        <w:t xml:space="preserve">. M. Otte. La Mutation. </w:t>
      </w:r>
      <w:r w:rsidRPr="00FA395A">
        <w:rPr>
          <w:b/>
        </w:rPr>
        <w:t xml:space="preserve">8: </w:t>
      </w:r>
      <w:r w:rsidRPr="00FA395A">
        <w:t>61-70.</w:t>
      </w:r>
    </w:p>
    <w:p w14:paraId="64E6D04C" w14:textId="77777777" w:rsidR="009F7CAC" w:rsidRPr="00FA395A" w:rsidRDefault="009F7CAC" w:rsidP="009F7CAC">
      <w:pPr>
        <w:pStyle w:val="EndNoteBibliography"/>
        <w:spacing w:after="0"/>
      </w:pPr>
      <w:r w:rsidRPr="00FA395A">
        <w:t xml:space="preserve">Geneste, J.-M., J. Jaubert, M. Lenoir, L. Meignen and A. Turq (1997). "Approche technologique des Moustériens charentiens du sud-ouest de la France et du Languedoc oriental." </w:t>
      </w:r>
      <w:r w:rsidRPr="00FA395A">
        <w:rPr>
          <w:u w:val="single"/>
        </w:rPr>
        <w:t>Paleo</w:t>
      </w:r>
      <w:r w:rsidRPr="00FA395A">
        <w:t xml:space="preserve"> </w:t>
      </w:r>
      <w:r w:rsidRPr="00FA395A">
        <w:rPr>
          <w:b/>
        </w:rPr>
        <w:t>9</w:t>
      </w:r>
      <w:r w:rsidRPr="00FA395A">
        <w:t>: 101-142.</w:t>
      </w:r>
    </w:p>
    <w:p w14:paraId="60BA38CC" w14:textId="77777777" w:rsidR="009F7CAC" w:rsidRPr="00FA395A" w:rsidRDefault="009F7CAC" w:rsidP="009F7CAC">
      <w:pPr>
        <w:pStyle w:val="EndNoteBibliography"/>
        <w:spacing w:after="0"/>
      </w:pPr>
      <w:r w:rsidRPr="00FA395A">
        <w:t xml:space="preserve">Hiscock, P. and C. Clarkson (2005). "Experimental evaluation of Kuhn's geometric index of reduction and the flat-flake problem." </w:t>
      </w:r>
      <w:r w:rsidRPr="00FA395A">
        <w:rPr>
          <w:u w:val="single"/>
        </w:rPr>
        <w:t>Journal of Archaeological Science</w:t>
      </w:r>
      <w:r w:rsidRPr="00FA395A">
        <w:t xml:space="preserve"> </w:t>
      </w:r>
      <w:r w:rsidRPr="00FA395A">
        <w:rPr>
          <w:b/>
        </w:rPr>
        <w:t>32</w:t>
      </w:r>
      <w:r w:rsidRPr="00FA395A">
        <w:t>(7): 1015-1022.</w:t>
      </w:r>
    </w:p>
    <w:p w14:paraId="1DEF47D8" w14:textId="77777777" w:rsidR="009F7CAC" w:rsidRPr="00FA395A" w:rsidRDefault="009F7CAC" w:rsidP="009F7CAC">
      <w:pPr>
        <w:pStyle w:val="EndNoteBibliography"/>
        <w:spacing w:after="0"/>
      </w:pPr>
      <w:r w:rsidRPr="00FA395A">
        <w:t xml:space="preserve">Hiscock, P. and A. Tabrett (2010). "Generalization, inference and the quantification of lithic reduction." </w:t>
      </w:r>
      <w:r w:rsidRPr="00FA395A">
        <w:rPr>
          <w:u w:val="single"/>
        </w:rPr>
        <w:t>World Archaeology</w:t>
      </w:r>
      <w:r w:rsidRPr="00FA395A">
        <w:t xml:space="preserve"> </w:t>
      </w:r>
      <w:r w:rsidRPr="00FA395A">
        <w:rPr>
          <w:b/>
        </w:rPr>
        <w:t>42</w:t>
      </w:r>
      <w:r w:rsidRPr="00FA395A">
        <w:t>(4): 545-561.</w:t>
      </w:r>
    </w:p>
    <w:p w14:paraId="37A9F6D8" w14:textId="77777777" w:rsidR="009F7CAC" w:rsidRPr="00FA395A" w:rsidRDefault="009F7CAC" w:rsidP="009F7CAC">
      <w:pPr>
        <w:pStyle w:val="EndNoteBibliography"/>
        <w:spacing w:after="0"/>
      </w:pPr>
      <w:r w:rsidRPr="00FA395A">
        <w:t xml:space="preserve">Hu, Y., B. Marwick, J.-F. Zhang, X. Rui, Y.-M. Hou, J.-P. Yue, W.-R. Chen, W.-W. Huang and B. Li (2019). "Late Middle Pleistocene Levallois stone-tool technology in southwest China." </w:t>
      </w:r>
      <w:r w:rsidRPr="00FA395A">
        <w:rPr>
          <w:u w:val="single"/>
        </w:rPr>
        <w:t>Nature</w:t>
      </w:r>
      <w:r w:rsidRPr="00FA395A">
        <w:t xml:space="preserve"> </w:t>
      </w:r>
      <w:r w:rsidRPr="00FA395A">
        <w:rPr>
          <w:b/>
        </w:rPr>
        <w:t>565</w:t>
      </w:r>
      <w:r w:rsidRPr="00FA395A">
        <w:t>(7737): 82-85.</w:t>
      </w:r>
    </w:p>
    <w:p w14:paraId="6B5EB56D" w14:textId="77777777" w:rsidR="009F7CAC" w:rsidRPr="00FA395A" w:rsidRDefault="009F7CAC" w:rsidP="009F7CAC">
      <w:pPr>
        <w:pStyle w:val="EndNoteBibliography"/>
        <w:spacing w:after="0"/>
      </w:pPr>
      <w:r w:rsidRPr="00FA395A">
        <w:t xml:space="preserve">Inizan, M. L., M. Reduron-Ballinger, H. Roche and J. Tixier (1999). </w:t>
      </w:r>
      <w:r w:rsidRPr="00FA395A">
        <w:rPr>
          <w:u w:val="single"/>
        </w:rPr>
        <w:t>Technology and Terminology of Knapped Stone</w:t>
      </w:r>
      <w:r w:rsidRPr="00FA395A">
        <w:t>.</w:t>
      </w:r>
    </w:p>
    <w:p w14:paraId="0C960389" w14:textId="77777777" w:rsidR="009F7CAC" w:rsidRPr="00FA395A" w:rsidRDefault="009F7CAC" w:rsidP="009F7CAC">
      <w:pPr>
        <w:pStyle w:val="EndNoteBibliography"/>
        <w:spacing w:after="0"/>
      </w:pPr>
      <w:r w:rsidRPr="00FA395A">
        <w:t xml:space="preserve">Kuhn, S. L. (1990). "A geometric index of reduction for unifacial stone tools." </w:t>
      </w:r>
      <w:r w:rsidRPr="00FA395A">
        <w:rPr>
          <w:u w:val="single"/>
        </w:rPr>
        <w:t>Journal of Archaeological Science</w:t>
      </w:r>
      <w:r w:rsidRPr="00FA395A">
        <w:t xml:space="preserve"> </w:t>
      </w:r>
      <w:r w:rsidRPr="00FA395A">
        <w:rPr>
          <w:b/>
        </w:rPr>
        <w:t>17</w:t>
      </w:r>
      <w:r w:rsidRPr="00FA395A">
        <w:t>(5): 581-593.</w:t>
      </w:r>
    </w:p>
    <w:p w14:paraId="45823A32" w14:textId="77777777" w:rsidR="009F7CAC" w:rsidRPr="00FA395A" w:rsidRDefault="009F7CAC" w:rsidP="009F7CAC">
      <w:pPr>
        <w:pStyle w:val="EndNoteBibliography"/>
        <w:spacing w:after="0"/>
      </w:pPr>
      <w:r w:rsidRPr="00FA395A">
        <w:t xml:space="preserve">Leng, J. (2001). </w:t>
      </w:r>
      <w:r w:rsidRPr="00FA395A">
        <w:rPr>
          <w:u w:val="single"/>
        </w:rPr>
        <w:t>Early Paleolithic technology in Eastern and Southern Asia / Jian Leng</w:t>
      </w:r>
      <w:r w:rsidRPr="00FA395A">
        <w:t>. Oxford :, J. and E. Hedges : Archaeopress.</w:t>
      </w:r>
    </w:p>
    <w:p w14:paraId="1CF84388" w14:textId="77777777" w:rsidR="009F7CAC" w:rsidRPr="00FA395A" w:rsidRDefault="009F7CAC" w:rsidP="009F7CAC">
      <w:pPr>
        <w:pStyle w:val="EndNoteBibliography"/>
        <w:spacing w:after="0"/>
      </w:pPr>
      <w:r w:rsidRPr="00FA395A">
        <w:t xml:space="preserve">Li, Y. H., Y. M. Hou and E. Boëda (2009). "Mode of débitage and technical cognition of hominids at the Guanyindong site." </w:t>
      </w:r>
      <w:r w:rsidRPr="00FA395A">
        <w:rPr>
          <w:u w:val="single"/>
        </w:rPr>
        <w:t>Chinese Science Bulletin</w:t>
      </w:r>
      <w:r w:rsidRPr="00FA395A">
        <w:t xml:space="preserve"> </w:t>
      </w:r>
      <w:r w:rsidRPr="00FA395A">
        <w:rPr>
          <w:b/>
        </w:rPr>
        <w:t>54</w:t>
      </w:r>
      <w:r w:rsidRPr="00FA395A">
        <w:t>(21): 3864-3871.</w:t>
      </w:r>
    </w:p>
    <w:p w14:paraId="1B8A0F46" w14:textId="191EAFB9" w:rsidR="00CD326C" w:rsidRPr="00FA395A" w:rsidRDefault="009F7CAC" w:rsidP="00EA60DC">
      <w:pPr>
        <w:pStyle w:val="EndNoteBibliography"/>
        <w:rPr>
          <w:rFonts w:ascii="Times New Roman" w:hAnsi="Times New Roman" w:cs="Times New Roman"/>
          <w:sz w:val="24"/>
          <w:szCs w:val="24"/>
        </w:rPr>
      </w:pPr>
      <w:r w:rsidRPr="00FA395A">
        <w:t xml:space="preserve">Vaquero, M. (2008). "The history of stones: behavioural inferences and temporal resolution of an archaeological assemblage from the Middle Palaeolithic." </w:t>
      </w:r>
      <w:r w:rsidRPr="00FA395A">
        <w:rPr>
          <w:u w:val="single"/>
        </w:rPr>
        <w:t>Journal of Archaeological Science</w:t>
      </w:r>
      <w:r w:rsidRPr="00FA395A">
        <w:t xml:space="preserve"> </w:t>
      </w:r>
      <w:r w:rsidRPr="00FA395A">
        <w:rPr>
          <w:b/>
        </w:rPr>
        <w:t>35</w:t>
      </w:r>
      <w:r w:rsidRPr="00FA395A">
        <w:t>(12): 3178-3185.</w:t>
      </w:r>
      <w:r w:rsidR="00CA39CF" w:rsidRPr="00FA395A">
        <w:rPr>
          <w:rFonts w:ascii="Times New Roman" w:hAnsi="Times New Roman" w:cs="Times New Roman"/>
          <w:sz w:val="24"/>
          <w:szCs w:val="24"/>
        </w:rPr>
        <w:fldChar w:fldCharType="end"/>
      </w:r>
    </w:p>
    <w:sectPr w:rsidR="00CD326C" w:rsidRPr="00FA395A" w:rsidSect="009F7CAC">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en Marwick" w:date="2020-10-05T23:33:00Z" w:initials="BM">
    <w:p w14:paraId="78B6B3D1" w14:textId="6CF5E078" w:rsidR="009663C6" w:rsidRDefault="009663C6">
      <w:pPr>
        <w:pStyle w:val="CommentText"/>
      </w:pPr>
      <w:r>
        <w:rPr>
          <w:rStyle w:val="CommentReference"/>
        </w:rPr>
        <w:annotationRef/>
      </w:r>
      <w:r>
        <w:t xml:space="preserve">I think we should delete the “Method” section at the end of the manuscript because this section duplicates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8B6B3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62BB1" w16cex:dateUtc="2020-10-06T0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B6B3D1" w16cid:durableId="23262B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960E03" w14:textId="77777777" w:rsidR="00FE6CE7" w:rsidRDefault="00FE6CE7" w:rsidP="00E90E6A">
      <w:pPr>
        <w:spacing w:after="0" w:line="240" w:lineRule="auto"/>
      </w:pPr>
      <w:r>
        <w:separator/>
      </w:r>
    </w:p>
  </w:endnote>
  <w:endnote w:type="continuationSeparator" w:id="0">
    <w:p w14:paraId="7985AC60" w14:textId="77777777" w:rsidR="00FE6CE7" w:rsidRDefault="00FE6CE7" w:rsidP="00E90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rkeley-Book">
    <w:altName w:val="Malgun Gothic Semilight"/>
    <w:panose1 w:val="020B0604020202020204"/>
    <w:charset w:val="88"/>
    <w:family w:val="auto"/>
    <w:notTrueType/>
    <w:pitch w:val="default"/>
    <w:sig w:usb0="00000000" w:usb1="08080000" w:usb2="00000010" w:usb3="00000000" w:csb0="001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9483E0" w14:textId="77777777" w:rsidR="00FE6CE7" w:rsidRDefault="00FE6CE7" w:rsidP="00E90E6A">
      <w:pPr>
        <w:spacing w:after="0" w:line="240" w:lineRule="auto"/>
      </w:pPr>
      <w:r>
        <w:separator/>
      </w:r>
    </w:p>
  </w:footnote>
  <w:footnote w:type="continuationSeparator" w:id="0">
    <w:p w14:paraId="3F73E8B1" w14:textId="77777777" w:rsidR="00FE6CE7" w:rsidRDefault="00FE6CE7" w:rsidP="00E90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81512"/>
    <w:multiLevelType w:val="multilevel"/>
    <w:tmpl w:val="EBC2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E91223"/>
    <w:multiLevelType w:val="hybridMultilevel"/>
    <w:tmpl w:val="5B426B1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06B3746"/>
    <w:multiLevelType w:val="hybridMultilevel"/>
    <w:tmpl w:val="1B16643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1FE7038"/>
    <w:multiLevelType w:val="multilevel"/>
    <w:tmpl w:val="ECAC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093B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74A06355"/>
    <w:multiLevelType w:val="multilevel"/>
    <w:tmpl w:val="D340E2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3"/>
  </w:num>
  <w:num w:numId="3">
    <w:abstractNumId w:val="1"/>
  </w:num>
  <w:num w:numId="4">
    <w:abstractNumId w:val="2"/>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 Marwick">
    <w15:presenceInfo w15:providerId="AD" w15:userId="S::bmarwick@uw.edu::13f0b4e3-ed27-47ec-880c-6fa1bac3a8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e0tpp90z59szvexrf15t22p2ewafwer550w&quot;&gt;Bens_Endnote_library&lt;record-ids&gt;&lt;item&gt;185&lt;/item&gt;&lt;item&gt;428&lt;/item&gt;&lt;item&gt;614&lt;/item&gt;&lt;item&gt;1119&lt;/item&gt;&lt;item&gt;1315&lt;/item&gt;&lt;item&gt;4931&lt;/item&gt;&lt;item&gt;5457&lt;/item&gt;&lt;item&gt;5555&lt;/item&gt;&lt;item&gt;5556&lt;/item&gt;&lt;item&gt;5557&lt;/item&gt;&lt;item&gt;5563&lt;/item&gt;&lt;item&gt;5580&lt;/item&gt;&lt;item&gt;5581&lt;/item&gt;&lt;/record-ids&gt;&lt;/item&gt;&lt;item db-id=&quot;e0fx9eewc55z5me9zx35zpfdvs5rfzws2t2r&quot;&gt;Thesis_all references&lt;record-ids&gt;&lt;item&gt;173&lt;/item&gt;&lt;item&gt;293&lt;/item&gt;&lt;item&gt;313&lt;/item&gt;&lt;item&gt;319&lt;/item&gt;&lt;item&gt;321&lt;/item&gt;&lt;item&gt;438&lt;/item&gt;&lt;item&gt;439&lt;/item&gt;&lt;/record-ids&gt;&lt;/item&gt;&lt;/Libraries&gt;"/>
  </w:docVars>
  <w:rsids>
    <w:rsidRoot w:val="000E54BC"/>
    <w:rsid w:val="000001ED"/>
    <w:rsid w:val="00004203"/>
    <w:rsid w:val="00004B45"/>
    <w:rsid w:val="00006D4D"/>
    <w:rsid w:val="000075D2"/>
    <w:rsid w:val="00011894"/>
    <w:rsid w:val="00013D24"/>
    <w:rsid w:val="00014A21"/>
    <w:rsid w:val="00014DBD"/>
    <w:rsid w:val="000174EB"/>
    <w:rsid w:val="000215C7"/>
    <w:rsid w:val="000238D5"/>
    <w:rsid w:val="00023A03"/>
    <w:rsid w:val="00025089"/>
    <w:rsid w:val="00025D8F"/>
    <w:rsid w:val="0002603C"/>
    <w:rsid w:val="000265C8"/>
    <w:rsid w:val="000273F1"/>
    <w:rsid w:val="000274CC"/>
    <w:rsid w:val="000339A5"/>
    <w:rsid w:val="0003406D"/>
    <w:rsid w:val="00035627"/>
    <w:rsid w:val="0003587B"/>
    <w:rsid w:val="00042930"/>
    <w:rsid w:val="0004635D"/>
    <w:rsid w:val="000472F4"/>
    <w:rsid w:val="0005099E"/>
    <w:rsid w:val="00055FB2"/>
    <w:rsid w:val="00057B79"/>
    <w:rsid w:val="0006081E"/>
    <w:rsid w:val="00061041"/>
    <w:rsid w:val="00066E58"/>
    <w:rsid w:val="000704AE"/>
    <w:rsid w:val="0007616E"/>
    <w:rsid w:val="00076DBD"/>
    <w:rsid w:val="0007795D"/>
    <w:rsid w:val="000807EA"/>
    <w:rsid w:val="00081B06"/>
    <w:rsid w:val="00083D90"/>
    <w:rsid w:val="0008507D"/>
    <w:rsid w:val="00085189"/>
    <w:rsid w:val="00085D9D"/>
    <w:rsid w:val="000866B5"/>
    <w:rsid w:val="00090183"/>
    <w:rsid w:val="00090AAF"/>
    <w:rsid w:val="00092E3F"/>
    <w:rsid w:val="000938EF"/>
    <w:rsid w:val="00093933"/>
    <w:rsid w:val="00095A6E"/>
    <w:rsid w:val="000A008E"/>
    <w:rsid w:val="000A140F"/>
    <w:rsid w:val="000A3B91"/>
    <w:rsid w:val="000A4F6D"/>
    <w:rsid w:val="000A521B"/>
    <w:rsid w:val="000A6DA1"/>
    <w:rsid w:val="000A76A4"/>
    <w:rsid w:val="000A7BEC"/>
    <w:rsid w:val="000B2606"/>
    <w:rsid w:val="000B3D46"/>
    <w:rsid w:val="000B49A6"/>
    <w:rsid w:val="000B57FA"/>
    <w:rsid w:val="000B5E0F"/>
    <w:rsid w:val="000B5F80"/>
    <w:rsid w:val="000B61F2"/>
    <w:rsid w:val="000B7B35"/>
    <w:rsid w:val="000C16C2"/>
    <w:rsid w:val="000C18C2"/>
    <w:rsid w:val="000C1F7A"/>
    <w:rsid w:val="000C3278"/>
    <w:rsid w:val="000C3BB5"/>
    <w:rsid w:val="000C3E14"/>
    <w:rsid w:val="000C5226"/>
    <w:rsid w:val="000C54E8"/>
    <w:rsid w:val="000C5CCD"/>
    <w:rsid w:val="000C70DE"/>
    <w:rsid w:val="000C7B76"/>
    <w:rsid w:val="000D0DBD"/>
    <w:rsid w:val="000D1286"/>
    <w:rsid w:val="000D4C99"/>
    <w:rsid w:val="000D59D0"/>
    <w:rsid w:val="000D5AE0"/>
    <w:rsid w:val="000D65D9"/>
    <w:rsid w:val="000D7760"/>
    <w:rsid w:val="000E039A"/>
    <w:rsid w:val="000E15A5"/>
    <w:rsid w:val="000E5238"/>
    <w:rsid w:val="000E54BC"/>
    <w:rsid w:val="000E6B1C"/>
    <w:rsid w:val="000E73E2"/>
    <w:rsid w:val="000F0115"/>
    <w:rsid w:val="000F3587"/>
    <w:rsid w:val="000F3895"/>
    <w:rsid w:val="000F3CD1"/>
    <w:rsid w:val="000F3EBB"/>
    <w:rsid w:val="000F4662"/>
    <w:rsid w:val="000F5835"/>
    <w:rsid w:val="000F6174"/>
    <w:rsid w:val="000F7345"/>
    <w:rsid w:val="000F76EA"/>
    <w:rsid w:val="001029C9"/>
    <w:rsid w:val="00103ACD"/>
    <w:rsid w:val="00105A68"/>
    <w:rsid w:val="00111E6B"/>
    <w:rsid w:val="001127E5"/>
    <w:rsid w:val="00116001"/>
    <w:rsid w:val="0011621A"/>
    <w:rsid w:val="00117A19"/>
    <w:rsid w:val="001260AA"/>
    <w:rsid w:val="00126DA1"/>
    <w:rsid w:val="00133EA4"/>
    <w:rsid w:val="001346B3"/>
    <w:rsid w:val="00134AD5"/>
    <w:rsid w:val="00134D35"/>
    <w:rsid w:val="00134E03"/>
    <w:rsid w:val="00137FB8"/>
    <w:rsid w:val="00142BE4"/>
    <w:rsid w:val="00142FA1"/>
    <w:rsid w:val="00144517"/>
    <w:rsid w:val="00145A35"/>
    <w:rsid w:val="00145B56"/>
    <w:rsid w:val="00150EFE"/>
    <w:rsid w:val="00152091"/>
    <w:rsid w:val="00152317"/>
    <w:rsid w:val="001523F4"/>
    <w:rsid w:val="00154E79"/>
    <w:rsid w:val="001656A4"/>
    <w:rsid w:val="001705BF"/>
    <w:rsid w:val="00172255"/>
    <w:rsid w:val="00173057"/>
    <w:rsid w:val="00177B7F"/>
    <w:rsid w:val="00183ED8"/>
    <w:rsid w:val="00186901"/>
    <w:rsid w:val="00186947"/>
    <w:rsid w:val="00187932"/>
    <w:rsid w:val="00187DE9"/>
    <w:rsid w:val="00190494"/>
    <w:rsid w:val="001905B5"/>
    <w:rsid w:val="001908CB"/>
    <w:rsid w:val="0019177A"/>
    <w:rsid w:val="00191B2D"/>
    <w:rsid w:val="00191FF6"/>
    <w:rsid w:val="00194ED3"/>
    <w:rsid w:val="00196ED8"/>
    <w:rsid w:val="00197FA8"/>
    <w:rsid w:val="001A1693"/>
    <w:rsid w:val="001A1B4A"/>
    <w:rsid w:val="001A28A0"/>
    <w:rsid w:val="001A3D09"/>
    <w:rsid w:val="001A575C"/>
    <w:rsid w:val="001A6329"/>
    <w:rsid w:val="001A7DF1"/>
    <w:rsid w:val="001B0313"/>
    <w:rsid w:val="001B210E"/>
    <w:rsid w:val="001B26E2"/>
    <w:rsid w:val="001B4AA4"/>
    <w:rsid w:val="001B4C12"/>
    <w:rsid w:val="001B5249"/>
    <w:rsid w:val="001B58CD"/>
    <w:rsid w:val="001B7347"/>
    <w:rsid w:val="001C0379"/>
    <w:rsid w:val="001C5771"/>
    <w:rsid w:val="001C691B"/>
    <w:rsid w:val="001D33E5"/>
    <w:rsid w:val="001D3B6A"/>
    <w:rsid w:val="001D4480"/>
    <w:rsid w:val="001D55E3"/>
    <w:rsid w:val="001E08CD"/>
    <w:rsid w:val="001E0C8F"/>
    <w:rsid w:val="001E0D48"/>
    <w:rsid w:val="001E2967"/>
    <w:rsid w:val="001E5498"/>
    <w:rsid w:val="001E5AB7"/>
    <w:rsid w:val="001E709A"/>
    <w:rsid w:val="001F2164"/>
    <w:rsid w:val="001F3F2E"/>
    <w:rsid w:val="001F45B5"/>
    <w:rsid w:val="001F4779"/>
    <w:rsid w:val="001F7392"/>
    <w:rsid w:val="0020676A"/>
    <w:rsid w:val="00206BC8"/>
    <w:rsid w:val="002123BD"/>
    <w:rsid w:val="00212A4D"/>
    <w:rsid w:val="00214A07"/>
    <w:rsid w:val="002151B8"/>
    <w:rsid w:val="0021589E"/>
    <w:rsid w:val="002163F8"/>
    <w:rsid w:val="00217E6A"/>
    <w:rsid w:val="0022015C"/>
    <w:rsid w:val="002211FE"/>
    <w:rsid w:val="00221D03"/>
    <w:rsid w:val="002223EF"/>
    <w:rsid w:val="0022277C"/>
    <w:rsid w:val="00222D8C"/>
    <w:rsid w:val="00223339"/>
    <w:rsid w:val="00223633"/>
    <w:rsid w:val="002249C0"/>
    <w:rsid w:val="00224D8B"/>
    <w:rsid w:val="00226B7A"/>
    <w:rsid w:val="00230DA2"/>
    <w:rsid w:val="0023315E"/>
    <w:rsid w:val="00235098"/>
    <w:rsid w:val="00235335"/>
    <w:rsid w:val="00243A1C"/>
    <w:rsid w:val="002473A6"/>
    <w:rsid w:val="002475BF"/>
    <w:rsid w:val="002476B3"/>
    <w:rsid w:val="00252637"/>
    <w:rsid w:val="00252A5C"/>
    <w:rsid w:val="00255C80"/>
    <w:rsid w:val="002563D4"/>
    <w:rsid w:val="00257C2F"/>
    <w:rsid w:val="00261F1F"/>
    <w:rsid w:val="002634B8"/>
    <w:rsid w:val="00265793"/>
    <w:rsid w:val="002700E2"/>
    <w:rsid w:val="00270DF1"/>
    <w:rsid w:val="00273C39"/>
    <w:rsid w:val="00275E95"/>
    <w:rsid w:val="00276A48"/>
    <w:rsid w:val="00276B6C"/>
    <w:rsid w:val="0027700A"/>
    <w:rsid w:val="00277107"/>
    <w:rsid w:val="0027716C"/>
    <w:rsid w:val="002805ED"/>
    <w:rsid w:val="00280F1F"/>
    <w:rsid w:val="00283AC7"/>
    <w:rsid w:val="00287916"/>
    <w:rsid w:val="00287D26"/>
    <w:rsid w:val="00290D27"/>
    <w:rsid w:val="002914A7"/>
    <w:rsid w:val="00292DDA"/>
    <w:rsid w:val="002931B7"/>
    <w:rsid w:val="0029431F"/>
    <w:rsid w:val="00295B6C"/>
    <w:rsid w:val="00295F62"/>
    <w:rsid w:val="00297D38"/>
    <w:rsid w:val="002A3199"/>
    <w:rsid w:val="002A3896"/>
    <w:rsid w:val="002A4AA9"/>
    <w:rsid w:val="002A7A54"/>
    <w:rsid w:val="002B0854"/>
    <w:rsid w:val="002B2551"/>
    <w:rsid w:val="002B265A"/>
    <w:rsid w:val="002B72A6"/>
    <w:rsid w:val="002B7C73"/>
    <w:rsid w:val="002C04C6"/>
    <w:rsid w:val="002C0C73"/>
    <w:rsid w:val="002C1520"/>
    <w:rsid w:val="002C3040"/>
    <w:rsid w:val="002C3315"/>
    <w:rsid w:val="002C4C2C"/>
    <w:rsid w:val="002C559A"/>
    <w:rsid w:val="002C5B9D"/>
    <w:rsid w:val="002D0C87"/>
    <w:rsid w:val="002D1A7C"/>
    <w:rsid w:val="002D57E0"/>
    <w:rsid w:val="002D5B5C"/>
    <w:rsid w:val="002D6240"/>
    <w:rsid w:val="002D78B1"/>
    <w:rsid w:val="002E1E46"/>
    <w:rsid w:val="002E264F"/>
    <w:rsid w:val="002E361E"/>
    <w:rsid w:val="002E47FB"/>
    <w:rsid w:val="002E5630"/>
    <w:rsid w:val="002E6B06"/>
    <w:rsid w:val="002F016E"/>
    <w:rsid w:val="002F28F0"/>
    <w:rsid w:val="002F31BB"/>
    <w:rsid w:val="002F5E7F"/>
    <w:rsid w:val="002F64D5"/>
    <w:rsid w:val="002F6FF4"/>
    <w:rsid w:val="00302651"/>
    <w:rsid w:val="003027D1"/>
    <w:rsid w:val="003039CA"/>
    <w:rsid w:val="003042B3"/>
    <w:rsid w:val="003043DB"/>
    <w:rsid w:val="0030762F"/>
    <w:rsid w:val="00317F64"/>
    <w:rsid w:val="00321039"/>
    <w:rsid w:val="0032203F"/>
    <w:rsid w:val="003223C8"/>
    <w:rsid w:val="00322E95"/>
    <w:rsid w:val="00326881"/>
    <w:rsid w:val="00327621"/>
    <w:rsid w:val="00330B8C"/>
    <w:rsid w:val="00333F4C"/>
    <w:rsid w:val="00334AB7"/>
    <w:rsid w:val="00337057"/>
    <w:rsid w:val="00344626"/>
    <w:rsid w:val="00346000"/>
    <w:rsid w:val="003468E2"/>
    <w:rsid w:val="003479F8"/>
    <w:rsid w:val="00347FB6"/>
    <w:rsid w:val="00353ECF"/>
    <w:rsid w:val="003554C8"/>
    <w:rsid w:val="00355984"/>
    <w:rsid w:val="00356FC6"/>
    <w:rsid w:val="00362A60"/>
    <w:rsid w:val="00362A84"/>
    <w:rsid w:val="00364985"/>
    <w:rsid w:val="003649CD"/>
    <w:rsid w:val="00365193"/>
    <w:rsid w:val="003665DB"/>
    <w:rsid w:val="00370358"/>
    <w:rsid w:val="00371D6A"/>
    <w:rsid w:val="003735A1"/>
    <w:rsid w:val="00377F9B"/>
    <w:rsid w:val="0038271E"/>
    <w:rsid w:val="003851E9"/>
    <w:rsid w:val="00386042"/>
    <w:rsid w:val="00386836"/>
    <w:rsid w:val="003870E7"/>
    <w:rsid w:val="0038761B"/>
    <w:rsid w:val="00390190"/>
    <w:rsid w:val="00390F99"/>
    <w:rsid w:val="00396700"/>
    <w:rsid w:val="003A0B45"/>
    <w:rsid w:val="003A20DB"/>
    <w:rsid w:val="003A61DD"/>
    <w:rsid w:val="003B544A"/>
    <w:rsid w:val="003B684C"/>
    <w:rsid w:val="003C0D72"/>
    <w:rsid w:val="003C6646"/>
    <w:rsid w:val="003D0878"/>
    <w:rsid w:val="003D0DBD"/>
    <w:rsid w:val="003D46E2"/>
    <w:rsid w:val="003D51E8"/>
    <w:rsid w:val="003D52FD"/>
    <w:rsid w:val="003D5FB0"/>
    <w:rsid w:val="003D6D06"/>
    <w:rsid w:val="003D7E9B"/>
    <w:rsid w:val="003E222D"/>
    <w:rsid w:val="003E2BF3"/>
    <w:rsid w:val="003E3943"/>
    <w:rsid w:val="003E6F61"/>
    <w:rsid w:val="003F03D3"/>
    <w:rsid w:val="003F07BB"/>
    <w:rsid w:val="003F2FE2"/>
    <w:rsid w:val="003F3A61"/>
    <w:rsid w:val="003F4EEE"/>
    <w:rsid w:val="003F7449"/>
    <w:rsid w:val="003F7A02"/>
    <w:rsid w:val="004005F4"/>
    <w:rsid w:val="00402095"/>
    <w:rsid w:val="00402194"/>
    <w:rsid w:val="00403C64"/>
    <w:rsid w:val="00407308"/>
    <w:rsid w:val="0041061A"/>
    <w:rsid w:val="0041087C"/>
    <w:rsid w:val="00411EB8"/>
    <w:rsid w:val="00412639"/>
    <w:rsid w:val="00417D91"/>
    <w:rsid w:val="0042036B"/>
    <w:rsid w:val="00420376"/>
    <w:rsid w:val="00422338"/>
    <w:rsid w:val="004241D2"/>
    <w:rsid w:val="00426156"/>
    <w:rsid w:val="004303CC"/>
    <w:rsid w:val="0043068A"/>
    <w:rsid w:val="004334A5"/>
    <w:rsid w:val="00435F46"/>
    <w:rsid w:val="0043669A"/>
    <w:rsid w:val="004404F2"/>
    <w:rsid w:val="00441E23"/>
    <w:rsid w:val="00444A06"/>
    <w:rsid w:val="00445061"/>
    <w:rsid w:val="0044563C"/>
    <w:rsid w:val="00445D1E"/>
    <w:rsid w:val="00446843"/>
    <w:rsid w:val="004520A4"/>
    <w:rsid w:val="00455FA8"/>
    <w:rsid w:val="00456712"/>
    <w:rsid w:val="00457729"/>
    <w:rsid w:val="00457970"/>
    <w:rsid w:val="00460F1A"/>
    <w:rsid w:val="00463B88"/>
    <w:rsid w:val="00463D0E"/>
    <w:rsid w:val="00464F0D"/>
    <w:rsid w:val="00464F77"/>
    <w:rsid w:val="0046557F"/>
    <w:rsid w:val="00465582"/>
    <w:rsid w:val="00467445"/>
    <w:rsid w:val="00470F66"/>
    <w:rsid w:val="00472CC0"/>
    <w:rsid w:val="00480042"/>
    <w:rsid w:val="00483068"/>
    <w:rsid w:val="0048456E"/>
    <w:rsid w:val="0048548B"/>
    <w:rsid w:val="004858A7"/>
    <w:rsid w:val="00485DDC"/>
    <w:rsid w:val="004910DF"/>
    <w:rsid w:val="0049134B"/>
    <w:rsid w:val="004918D7"/>
    <w:rsid w:val="00491AF7"/>
    <w:rsid w:val="00491B86"/>
    <w:rsid w:val="00491D16"/>
    <w:rsid w:val="0049745A"/>
    <w:rsid w:val="00497E39"/>
    <w:rsid w:val="004A273E"/>
    <w:rsid w:val="004A2CD5"/>
    <w:rsid w:val="004A3EB6"/>
    <w:rsid w:val="004A4F5F"/>
    <w:rsid w:val="004A50A7"/>
    <w:rsid w:val="004B2351"/>
    <w:rsid w:val="004B2BD9"/>
    <w:rsid w:val="004B7D26"/>
    <w:rsid w:val="004B7D97"/>
    <w:rsid w:val="004C3B8C"/>
    <w:rsid w:val="004C552C"/>
    <w:rsid w:val="004C6606"/>
    <w:rsid w:val="004D19D5"/>
    <w:rsid w:val="004D1AD2"/>
    <w:rsid w:val="004D2EE5"/>
    <w:rsid w:val="004D32C7"/>
    <w:rsid w:val="004D523C"/>
    <w:rsid w:val="004D5858"/>
    <w:rsid w:val="004E11C7"/>
    <w:rsid w:val="004E1A77"/>
    <w:rsid w:val="004E29EE"/>
    <w:rsid w:val="004E46F0"/>
    <w:rsid w:val="004E4E5B"/>
    <w:rsid w:val="004E5945"/>
    <w:rsid w:val="004E617B"/>
    <w:rsid w:val="004E670A"/>
    <w:rsid w:val="004E70EC"/>
    <w:rsid w:val="004F1427"/>
    <w:rsid w:val="004F1957"/>
    <w:rsid w:val="004F2E14"/>
    <w:rsid w:val="004F43A7"/>
    <w:rsid w:val="004F5B47"/>
    <w:rsid w:val="004F5EF7"/>
    <w:rsid w:val="00503B2A"/>
    <w:rsid w:val="00504340"/>
    <w:rsid w:val="005043E9"/>
    <w:rsid w:val="0051142F"/>
    <w:rsid w:val="005118D5"/>
    <w:rsid w:val="005166FB"/>
    <w:rsid w:val="005239A7"/>
    <w:rsid w:val="00524808"/>
    <w:rsid w:val="0052545E"/>
    <w:rsid w:val="00526674"/>
    <w:rsid w:val="0052778A"/>
    <w:rsid w:val="0053050E"/>
    <w:rsid w:val="00531D2C"/>
    <w:rsid w:val="00534948"/>
    <w:rsid w:val="005358D1"/>
    <w:rsid w:val="005375FF"/>
    <w:rsid w:val="00537BB4"/>
    <w:rsid w:val="005468B2"/>
    <w:rsid w:val="005469A0"/>
    <w:rsid w:val="00547149"/>
    <w:rsid w:val="00547968"/>
    <w:rsid w:val="00547E85"/>
    <w:rsid w:val="00547F90"/>
    <w:rsid w:val="005503B1"/>
    <w:rsid w:val="005528E2"/>
    <w:rsid w:val="00555E6E"/>
    <w:rsid w:val="00557A49"/>
    <w:rsid w:val="00561FC0"/>
    <w:rsid w:val="00563E48"/>
    <w:rsid w:val="00566665"/>
    <w:rsid w:val="0057004C"/>
    <w:rsid w:val="00571208"/>
    <w:rsid w:val="005733ED"/>
    <w:rsid w:val="005765C4"/>
    <w:rsid w:val="005773F0"/>
    <w:rsid w:val="00580163"/>
    <w:rsid w:val="0058034D"/>
    <w:rsid w:val="0058161A"/>
    <w:rsid w:val="00582A1A"/>
    <w:rsid w:val="00583B29"/>
    <w:rsid w:val="00584901"/>
    <w:rsid w:val="005876D9"/>
    <w:rsid w:val="0059541D"/>
    <w:rsid w:val="005A099A"/>
    <w:rsid w:val="005A1BD8"/>
    <w:rsid w:val="005A1CFC"/>
    <w:rsid w:val="005A318B"/>
    <w:rsid w:val="005A56AF"/>
    <w:rsid w:val="005A741C"/>
    <w:rsid w:val="005B472E"/>
    <w:rsid w:val="005B61F4"/>
    <w:rsid w:val="005B7976"/>
    <w:rsid w:val="005C0AB2"/>
    <w:rsid w:val="005C3200"/>
    <w:rsid w:val="005C3ECC"/>
    <w:rsid w:val="005C4938"/>
    <w:rsid w:val="005C5071"/>
    <w:rsid w:val="005C6614"/>
    <w:rsid w:val="005D0241"/>
    <w:rsid w:val="005D05D5"/>
    <w:rsid w:val="005D12DC"/>
    <w:rsid w:val="005D1EC2"/>
    <w:rsid w:val="005D2263"/>
    <w:rsid w:val="005D28E4"/>
    <w:rsid w:val="005D333D"/>
    <w:rsid w:val="005D45EF"/>
    <w:rsid w:val="005D4C8D"/>
    <w:rsid w:val="005D584E"/>
    <w:rsid w:val="005D62E9"/>
    <w:rsid w:val="005D7080"/>
    <w:rsid w:val="005D793F"/>
    <w:rsid w:val="005D7BD0"/>
    <w:rsid w:val="005E0825"/>
    <w:rsid w:val="005E0951"/>
    <w:rsid w:val="005E12BB"/>
    <w:rsid w:val="005E502F"/>
    <w:rsid w:val="005E57E4"/>
    <w:rsid w:val="005F2B3B"/>
    <w:rsid w:val="005F3629"/>
    <w:rsid w:val="005F623F"/>
    <w:rsid w:val="005F7592"/>
    <w:rsid w:val="005F7EDD"/>
    <w:rsid w:val="00600CFD"/>
    <w:rsid w:val="00602A1F"/>
    <w:rsid w:val="0060334F"/>
    <w:rsid w:val="0060355A"/>
    <w:rsid w:val="00604516"/>
    <w:rsid w:val="0060488F"/>
    <w:rsid w:val="00604C00"/>
    <w:rsid w:val="00605EA3"/>
    <w:rsid w:val="00606159"/>
    <w:rsid w:val="00610EEB"/>
    <w:rsid w:val="00611A09"/>
    <w:rsid w:val="006136A4"/>
    <w:rsid w:val="006143DF"/>
    <w:rsid w:val="006145F3"/>
    <w:rsid w:val="006158FF"/>
    <w:rsid w:val="00615B5F"/>
    <w:rsid w:val="00616111"/>
    <w:rsid w:val="00616ED1"/>
    <w:rsid w:val="00617305"/>
    <w:rsid w:val="006218C5"/>
    <w:rsid w:val="00621CB2"/>
    <w:rsid w:val="00622C1A"/>
    <w:rsid w:val="006239F0"/>
    <w:rsid w:val="006273EE"/>
    <w:rsid w:val="00632386"/>
    <w:rsid w:val="00632B89"/>
    <w:rsid w:val="00633668"/>
    <w:rsid w:val="00634E7F"/>
    <w:rsid w:val="00636637"/>
    <w:rsid w:val="00637F4C"/>
    <w:rsid w:val="0064471F"/>
    <w:rsid w:val="00644AAE"/>
    <w:rsid w:val="00646908"/>
    <w:rsid w:val="00647F8D"/>
    <w:rsid w:val="00651E46"/>
    <w:rsid w:val="00653448"/>
    <w:rsid w:val="00653879"/>
    <w:rsid w:val="00654696"/>
    <w:rsid w:val="00654F80"/>
    <w:rsid w:val="00656E45"/>
    <w:rsid w:val="00660F24"/>
    <w:rsid w:val="00665A7A"/>
    <w:rsid w:val="0066769B"/>
    <w:rsid w:val="00670DEC"/>
    <w:rsid w:val="0067138C"/>
    <w:rsid w:val="0067159D"/>
    <w:rsid w:val="00672153"/>
    <w:rsid w:val="00674BC3"/>
    <w:rsid w:val="0067551F"/>
    <w:rsid w:val="00675F79"/>
    <w:rsid w:val="006819DD"/>
    <w:rsid w:val="00681AD9"/>
    <w:rsid w:val="00684A00"/>
    <w:rsid w:val="00690C5E"/>
    <w:rsid w:val="00692B77"/>
    <w:rsid w:val="00692EB5"/>
    <w:rsid w:val="006930CE"/>
    <w:rsid w:val="0069369D"/>
    <w:rsid w:val="00693994"/>
    <w:rsid w:val="0069485A"/>
    <w:rsid w:val="00695AD0"/>
    <w:rsid w:val="00695B9C"/>
    <w:rsid w:val="0069780F"/>
    <w:rsid w:val="006A0B51"/>
    <w:rsid w:val="006A25CB"/>
    <w:rsid w:val="006B133D"/>
    <w:rsid w:val="006B2097"/>
    <w:rsid w:val="006B3CBB"/>
    <w:rsid w:val="006C05A3"/>
    <w:rsid w:val="006C6DDB"/>
    <w:rsid w:val="006C7841"/>
    <w:rsid w:val="006C7AA4"/>
    <w:rsid w:val="006D0A73"/>
    <w:rsid w:val="006D328C"/>
    <w:rsid w:val="006D6DE4"/>
    <w:rsid w:val="006D7032"/>
    <w:rsid w:val="006E00E2"/>
    <w:rsid w:val="006E1253"/>
    <w:rsid w:val="006E32D2"/>
    <w:rsid w:val="006E52BB"/>
    <w:rsid w:val="006E614C"/>
    <w:rsid w:val="006E70A3"/>
    <w:rsid w:val="006E7A6B"/>
    <w:rsid w:val="006F0407"/>
    <w:rsid w:val="006F1BEB"/>
    <w:rsid w:val="006F274A"/>
    <w:rsid w:val="006F5C29"/>
    <w:rsid w:val="006F63CD"/>
    <w:rsid w:val="00700677"/>
    <w:rsid w:val="007008FA"/>
    <w:rsid w:val="007009B5"/>
    <w:rsid w:val="00701538"/>
    <w:rsid w:val="00702823"/>
    <w:rsid w:val="00704184"/>
    <w:rsid w:val="00705237"/>
    <w:rsid w:val="007157D2"/>
    <w:rsid w:val="007202F2"/>
    <w:rsid w:val="007209D8"/>
    <w:rsid w:val="00722325"/>
    <w:rsid w:val="0072353D"/>
    <w:rsid w:val="0072437C"/>
    <w:rsid w:val="007246F6"/>
    <w:rsid w:val="00726CAA"/>
    <w:rsid w:val="00726F00"/>
    <w:rsid w:val="00727A6A"/>
    <w:rsid w:val="00727A6B"/>
    <w:rsid w:val="00730562"/>
    <w:rsid w:val="007348D1"/>
    <w:rsid w:val="0073668E"/>
    <w:rsid w:val="00737473"/>
    <w:rsid w:val="00737549"/>
    <w:rsid w:val="00737F3C"/>
    <w:rsid w:val="007428A7"/>
    <w:rsid w:val="00743D69"/>
    <w:rsid w:val="007459D9"/>
    <w:rsid w:val="007463BC"/>
    <w:rsid w:val="0074695E"/>
    <w:rsid w:val="00746BDC"/>
    <w:rsid w:val="00747A26"/>
    <w:rsid w:val="007502A9"/>
    <w:rsid w:val="00751122"/>
    <w:rsid w:val="00751764"/>
    <w:rsid w:val="0075312D"/>
    <w:rsid w:val="00756DC7"/>
    <w:rsid w:val="007579E5"/>
    <w:rsid w:val="007609C0"/>
    <w:rsid w:val="007614D9"/>
    <w:rsid w:val="007633E0"/>
    <w:rsid w:val="00763C85"/>
    <w:rsid w:val="0076509D"/>
    <w:rsid w:val="00765267"/>
    <w:rsid w:val="007653CB"/>
    <w:rsid w:val="007653FD"/>
    <w:rsid w:val="00765A19"/>
    <w:rsid w:val="00766CED"/>
    <w:rsid w:val="00767533"/>
    <w:rsid w:val="00775040"/>
    <w:rsid w:val="0077605B"/>
    <w:rsid w:val="00777137"/>
    <w:rsid w:val="00777D2F"/>
    <w:rsid w:val="007803AC"/>
    <w:rsid w:val="00783FB6"/>
    <w:rsid w:val="0078485F"/>
    <w:rsid w:val="00786F4E"/>
    <w:rsid w:val="007877C8"/>
    <w:rsid w:val="007911C2"/>
    <w:rsid w:val="00792AE8"/>
    <w:rsid w:val="007935E1"/>
    <w:rsid w:val="00793C4B"/>
    <w:rsid w:val="007948F9"/>
    <w:rsid w:val="00794D4A"/>
    <w:rsid w:val="007A0E16"/>
    <w:rsid w:val="007A4B9F"/>
    <w:rsid w:val="007A61BE"/>
    <w:rsid w:val="007B1FB8"/>
    <w:rsid w:val="007B3B3C"/>
    <w:rsid w:val="007B3E5A"/>
    <w:rsid w:val="007B4064"/>
    <w:rsid w:val="007B4238"/>
    <w:rsid w:val="007B70B6"/>
    <w:rsid w:val="007C02B5"/>
    <w:rsid w:val="007C05D9"/>
    <w:rsid w:val="007C0C9C"/>
    <w:rsid w:val="007C13A9"/>
    <w:rsid w:val="007C2A82"/>
    <w:rsid w:val="007C4075"/>
    <w:rsid w:val="007C442A"/>
    <w:rsid w:val="007C46F9"/>
    <w:rsid w:val="007C6196"/>
    <w:rsid w:val="007C6C19"/>
    <w:rsid w:val="007C72BE"/>
    <w:rsid w:val="007D092F"/>
    <w:rsid w:val="007D118F"/>
    <w:rsid w:val="007D4B0D"/>
    <w:rsid w:val="007D5390"/>
    <w:rsid w:val="007D5F45"/>
    <w:rsid w:val="007D625D"/>
    <w:rsid w:val="007D6903"/>
    <w:rsid w:val="007E1D2F"/>
    <w:rsid w:val="007E2275"/>
    <w:rsid w:val="007E77C4"/>
    <w:rsid w:val="007E7C12"/>
    <w:rsid w:val="007F39FA"/>
    <w:rsid w:val="007F6B64"/>
    <w:rsid w:val="00805062"/>
    <w:rsid w:val="00806216"/>
    <w:rsid w:val="008066B4"/>
    <w:rsid w:val="00806A06"/>
    <w:rsid w:val="00806CC2"/>
    <w:rsid w:val="00807295"/>
    <w:rsid w:val="008124FC"/>
    <w:rsid w:val="00812EDD"/>
    <w:rsid w:val="00815138"/>
    <w:rsid w:val="00820288"/>
    <w:rsid w:val="0082655C"/>
    <w:rsid w:val="00827F2B"/>
    <w:rsid w:val="008313D8"/>
    <w:rsid w:val="00832276"/>
    <w:rsid w:val="0083366D"/>
    <w:rsid w:val="00833D2C"/>
    <w:rsid w:val="00834EA4"/>
    <w:rsid w:val="008362B6"/>
    <w:rsid w:val="00836A27"/>
    <w:rsid w:val="008425DD"/>
    <w:rsid w:val="0084270B"/>
    <w:rsid w:val="00843536"/>
    <w:rsid w:val="00844AF6"/>
    <w:rsid w:val="00844BEF"/>
    <w:rsid w:val="00845DE5"/>
    <w:rsid w:val="00861F58"/>
    <w:rsid w:val="00864B3D"/>
    <w:rsid w:val="0086539B"/>
    <w:rsid w:val="00866986"/>
    <w:rsid w:val="008722ED"/>
    <w:rsid w:val="00872BCB"/>
    <w:rsid w:val="00873EC2"/>
    <w:rsid w:val="008758A1"/>
    <w:rsid w:val="00876239"/>
    <w:rsid w:val="008765B9"/>
    <w:rsid w:val="008809D4"/>
    <w:rsid w:val="00881C4E"/>
    <w:rsid w:val="00882888"/>
    <w:rsid w:val="0088674E"/>
    <w:rsid w:val="008873E7"/>
    <w:rsid w:val="008924D7"/>
    <w:rsid w:val="00892711"/>
    <w:rsid w:val="0089432B"/>
    <w:rsid w:val="008950A4"/>
    <w:rsid w:val="00895769"/>
    <w:rsid w:val="0089690E"/>
    <w:rsid w:val="008977BC"/>
    <w:rsid w:val="008A2C4A"/>
    <w:rsid w:val="008A4893"/>
    <w:rsid w:val="008A7D39"/>
    <w:rsid w:val="008B1C82"/>
    <w:rsid w:val="008B26B2"/>
    <w:rsid w:val="008B3C40"/>
    <w:rsid w:val="008B3CDE"/>
    <w:rsid w:val="008B6041"/>
    <w:rsid w:val="008C0C18"/>
    <w:rsid w:val="008C1D6C"/>
    <w:rsid w:val="008C1F55"/>
    <w:rsid w:val="008C2AE9"/>
    <w:rsid w:val="008C5005"/>
    <w:rsid w:val="008C5463"/>
    <w:rsid w:val="008D5B02"/>
    <w:rsid w:val="008E1665"/>
    <w:rsid w:val="008E2A2C"/>
    <w:rsid w:val="008E4771"/>
    <w:rsid w:val="008E6B56"/>
    <w:rsid w:val="008E751C"/>
    <w:rsid w:val="008E7B34"/>
    <w:rsid w:val="008F00B3"/>
    <w:rsid w:val="008F51E4"/>
    <w:rsid w:val="008F57F5"/>
    <w:rsid w:val="008F6D7E"/>
    <w:rsid w:val="008F6E9D"/>
    <w:rsid w:val="00900B23"/>
    <w:rsid w:val="00903F7F"/>
    <w:rsid w:val="009041C4"/>
    <w:rsid w:val="00905EAA"/>
    <w:rsid w:val="00906757"/>
    <w:rsid w:val="00907290"/>
    <w:rsid w:val="009073A6"/>
    <w:rsid w:val="00907442"/>
    <w:rsid w:val="00912F50"/>
    <w:rsid w:val="00913C00"/>
    <w:rsid w:val="00916889"/>
    <w:rsid w:val="00917F56"/>
    <w:rsid w:val="00920F39"/>
    <w:rsid w:val="009241AC"/>
    <w:rsid w:val="009253CF"/>
    <w:rsid w:val="00925516"/>
    <w:rsid w:val="00926358"/>
    <w:rsid w:val="00930797"/>
    <w:rsid w:val="009312A6"/>
    <w:rsid w:val="0093165C"/>
    <w:rsid w:val="00932250"/>
    <w:rsid w:val="00932381"/>
    <w:rsid w:val="00932BB4"/>
    <w:rsid w:val="00934524"/>
    <w:rsid w:val="00940EC9"/>
    <w:rsid w:val="009424AA"/>
    <w:rsid w:val="0094311E"/>
    <w:rsid w:val="00943169"/>
    <w:rsid w:val="00944916"/>
    <w:rsid w:val="009456DD"/>
    <w:rsid w:val="00950A4A"/>
    <w:rsid w:val="00951F5D"/>
    <w:rsid w:val="00953F22"/>
    <w:rsid w:val="00954225"/>
    <w:rsid w:val="00955324"/>
    <w:rsid w:val="0095545A"/>
    <w:rsid w:val="009556D0"/>
    <w:rsid w:val="00962258"/>
    <w:rsid w:val="0096391F"/>
    <w:rsid w:val="00964CD1"/>
    <w:rsid w:val="0096558D"/>
    <w:rsid w:val="00966316"/>
    <w:rsid w:val="009663C6"/>
    <w:rsid w:val="00971E53"/>
    <w:rsid w:val="00971FDE"/>
    <w:rsid w:val="0097336C"/>
    <w:rsid w:val="009742FF"/>
    <w:rsid w:val="00974899"/>
    <w:rsid w:val="00976A93"/>
    <w:rsid w:val="00980502"/>
    <w:rsid w:val="00984CF0"/>
    <w:rsid w:val="00984E72"/>
    <w:rsid w:val="00987133"/>
    <w:rsid w:val="009903C0"/>
    <w:rsid w:val="0099151C"/>
    <w:rsid w:val="009926A6"/>
    <w:rsid w:val="0099299E"/>
    <w:rsid w:val="00995671"/>
    <w:rsid w:val="00995C65"/>
    <w:rsid w:val="009A354C"/>
    <w:rsid w:val="009A4CF0"/>
    <w:rsid w:val="009A5E5D"/>
    <w:rsid w:val="009A7951"/>
    <w:rsid w:val="009B01FB"/>
    <w:rsid w:val="009B1B24"/>
    <w:rsid w:val="009B3393"/>
    <w:rsid w:val="009B5B8E"/>
    <w:rsid w:val="009B6CBB"/>
    <w:rsid w:val="009B6FBB"/>
    <w:rsid w:val="009B7ADD"/>
    <w:rsid w:val="009C0F6E"/>
    <w:rsid w:val="009C28BA"/>
    <w:rsid w:val="009C2F79"/>
    <w:rsid w:val="009C50A7"/>
    <w:rsid w:val="009C53ED"/>
    <w:rsid w:val="009C5556"/>
    <w:rsid w:val="009C694D"/>
    <w:rsid w:val="009C7B36"/>
    <w:rsid w:val="009D0394"/>
    <w:rsid w:val="009D4C19"/>
    <w:rsid w:val="009D6096"/>
    <w:rsid w:val="009E1677"/>
    <w:rsid w:val="009E49BA"/>
    <w:rsid w:val="009E4C06"/>
    <w:rsid w:val="009E6B74"/>
    <w:rsid w:val="009E7491"/>
    <w:rsid w:val="009F062E"/>
    <w:rsid w:val="009F18BC"/>
    <w:rsid w:val="009F7534"/>
    <w:rsid w:val="009F7A1D"/>
    <w:rsid w:val="009F7CAC"/>
    <w:rsid w:val="00A00496"/>
    <w:rsid w:val="00A005EA"/>
    <w:rsid w:val="00A044DF"/>
    <w:rsid w:val="00A04841"/>
    <w:rsid w:val="00A0618B"/>
    <w:rsid w:val="00A06B01"/>
    <w:rsid w:val="00A072FE"/>
    <w:rsid w:val="00A102ED"/>
    <w:rsid w:val="00A1129E"/>
    <w:rsid w:val="00A11617"/>
    <w:rsid w:val="00A118C6"/>
    <w:rsid w:val="00A1207A"/>
    <w:rsid w:val="00A1220C"/>
    <w:rsid w:val="00A14FB2"/>
    <w:rsid w:val="00A159BA"/>
    <w:rsid w:val="00A159D8"/>
    <w:rsid w:val="00A16999"/>
    <w:rsid w:val="00A17665"/>
    <w:rsid w:val="00A20A47"/>
    <w:rsid w:val="00A20AFF"/>
    <w:rsid w:val="00A24B94"/>
    <w:rsid w:val="00A25864"/>
    <w:rsid w:val="00A30A5D"/>
    <w:rsid w:val="00A3481E"/>
    <w:rsid w:val="00A34A7A"/>
    <w:rsid w:val="00A35109"/>
    <w:rsid w:val="00A406BD"/>
    <w:rsid w:val="00A41487"/>
    <w:rsid w:val="00A44E25"/>
    <w:rsid w:val="00A44FE2"/>
    <w:rsid w:val="00A45D04"/>
    <w:rsid w:val="00A47447"/>
    <w:rsid w:val="00A478D9"/>
    <w:rsid w:val="00A50AD3"/>
    <w:rsid w:val="00A53FED"/>
    <w:rsid w:val="00A56F55"/>
    <w:rsid w:val="00A623A8"/>
    <w:rsid w:val="00A62FD3"/>
    <w:rsid w:val="00A64A8A"/>
    <w:rsid w:val="00A66DF9"/>
    <w:rsid w:val="00A703B6"/>
    <w:rsid w:val="00A70D31"/>
    <w:rsid w:val="00A71E82"/>
    <w:rsid w:val="00A729A3"/>
    <w:rsid w:val="00A744C8"/>
    <w:rsid w:val="00A74D8B"/>
    <w:rsid w:val="00A832CF"/>
    <w:rsid w:val="00A84DEF"/>
    <w:rsid w:val="00A85652"/>
    <w:rsid w:val="00A857E2"/>
    <w:rsid w:val="00A861EA"/>
    <w:rsid w:val="00A87A9F"/>
    <w:rsid w:val="00A924D7"/>
    <w:rsid w:val="00A93AB3"/>
    <w:rsid w:val="00A9429A"/>
    <w:rsid w:val="00A97872"/>
    <w:rsid w:val="00A97ABA"/>
    <w:rsid w:val="00AA06B1"/>
    <w:rsid w:val="00AA0C96"/>
    <w:rsid w:val="00AA1BFA"/>
    <w:rsid w:val="00AA25C7"/>
    <w:rsid w:val="00AA29EB"/>
    <w:rsid w:val="00AA2F96"/>
    <w:rsid w:val="00AA36BE"/>
    <w:rsid w:val="00AA5C93"/>
    <w:rsid w:val="00AA6C28"/>
    <w:rsid w:val="00AA754E"/>
    <w:rsid w:val="00AA79DA"/>
    <w:rsid w:val="00AA7B7C"/>
    <w:rsid w:val="00AB05BE"/>
    <w:rsid w:val="00AB453C"/>
    <w:rsid w:val="00AB72B0"/>
    <w:rsid w:val="00AC0D25"/>
    <w:rsid w:val="00AC148F"/>
    <w:rsid w:val="00AC38C6"/>
    <w:rsid w:val="00AC6394"/>
    <w:rsid w:val="00AC7ED8"/>
    <w:rsid w:val="00AD0125"/>
    <w:rsid w:val="00AD09EF"/>
    <w:rsid w:val="00AD1CEB"/>
    <w:rsid w:val="00AD4D3A"/>
    <w:rsid w:val="00AD5927"/>
    <w:rsid w:val="00AD5D8D"/>
    <w:rsid w:val="00AD6D4F"/>
    <w:rsid w:val="00AD7091"/>
    <w:rsid w:val="00AD78A1"/>
    <w:rsid w:val="00AD7CEC"/>
    <w:rsid w:val="00AE177B"/>
    <w:rsid w:val="00AE271B"/>
    <w:rsid w:val="00AE2ABC"/>
    <w:rsid w:val="00AE39CD"/>
    <w:rsid w:val="00AE41CA"/>
    <w:rsid w:val="00AE42B5"/>
    <w:rsid w:val="00AE499E"/>
    <w:rsid w:val="00AE776B"/>
    <w:rsid w:val="00AF1730"/>
    <w:rsid w:val="00AF2277"/>
    <w:rsid w:val="00AF2FEE"/>
    <w:rsid w:val="00AF5F3E"/>
    <w:rsid w:val="00AF6EF3"/>
    <w:rsid w:val="00AF7379"/>
    <w:rsid w:val="00B0145C"/>
    <w:rsid w:val="00B020A3"/>
    <w:rsid w:val="00B0472F"/>
    <w:rsid w:val="00B049C7"/>
    <w:rsid w:val="00B0542B"/>
    <w:rsid w:val="00B05A16"/>
    <w:rsid w:val="00B05F8F"/>
    <w:rsid w:val="00B0704A"/>
    <w:rsid w:val="00B07F64"/>
    <w:rsid w:val="00B07FA7"/>
    <w:rsid w:val="00B1056C"/>
    <w:rsid w:val="00B109F3"/>
    <w:rsid w:val="00B1589B"/>
    <w:rsid w:val="00B159BA"/>
    <w:rsid w:val="00B16A52"/>
    <w:rsid w:val="00B17247"/>
    <w:rsid w:val="00B205C4"/>
    <w:rsid w:val="00B22ABD"/>
    <w:rsid w:val="00B24A40"/>
    <w:rsid w:val="00B265C6"/>
    <w:rsid w:val="00B42F27"/>
    <w:rsid w:val="00B446C6"/>
    <w:rsid w:val="00B46EFB"/>
    <w:rsid w:val="00B46FBE"/>
    <w:rsid w:val="00B47346"/>
    <w:rsid w:val="00B52D9A"/>
    <w:rsid w:val="00B533C2"/>
    <w:rsid w:val="00B5423C"/>
    <w:rsid w:val="00B55BBC"/>
    <w:rsid w:val="00B56CC3"/>
    <w:rsid w:val="00B57636"/>
    <w:rsid w:val="00B60799"/>
    <w:rsid w:val="00B63FAE"/>
    <w:rsid w:val="00B64BD1"/>
    <w:rsid w:val="00B658AB"/>
    <w:rsid w:val="00B66A7E"/>
    <w:rsid w:val="00B6728E"/>
    <w:rsid w:val="00B675F1"/>
    <w:rsid w:val="00B67C2B"/>
    <w:rsid w:val="00B70054"/>
    <w:rsid w:val="00B71CC4"/>
    <w:rsid w:val="00B73A37"/>
    <w:rsid w:val="00B8029C"/>
    <w:rsid w:val="00B87B80"/>
    <w:rsid w:val="00B87E13"/>
    <w:rsid w:val="00B90835"/>
    <w:rsid w:val="00B9174C"/>
    <w:rsid w:val="00B92FA7"/>
    <w:rsid w:val="00B9455F"/>
    <w:rsid w:val="00B946EF"/>
    <w:rsid w:val="00B94D9B"/>
    <w:rsid w:val="00B974BF"/>
    <w:rsid w:val="00B97FC6"/>
    <w:rsid w:val="00BA03F1"/>
    <w:rsid w:val="00BA09CB"/>
    <w:rsid w:val="00BA1AE2"/>
    <w:rsid w:val="00BA22DC"/>
    <w:rsid w:val="00BA3CB0"/>
    <w:rsid w:val="00BA76B7"/>
    <w:rsid w:val="00BA7F3D"/>
    <w:rsid w:val="00BB12B4"/>
    <w:rsid w:val="00BB2C4F"/>
    <w:rsid w:val="00BB35DA"/>
    <w:rsid w:val="00BB4BB9"/>
    <w:rsid w:val="00BB7650"/>
    <w:rsid w:val="00BB7CB7"/>
    <w:rsid w:val="00BC0505"/>
    <w:rsid w:val="00BC0619"/>
    <w:rsid w:val="00BC282A"/>
    <w:rsid w:val="00BC2D8D"/>
    <w:rsid w:val="00BC2FC0"/>
    <w:rsid w:val="00BC51C6"/>
    <w:rsid w:val="00BC5381"/>
    <w:rsid w:val="00BC5FC1"/>
    <w:rsid w:val="00BC60BB"/>
    <w:rsid w:val="00BC7DFD"/>
    <w:rsid w:val="00BC7E43"/>
    <w:rsid w:val="00BD2016"/>
    <w:rsid w:val="00BD6379"/>
    <w:rsid w:val="00BE249C"/>
    <w:rsid w:val="00BE4718"/>
    <w:rsid w:val="00BE5F3E"/>
    <w:rsid w:val="00BE698B"/>
    <w:rsid w:val="00BF0D80"/>
    <w:rsid w:val="00BF1693"/>
    <w:rsid w:val="00BF295C"/>
    <w:rsid w:val="00BF4FF0"/>
    <w:rsid w:val="00BF5565"/>
    <w:rsid w:val="00C00FA4"/>
    <w:rsid w:val="00C027A6"/>
    <w:rsid w:val="00C02B2A"/>
    <w:rsid w:val="00C0347C"/>
    <w:rsid w:val="00C0527F"/>
    <w:rsid w:val="00C06D93"/>
    <w:rsid w:val="00C10703"/>
    <w:rsid w:val="00C15862"/>
    <w:rsid w:val="00C16B1E"/>
    <w:rsid w:val="00C20596"/>
    <w:rsid w:val="00C24D4B"/>
    <w:rsid w:val="00C24F31"/>
    <w:rsid w:val="00C251DD"/>
    <w:rsid w:val="00C26C89"/>
    <w:rsid w:val="00C272E5"/>
    <w:rsid w:val="00C273B3"/>
    <w:rsid w:val="00C31917"/>
    <w:rsid w:val="00C32E56"/>
    <w:rsid w:val="00C335A3"/>
    <w:rsid w:val="00C354CB"/>
    <w:rsid w:val="00C35C69"/>
    <w:rsid w:val="00C40586"/>
    <w:rsid w:val="00C436C8"/>
    <w:rsid w:val="00C439A2"/>
    <w:rsid w:val="00C45138"/>
    <w:rsid w:val="00C45A5A"/>
    <w:rsid w:val="00C46F96"/>
    <w:rsid w:val="00C47096"/>
    <w:rsid w:val="00C52A4A"/>
    <w:rsid w:val="00C56B60"/>
    <w:rsid w:val="00C575C0"/>
    <w:rsid w:val="00C61767"/>
    <w:rsid w:val="00C61BE4"/>
    <w:rsid w:val="00C63826"/>
    <w:rsid w:val="00C63FA3"/>
    <w:rsid w:val="00C65711"/>
    <w:rsid w:val="00C70080"/>
    <w:rsid w:val="00C711D3"/>
    <w:rsid w:val="00C71934"/>
    <w:rsid w:val="00C72A05"/>
    <w:rsid w:val="00C7315F"/>
    <w:rsid w:val="00C73C11"/>
    <w:rsid w:val="00C74AB1"/>
    <w:rsid w:val="00C77632"/>
    <w:rsid w:val="00C77ECD"/>
    <w:rsid w:val="00C827AE"/>
    <w:rsid w:val="00C83BFA"/>
    <w:rsid w:val="00C8591D"/>
    <w:rsid w:val="00C85A8F"/>
    <w:rsid w:val="00C87C96"/>
    <w:rsid w:val="00C91AA2"/>
    <w:rsid w:val="00C92284"/>
    <w:rsid w:val="00C92E14"/>
    <w:rsid w:val="00C930B7"/>
    <w:rsid w:val="00C94B3A"/>
    <w:rsid w:val="00C95DE9"/>
    <w:rsid w:val="00C95F73"/>
    <w:rsid w:val="00C97084"/>
    <w:rsid w:val="00C97A5F"/>
    <w:rsid w:val="00CA39CF"/>
    <w:rsid w:val="00CA5245"/>
    <w:rsid w:val="00CB0CDC"/>
    <w:rsid w:val="00CB1D2C"/>
    <w:rsid w:val="00CB1EBC"/>
    <w:rsid w:val="00CB3C87"/>
    <w:rsid w:val="00CB5E42"/>
    <w:rsid w:val="00CB60C8"/>
    <w:rsid w:val="00CB78BF"/>
    <w:rsid w:val="00CC0477"/>
    <w:rsid w:val="00CC0BB0"/>
    <w:rsid w:val="00CC0CE1"/>
    <w:rsid w:val="00CC5E12"/>
    <w:rsid w:val="00CC65EC"/>
    <w:rsid w:val="00CC7B1C"/>
    <w:rsid w:val="00CD326C"/>
    <w:rsid w:val="00CE169E"/>
    <w:rsid w:val="00CE24F9"/>
    <w:rsid w:val="00CE3F6F"/>
    <w:rsid w:val="00CE5E7B"/>
    <w:rsid w:val="00CE5EF0"/>
    <w:rsid w:val="00CE6E2E"/>
    <w:rsid w:val="00CF3A2F"/>
    <w:rsid w:val="00CF4052"/>
    <w:rsid w:val="00CF57E9"/>
    <w:rsid w:val="00D013D7"/>
    <w:rsid w:val="00D028F3"/>
    <w:rsid w:val="00D02D4E"/>
    <w:rsid w:val="00D04029"/>
    <w:rsid w:val="00D10594"/>
    <w:rsid w:val="00D117CD"/>
    <w:rsid w:val="00D122C8"/>
    <w:rsid w:val="00D12D5E"/>
    <w:rsid w:val="00D16E2F"/>
    <w:rsid w:val="00D20052"/>
    <w:rsid w:val="00D2056A"/>
    <w:rsid w:val="00D219C7"/>
    <w:rsid w:val="00D21DC0"/>
    <w:rsid w:val="00D227B1"/>
    <w:rsid w:val="00D251A0"/>
    <w:rsid w:val="00D25C53"/>
    <w:rsid w:val="00D25F8C"/>
    <w:rsid w:val="00D27EDC"/>
    <w:rsid w:val="00D307E3"/>
    <w:rsid w:val="00D32A9B"/>
    <w:rsid w:val="00D339A5"/>
    <w:rsid w:val="00D35317"/>
    <w:rsid w:val="00D43202"/>
    <w:rsid w:val="00D43B4B"/>
    <w:rsid w:val="00D4481D"/>
    <w:rsid w:val="00D457D0"/>
    <w:rsid w:val="00D46B12"/>
    <w:rsid w:val="00D47231"/>
    <w:rsid w:val="00D52003"/>
    <w:rsid w:val="00D556DB"/>
    <w:rsid w:val="00D57DA7"/>
    <w:rsid w:val="00D60CA2"/>
    <w:rsid w:val="00D6155D"/>
    <w:rsid w:val="00D616B8"/>
    <w:rsid w:val="00D61D62"/>
    <w:rsid w:val="00D629BF"/>
    <w:rsid w:val="00D65E2F"/>
    <w:rsid w:val="00D6659D"/>
    <w:rsid w:val="00D676EF"/>
    <w:rsid w:val="00D7020F"/>
    <w:rsid w:val="00D70E4E"/>
    <w:rsid w:val="00D72917"/>
    <w:rsid w:val="00D738E0"/>
    <w:rsid w:val="00D7477B"/>
    <w:rsid w:val="00D74E9A"/>
    <w:rsid w:val="00D80849"/>
    <w:rsid w:val="00D8208A"/>
    <w:rsid w:val="00D828FE"/>
    <w:rsid w:val="00D830BC"/>
    <w:rsid w:val="00D84CD7"/>
    <w:rsid w:val="00D85702"/>
    <w:rsid w:val="00D87F68"/>
    <w:rsid w:val="00D906A2"/>
    <w:rsid w:val="00D9361F"/>
    <w:rsid w:val="00D93CC7"/>
    <w:rsid w:val="00D9490F"/>
    <w:rsid w:val="00D961FB"/>
    <w:rsid w:val="00D96233"/>
    <w:rsid w:val="00D97F99"/>
    <w:rsid w:val="00DA68AF"/>
    <w:rsid w:val="00DA6D6E"/>
    <w:rsid w:val="00DB040D"/>
    <w:rsid w:val="00DB1938"/>
    <w:rsid w:val="00DB624F"/>
    <w:rsid w:val="00DB657D"/>
    <w:rsid w:val="00DB7755"/>
    <w:rsid w:val="00DC2C6E"/>
    <w:rsid w:val="00DC55DF"/>
    <w:rsid w:val="00DC6D0E"/>
    <w:rsid w:val="00DC7746"/>
    <w:rsid w:val="00DC7F37"/>
    <w:rsid w:val="00DD2819"/>
    <w:rsid w:val="00DD562A"/>
    <w:rsid w:val="00DD6405"/>
    <w:rsid w:val="00DE1954"/>
    <w:rsid w:val="00DE2001"/>
    <w:rsid w:val="00DE45A9"/>
    <w:rsid w:val="00DE54D8"/>
    <w:rsid w:val="00DE66D3"/>
    <w:rsid w:val="00DE6B76"/>
    <w:rsid w:val="00DE731C"/>
    <w:rsid w:val="00DF18AA"/>
    <w:rsid w:val="00DF20C3"/>
    <w:rsid w:val="00DF335A"/>
    <w:rsid w:val="00DF3B70"/>
    <w:rsid w:val="00DF4973"/>
    <w:rsid w:val="00DF5D71"/>
    <w:rsid w:val="00DF7D12"/>
    <w:rsid w:val="00E009EE"/>
    <w:rsid w:val="00E0218A"/>
    <w:rsid w:val="00E037BF"/>
    <w:rsid w:val="00E049D4"/>
    <w:rsid w:val="00E05268"/>
    <w:rsid w:val="00E0778F"/>
    <w:rsid w:val="00E07D2F"/>
    <w:rsid w:val="00E12B6A"/>
    <w:rsid w:val="00E15193"/>
    <w:rsid w:val="00E1529D"/>
    <w:rsid w:val="00E2166D"/>
    <w:rsid w:val="00E21C69"/>
    <w:rsid w:val="00E21FEA"/>
    <w:rsid w:val="00E22682"/>
    <w:rsid w:val="00E232F7"/>
    <w:rsid w:val="00E2406D"/>
    <w:rsid w:val="00E2602D"/>
    <w:rsid w:val="00E26868"/>
    <w:rsid w:val="00E26C9D"/>
    <w:rsid w:val="00E27FA3"/>
    <w:rsid w:val="00E309C4"/>
    <w:rsid w:val="00E31830"/>
    <w:rsid w:val="00E33468"/>
    <w:rsid w:val="00E33647"/>
    <w:rsid w:val="00E3413E"/>
    <w:rsid w:val="00E35BA2"/>
    <w:rsid w:val="00E42EE4"/>
    <w:rsid w:val="00E44818"/>
    <w:rsid w:val="00E448CA"/>
    <w:rsid w:val="00E45268"/>
    <w:rsid w:val="00E46E13"/>
    <w:rsid w:val="00E51CD9"/>
    <w:rsid w:val="00E5461D"/>
    <w:rsid w:val="00E54E08"/>
    <w:rsid w:val="00E55EE4"/>
    <w:rsid w:val="00E5739A"/>
    <w:rsid w:val="00E578F7"/>
    <w:rsid w:val="00E6162E"/>
    <w:rsid w:val="00E62699"/>
    <w:rsid w:val="00E62B19"/>
    <w:rsid w:val="00E6413A"/>
    <w:rsid w:val="00E64D83"/>
    <w:rsid w:val="00E65875"/>
    <w:rsid w:val="00E71DF7"/>
    <w:rsid w:val="00E753AA"/>
    <w:rsid w:val="00E7591D"/>
    <w:rsid w:val="00E762F3"/>
    <w:rsid w:val="00E76639"/>
    <w:rsid w:val="00E76B2A"/>
    <w:rsid w:val="00E83D35"/>
    <w:rsid w:val="00E84167"/>
    <w:rsid w:val="00E85D55"/>
    <w:rsid w:val="00E90E6A"/>
    <w:rsid w:val="00E96C1C"/>
    <w:rsid w:val="00EA2ACA"/>
    <w:rsid w:val="00EA3486"/>
    <w:rsid w:val="00EA57C6"/>
    <w:rsid w:val="00EA5EE7"/>
    <w:rsid w:val="00EA60DC"/>
    <w:rsid w:val="00EA61EA"/>
    <w:rsid w:val="00EB0142"/>
    <w:rsid w:val="00EB01D1"/>
    <w:rsid w:val="00EB0E7E"/>
    <w:rsid w:val="00EB1218"/>
    <w:rsid w:val="00EB1850"/>
    <w:rsid w:val="00EB315D"/>
    <w:rsid w:val="00EB42C6"/>
    <w:rsid w:val="00EB5A3B"/>
    <w:rsid w:val="00EB6979"/>
    <w:rsid w:val="00EB6F6E"/>
    <w:rsid w:val="00EC00AA"/>
    <w:rsid w:val="00EC7216"/>
    <w:rsid w:val="00EC76B7"/>
    <w:rsid w:val="00EC7852"/>
    <w:rsid w:val="00ED3188"/>
    <w:rsid w:val="00ED3ADB"/>
    <w:rsid w:val="00ED6FD2"/>
    <w:rsid w:val="00ED7943"/>
    <w:rsid w:val="00EE0720"/>
    <w:rsid w:val="00EE2077"/>
    <w:rsid w:val="00EE5F30"/>
    <w:rsid w:val="00EE68FE"/>
    <w:rsid w:val="00EF3924"/>
    <w:rsid w:val="00EF5AF2"/>
    <w:rsid w:val="00EF7458"/>
    <w:rsid w:val="00F02FAA"/>
    <w:rsid w:val="00F0332C"/>
    <w:rsid w:val="00F03B4C"/>
    <w:rsid w:val="00F03BC6"/>
    <w:rsid w:val="00F04D15"/>
    <w:rsid w:val="00F072CC"/>
    <w:rsid w:val="00F11B96"/>
    <w:rsid w:val="00F121CE"/>
    <w:rsid w:val="00F13501"/>
    <w:rsid w:val="00F1589E"/>
    <w:rsid w:val="00F16C26"/>
    <w:rsid w:val="00F171E2"/>
    <w:rsid w:val="00F17C52"/>
    <w:rsid w:val="00F23269"/>
    <w:rsid w:val="00F2417C"/>
    <w:rsid w:val="00F24A9C"/>
    <w:rsid w:val="00F24BC5"/>
    <w:rsid w:val="00F253FE"/>
    <w:rsid w:val="00F264FE"/>
    <w:rsid w:val="00F26A1D"/>
    <w:rsid w:val="00F276EE"/>
    <w:rsid w:val="00F31EBC"/>
    <w:rsid w:val="00F322BB"/>
    <w:rsid w:val="00F3278E"/>
    <w:rsid w:val="00F339AB"/>
    <w:rsid w:val="00F34464"/>
    <w:rsid w:val="00F34C74"/>
    <w:rsid w:val="00F3534E"/>
    <w:rsid w:val="00F36371"/>
    <w:rsid w:val="00F36F36"/>
    <w:rsid w:val="00F4047D"/>
    <w:rsid w:val="00F42502"/>
    <w:rsid w:val="00F42CB7"/>
    <w:rsid w:val="00F4331C"/>
    <w:rsid w:val="00F43B26"/>
    <w:rsid w:val="00F44313"/>
    <w:rsid w:val="00F4461B"/>
    <w:rsid w:val="00F44EC4"/>
    <w:rsid w:val="00F5447B"/>
    <w:rsid w:val="00F56CC4"/>
    <w:rsid w:val="00F56F12"/>
    <w:rsid w:val="00F56F2B"/>
    <w:rsid w:val="00F61CAE"/>
    <w:rsid w:val="00F632E4"/>
    <w:rsid w:val="00F6379E"/>
    <w:rsid w:val="00F65341"/>
    <w:rsid w:val="00F66AAE"/>
    <w:rsid w:val="00F71C95"/>
    <w:rsid w:val="00F743D9"/>
    <w:rsid w:val="00F74838"/>
    <w:rsid w:val="00F75E3A"/>
    <w:rsid w:val="00F7646F"/>
    <w:rsid w:val="00F82D24"/>
    <w:rsid w:val="00F830F0"/>
    <w:rsid w:val="00F8422B"/>
    <w:rsid w:val="00F853D5"/>
    <w:rsid w:val="00F85E56"/>
    <w:rsid w:val="00F911BC"/>
    <w:rsid w:val="00F91839"/>
    <w:rsid w:val="00F918C1"/>
    <w:rsid w:val="00F9281A"/>
    <w:rsid w:val="00F94F1C"/>
    <w:rsid w:val="00F96633"/>
    <w:rsid w:val="00FA0848"/>
    <w:rsid w:val="00FA195D"/>
    <w:rsid w:val="00FA395A"/>
    <w:rsid w:val="00FA412D"/>
    <w:rsid w:val="00FA686B"/>
    <w:rsid w:val="00FA74CE"/>
    <w:rsid w:val="00FB1F60"/>
    <w:rsid w:val="00FB291A"/>
    <w:rsid w:val="00FB4E93"/>
    <w:rsid w:val="00FB68A0"/>
    <w:rsid w:val="00FC1312"/>
    <w:rsid w:val="00FC37A5"/>
    <w:rsid w:val="00FC62BF"/>
    <w:rsid w:val="00FC6E8B"/>
    <w:rsid w:val="00FC751E"/>
    <w:rsid w:val="00FD06CD"/>
    <w:rsid w:val="00FD15F0"/>
    <w:rsid w:val="00FD1843"/>
    <w:rsid w:val="00FD21F6"/>
    <w:rsid w:val="00FD26C6"/>
    <w:rsid w:val="00FD51A1"/>
    <w:rsid w:val="00FD5FCC"/>
    <w:rsid w:val="00FD690E"/>
    <w:rsid w:val="00FD7B40"/>
    <w:rsid w:val="00FE2139"/>
    <w:rsid w:val="00FE3D87"/>
    <w:rsid w:val="00FE3F0F"/>
    <w:rsid w:val="00FE46BB"/>
    <w:rsid w:val="00FE4714"/>
    <w:rsid w:val="00FE53CC"/>
    <w:rsid w:val="00FE6CE7"/>
    <w:rsid w:val="00FF0285"/>
    <w:rsid w:val="00FF0972"/>
    <w:rsid w:val="00FF127F"/>
    <w:rsid w:val="00FF2D94"/>
    <w:rsid w:val="00FF34B9"/>
    <w:rsid w:val="00FF54A4"/>
    <w:rsid w:val="00FF5CB2"/>
    <w:rsid w:val="00FF797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E17EA"/>
  <w15:docId w15:val="{692E29CD-5848-4279-A3A6-0784F3262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395A"/>
    <w:pPr>
      <w:keepNext/>
      <w:keepLines/>
      <w:numPr>
        <w:numId w:val="5"/>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link w:val="Heading2Char"/>
    <w:uiPriority w:val="9"/>
    <w:qFormat/>
    <w:rsid w:val="00FA395A"/>
    <w:pPr>
      <w:numPr>
        <w:ilvl w:val="1"/>
        <w:numId w:val="5"/>
      </w:numPr>
      <w:spacing w:before="100" w:beforeAutospacing="1" w:after="100" w:afterAutospacing="1" w:line="240" w:lineRule="auto"/>
      <w:outlineLvl w:val="1"/>
    </w:pPr>
    <w:rPr>
      <w:rFonts w:ascii="Times New Roman" w:eastAsia="Times New Roman" w:hAnsi="Times New Roman" w:cs="Times New Roman"/>
      <w:bCs/>
      <w:sz w:val="24"/>
      <w:szCs w:val="36"/>
    </w:rPr>
  </w:style>
  <w:style w:type="paragraph" w:styleId="Heading3">
    <w:name w:val="heading 3"/>
    <w:basedOn w:val="Normal"/>
    <w:next w:val="Normal"/>
    <w:link w:val="Heading3Char"/>
    <w:uiPriority w:val="9"/>
    <w:unhideWhenUsed/>
    <w:qFormat/>
    <w:rsid w:val="00FA395A"/>
    <w:pPr>
      <w:keepNext/>
      <w:keepLines/>
      <w:numPr>
        <w:ilvl w:val="2"/>
        <w:numId w:val="5"/>
      </w:numPr>
      <w:spacing w:before="40" w:after="0"/>
      <w:outlineLvl w:val="2"/>
    </w:pPr>
    <w:rPr>
      <w:rFonts w:asciiTheme="majorHAnsi" w:eastAsiaTheme="majorEastAsia" w:hAnsiTheme="majorHAnsi" w:cstheme="majorBidi"/>
      <w:sz w:val="24"/>
      <w:szCs w:val="24"/>
      <w:u w:val="single"/>
    </w:rPr>
  </w:style>
  <w:style w:type="paragraph" w:styleId="Heading4">
    <w:name w:val="heading 4"/>
    <w:basedOn w:val="Normal"/>
    <w:next w:val="Normal"/>
    <w:link w:val="Heading4Char"/>
    <w:uiPriority w:val="9"/>
    <w:unhideWhenUsed/>
    <w:qFormat/>
    <w:rsid w:val="00B87E13"/>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FA395A"/>
    <w:pPr>
      <w:keepNext/>
      <w:keepLines/>
      <w:numPr>
        <w:ilvl w:val="4"/>
        <w:numId w:val="5"/>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FA395A"/>
    <w:pPr>
      <w:keepNext/>
      <w:keepLines/>
      <w:numPr>
        <w:ilvl w:val="5"/>
        <w:numId w:val="5"/>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FA395A"/>
    <w:pPr>
      <w:keepNext/>
      <w:keepLines/>
      <w:numPr>
        <w:ilvl w:val="6"/>
        <w:numId w:val="5"/>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FA395A"/>
    <w:pPr>
      <w:keepNext/>
      <w:keepLines/>
      <w:numPr>
        <w:ilvl w:val="7"/>
        <w:numId w:val="5"/>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FA395A"/>
    <w:pPr>
      <w:keepNext/>
      <w:keepLines/>
      <w:numPr>
        <w:ilvl w:val="8"/>
        <w:numId w:val="5"/>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395A"/>
    <w:rPr>
      <w:rFonts w:ascii="Times New Roman" w:eastAsia="Times New Roman" w:hAnsi="Times New Roman" w:cs="Times New Roman"/>
      <w:bCs/>
      <w:sz w:val="24"/>
      <w:szCs w:val="36"/>
    </w:rPr>
  </w:style>
  <w:style w:type="paragraph" w:styleId="NormalWeb">
    <w:name w:val="Normal (Web)"/>
    <w:basedOn w:val="Normal"/>
    <w:uiPriority w:val="99"/>
    <w:semiHidden/>
    <w:unhideWhenUsed/>
    <w:rsid w:val="000B49A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49A6"/>
    <w:rPr>
      <w:b/>
      <w:bCs/>
    </w:rPr>
  </w:style>
  <w:style w:type="character" w:styleId="Emphasis">
    <w:name w:val="Emphasis"/>
    <w:basedOn w:val="DefaultParagraphFont"/>
    <w:uiPriority w:val="20"/>
    <w:qFormat/>
    <w:rsid w:val="000B49A6"/>
    <w:rPr>
      <w:i/>
      <w:iCs/>
    </w:rPr>
  </w:style>
  <w:style w:type="character" w:styleId="Hyperlink">
    <w:name w:val="Hyperlink"/>
    <w:basedOn w:val="DefaultParagraphFont"/>
    <w:uiPriority w:val="99"/>
    <w:unhideWhenUsed/>
    <w:rsid w:val="000B49A6"/>
    <w:rPr>
      <w:color w:val="0000FF"/>
      <w:u w:val="single"/>
    </w:rPr>
  </w:style>
  <w:style w:type="paragraph" w:customStyle="1" w:styleId="reference">
    <w:name w:val="reference"/>
    <w:basedOn w:val="Normal"/>
    <w:rsid w:val="000B49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A395A"/>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A395A"/>
    <w:rPr>
      <w:rFonts w:asciiTheme="majorHAnsi" w:eastAsiaTheme="majorEastAsia" w:hAnsiTheme="majorHAnsi" w:cstheme="majorBidi"/>
      <w:sz w:val="24"/>
      <w:szCs w:val="24"/>
      <w:u w:val="single"/>
    </w:rPr>
  </w:style>
  <w:style w:type="paragraph" w:styleId="BalloonText">
    <w:name w:val="Balloon Text"/>
    <w:basedOn w:val="Normal"/>
    <w:link w:val="BalloonTextChar"/>
    <w:uiPriority w:val="99"/>
    <w:semiHidden/>
    <w:unhideWhenUsed/>
    <w:rsid w:val="003479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79F8"/>
    <w:rPr>
      <w:rFonts w:ascii="Tahoma" w:hAnsi="Tahoma" w:cs="Tahoma"/>
      <w:sz w:val="16"/>
      <w:szCs w:val="16"/>
    </w:rPr>
  </w:style>
  <w:style w:type="table" w:styleId="LightShading">
    <w:name w:val="Light Shading"/>
    <w:basedOn w:val="TableNormal"/>
    <w:uiPriority w:val="60"/>
    <w:rsid w:val="003479F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MText">
    <w:name w:val="SM Text"/>
    <w:basedOn w:val="Normal"/>
    <w:link w:val="SMTextChar"/>
    <w:qFormat/>
    <w:rsid w:val="003479F8"/>
    <w:pPr>
      <w:ind w:firstLine="480"/>
    </w:pPr>
    <w:rPr>
      <w:rFonts w:ascii="Times New Roman" w:eastAsia="Times New Roman" w:hAnsi="Times New Roman" w:cs="Times New Roman"/>
      <w:sz w:val="24"/>
      <w:szCs w:val="20"/>
      <w:lang w:val="en-US" w:eastAsia="en-US"/>
    </w:rPr>
  </w:style>
  <w:style w:type="character" w:customStyle="1" w:styleId="SMTextChar">
    <w:name w:val="SM Text Char"/>
    <w:link w:val="SMText"/>
    <w:rsid w:val="003479F8"/>
    <w:rPr>
      <w:rFonts w:ascii="Times New Roman" w:eastAsia="Times New Roman" w:hAnsi="Times New Roman" w:cs="Times New Roman"/>
      <w:sz w:val="24"/>
      <w:szCs w:val="20"/>
      <w:lang w:val="en-US" w:eastAsia="en-US"/>
    </w:rPr>
  </w:style>
  <w:style w:type="character" w:styleId="CommentReference">
    <w:name w:val="annotation reference"/>
    <w:basedOn w:val="DefaultParagraphFont"/>
    <w:uiPriority w:val="99"/>
    <w:semiHidden/>
    <w:unhideWhenUsed/>
    <w:rsid w:val="00995671"/>
    <w:rPr>
      <w:sz w:val="16"/>
      <w:szCs w:val="16"/>
    </w:rPr>
  </w:style>
  <w:style w:type="paragraph" w:styleId="CommentText">
    <w:name w:val="annotation text"/>
    <w:basedOn w:val="Normal"/>
    <w:link w:val="CommentTextChar"/>
    <w:uiPriority w:val="99"/>
    <w:semiHidden/>
    <w:unhideWhenUsed/>
    <w:rsid w:val="00995671"/>
    <w:pPr>
      <w:spacing w:line="240" w:lineRule="auto"/>
    </w:pPr>
    <w:rPr>
      <w:sz w:val="20"/>
      <w:szCs w:val="20"/>
    </w:rPr>
  </w:style>
  <w:style w:type="character" w:customStyle="1" w:styleId="CommentTextChar">
    <w:name w:val="Comment Text Char"/>
    <w:basedOn w:val="DefaultParagraphFont"/>
    <w:link w:val="CommentText"/>
    <w:uiPriority w:val="99"/>
    <w:semiHidden/>
    <w:rsid w:val="00995671"/>
    <w:rPr>
      <w:sz w:val="20"/>
      <w:szCs w:val="20"/>
    </w:rPr>
  </w:style>
  <w:style w:type="paragraph" w:styleId="CommentSubject">
    <w:name w:val="annotation subject"/>
    <w:basedOn w:val="CommentText"/>
    <w:next w:val="CommentText"/>
    <w:link w:val="CommentSubjectChar"/>
    <w:uiPriority w:val="99"/>
    <w:semiHidden/>
    <w:unhideWhenUsed/>
    <w:rsid w:val="00995671"/>
    <w:rPr>
      <w:b/>
      <w:bCs/>
    </w:rPr>
  </w:style>
  <w:style w:type="character" w:customStyle="1" w:styleId="CommentSubjectChar">
    <w:name w:val="Comment Subject Char"/>
    <w:basedOn w:val="CommentTextChar"/>
    <w:link w:val="CommentSubject"/>
    <w:uiPriority w:val="99"/>
    <w:semiHidden/>
    <w:rsid w:val="00995671"/>
    <w:rPr>
      <w:b/>
      <w:bCs/>
      <w:sz w:val="20"/>
      <w:szCs w:val="20"/>
    </w:rPr>
  </w:style>
  <w:style w:type="paragraph" w:styleId="Revision">
    <w:name w:val="Revision"/>
    <w:hidden/>
    <w:uiPriority w:val="99"/>
    <w:semiHidden/>
    <w:rsid w:val="00C26C89"/>
    <w:pPr>
      <w:spacing w:after="0" w:line="240" w:lineRule="auto"/>
    </w:pPr>
  </w:style>
  <w:style w:type="paragraph" w:customStyle="1" w:styleId="Authors">
    <w:name w:val="Authors"/>
    <w:basedOn w:val="Normal"/>
    <w:rsid w:val="006C05A3"/>
    <w:pPr>
      <w:spacing w:before="120" w:after="360" w:line="240" w:lineRule="auto"/>
      <w:jc w:val="center"/>
    </w:pPr>
    <w:rPr>
      <w:rFonts w:ascii="Times New Roman" w:eastAsia="Times New Roman" w:hAnsi="Times New Roman" w:cs="Times New Roman"/>
      <w:sz w:val="24"/>
      <w:szCs w:val="24"/>
      <w:lang w:val="en-US" w:eastAsia="en-US"/>
    </w:rPr>
  </w:style>
  <w:style w:type="paragraph" w:customStyle="1" w:styleId="Paragraph">
    <w:name w:val="Paragraph"/>
    <w:basedOn w:val="Normal"/>
    <w:rsid w:val="006C05A3"/>
    <w:pPr>
      <w:spacing w:before="120" w:after="0" w:line="240" w:lineRule="auto"/>
      <w:ind w:firstLine="720"/>
    </w:pPr>
    <w:rPr>
      <w:rFonts w:ascii="Times New Roman" w:eastAsia="Times New Roman" w:hAnsi="Times New Roman" w:cs="Times New Roman"/>
      <w:sz w:val="24"/>
      <w:szCs w:val="24"/>
      <w:lang w:val="en-US" w:eastAsia="en-US"/>
    </w:rPr>
  </w:style>
  <w:style w:type="table" w:styleId="TableGrid">
    <w:name w:val="Table Grid"/>
    <w:basedOn w:val="TableNormal"/>
    <w:uiPriority w:val="59"/>
    <w:qFormat/>
    <w:rsid w:val="009E1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A39CF"/>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A39CF"/>
    <w:rPr>
      <w:rFonts w:ascii="Calibri" w:hAnsi="Calibri" w:cs="Calibri"/>
      <w:noProof/>
    </w:rPr>
  </w:style>
  <w:style w:type="paragraph" w:customStyle="1" w:styleId="EndNoteBibliography">
    <w:name w:val="EndNote Bibliography"/>
    <w:basedOn w:val="Normal"/>
    <w:link w:val="EndNoteBibliographyChar"/>
    <w:rsid w:val="00CA39C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A39CF"/>
    <w:rPr>
      <w:rFonts w:ascii="Calibri" w:hAnsi="Calibri" w:cs="Calibri"/>
      <w:noProof/>
    </w:rPr>
  </w:style>
  <w:style w:type="character" w:styleId="FollowedHyperlink">
    <w:name w:val="FollowedHyperlink"/>
    <w:basedOn w:val="DefaultParagraphFont"/>
    <w:uiPriority w:val="99"/>
    <w:semiHidden/>
    <w:unhideWhenUsed/>
    <w:rsid w:val="0027716C"/>
    <w:rPr>
      <w:color w:val="954F72" w:themeColor="followedHyperlink"/>
      <w:u w:val="single"/>
    </w:rPr>
  </w:style>
  <w:style w:type="paragraph" w:styleId="Header">
    <w:name w:val="header"/>
    <w:basedOn w:val="Normal"/>
    <w:link w:val="HeaderChar"/>
    <w:uiPriority w:val="99"/>
    <w:unhideWhenUsed/>
    <w:rsid w:val="00E90E6A"/>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E90E6A"/>
    <w:rPr>
      <w:sz w:val="18"/>
      <w:szCs w:val="18"/>
    </w:rPr>
  </w:style>
  <w:style w:type="paragraph" w:styleId="Footer">
    <w:name w:val="footer"/>
    <w:basedOn w:val="Normal"/>
    <w:link w:val="FooterChar"/>
    <w:uiPriority w:val="99"/>
    <w:unhideWhenUsed/>
    <w:rsid w:val="00E90E6A"/>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E90E6A"/>
    <w:rPr>
      <w:sz w:val="18"/>
      <w:szCs w:val="18"/>
    </w:rPr>
  </w:style>
  <w:style w:type="character" w:customStyle="1" w:styleId="Heading4Char">
    <w:name w:val="Heading 4 Char"/>
    <w:basedOn w:val="DefaultParagraphFont"/>
    <w:link w:val="Heading4"/>
    <w:uiPriority w:val="9"/>
    <w:rsid w:val="00B87E13"/>
    <w:rPr>
      <w:rFonts w:asciiTheme="majorHAnsi" w:eastAsiaTheme="majorEastAsia" w:hAnsiTheme="majorHAnsi" w:cstheme="majorBidi"/>
      <w:b/>
      <w:bCs/>
      <w:sz w:val="28"/>
      <w:szCs w:val="28"/>
    </w:rPr>
  </w:style>
  <w:style w:type="paragraph" w:styleId="Caption">
    <w:name w:val="caption"/>
    <w:basedOn w:val="Normal"/>
    <w:next w:val="Normal"/>
    <w:unhideWhenUsed/>
    <w:qFormat/>
    <w:rsid w:val="00B87E13"/>
    <w:pPr>
      <w:spacing w:after="120" w:line="240" w:lineRule="auto"/>
      <w:jc w:val="both"/>
    </w:pPr>
    <w:rPr>
      <w:rFonts w:ascii="Times New Roman" w:hAnsi="Times New Roman" w:cs="Times New Roman"/>
      <w:i/>
      <w:iCs/>
      <w:sz w:val="20"/>
      <w:szCs w:val="18"/>
    </w:rPr>
  </w:style>
  <w:style w:type="paragraph" w:customStyle="1" w:styleId="Table">
    <w:name w:val="Table"/>
    <w:basedOn w:val="Normal"/>
    <w:qFormat/>
    <w:rsid w:val="00B87E13"/>
    <w:pPr>
      <w:tabs>
        <w:tab w:val="right" w:pos="6480"/>
      </w:tabs>
      <w:spacing w:after="0" w:line="240" w:lineRule="auto"/>
      <w:jc w:val="both"/>
    </w:pPr>
    <w:rPr>
      <w:rFonts w:ascii="Times New Roman" w:eastAsia="Times New Roman" w:hAnsi="Times New Roman" w:cs="Times New Roman"/>
      <w:sz w:val="16"/>
      <w:szCs w:val="20"/>
      <w:lang w:val="en-US" w:eastAsia="en-US"/>
    </w:rPr>
  </w:style>
  <w:style w:type="character" w:customStyle="1" w:styleId="Heading5Char">
    <w:name w:val="Heading 5 Char"/>
    <w:basedOn w:val="DefaultParagraphFont"/>
    <w:link w:val="Heading5"/>
    <w:uiPriority w:val="9"/>
    <w:semiHidden/>
    <w:rsid w:val="00FA395A"/>
    <w:rPr>
      <w:b/>
      <w:bCs/>
      <w:sz w:val="28"/>
      <w:szCs w:val="28"/>
    </w:rPr>
  </w:style>
  <w:style w:type="character" w:customStyle="1" w:styleId="Heading6Char">
    <w:name w:val="Heading 6 Char"/>
    <w:basedOn w:val="DefaultParagraphFont"/>
    <w:link w:val="Heading6"/>
    <w:uiPriority w:val="9"/>
    <w:semiHidden/>
    <w:rsid w:val="00FA395A"/>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FA395A"/>
    <w:rPr>
      <w:b/>
      <w:bCs/>
      <w:sz w:val="24"/>
      <w:szCs w:val="24"/>
    </w:rPr>
  </w:style>
  <w:style w:type="character" w:customStyle="1" w:styleId="Heading8Char">
    <w:name w:val="Heading 8 Char"/>
    <w:basedOn w:val="DefaultParagraphFont"/>
    <w:link w:val="Heading8"/>
    <w:uiPriority w:val="9"/>
    <w:semiHidden/>
    <w:rsid w:val="00FA395A"/>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FA395A"/>
    <w:rPr>
      <w:rFonts w:asciiTheme="majorHAnsi" w:eastAsiaTheme="majorEastAsia" w:hAnsiTheme="majorHAnsi" w:cstheme="maj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293486303">
      <w:bodyDiv w:val="1"/>
      <w:marLeft w:val="0"/>
      <w:marRight w:val="0"/>
      <w:marTop w:val="0"/>
      <w:marBottom w:val="0"/>
      <w:divBdr>
        <w:top w:val="none" w:sz="0" w:space="0" w:color="auto"/>
        <w:left w:val="none" w:sz="0" w:space="0" w:color="auto"/>
        <w:bottom w:val="none" w:sz="0" w:space="0" w:color="auto"/>
        <w:right w:val="none" w:sz="0" w:space="0" w:color="auto"/>
      </w:divBdr>
    </w:div>
    <w:div w:id="299965053">
      <w:bodyDiv w:val="1"/>
      <w:marLeft w:val="0"/>
      <w:marRight w:val="0"/>
      <w:marTop w:val="0"/>
      <w:marBottom w:val="0"/>
      <w:divBdr>
        <w:top w:val="none" w:sz="0" w:space="0" w:color="auto"/>
        <w:left w:val="none" w:sz="0" w:space="0" w:color="auto"/>
        <w:bottom w:val="none" w:sz="0" w:space="0" w:color="auto"/>
        <w:right w:val="none" w:sz="0" w:space="0" w:color="auto"/>
      </w:divBdr>
    </w:div>
    <w:div w:id="601573330">
      <w:bodyDiv w:val="1"/>
      <w:marLeft w:val="0"/>
      <w:marRight w:val="0"/>
      <w:marTop w:val="0"/>
      <w:marBottom w:val="0"/>
      <w:divBdr>
        <w:top w:val="none" w:sz="0" w:space="0" w:color="auto"/>
        <w:left w:val="none" w:sz="0" w:space="0" w:color="auto"/>
        <w:bottom w:val="none" w:sz="0" w:space="0" w:color="auto"/>
        <w:right w:val="none" w:sz="0" w:space="0" w:color="auto"/>
      </w:divBdr>
    </w:div>
    <w:div w:id="912809866">
      <w:bodyDiv w:val="1"/>
      <w:marLeft w:val="0"/>
      <w:marRight w:val="0"/>
      <w:marTop w:val="0"/>
      <w:marBottom w:val="0"/>
      <w:divBdr>
        <w:top w:val="none" w:sz="0" w:space="0" w:color="auto"/>
        <w:left w:val="none" w:sz="0" w:space="0" w:color="auto"/>
        <w:bottom w:val="none" w:sz="0" w:space="0" w:color="auto"/>
        <w:right w:val="none" w:sz="0" w:space="0" w:color="auto"/>
      </w:divBdr>
    </w:div>
    <w:div w:id="1024212115">
      <w:bodyDiv w:val="1"/>
      <w:marLeft w:val="0"/>
      <w:marRight w:val="0"/>
      <w:marTop w:val="0"/>
      <w:marBottom w:val="0"/>
      <w:divBdr>
        <w:top w:val="none" w:sz="0" w:space="0" w:color="auto"/>
        <w:left w:val="none" w:sz="0" w:space="0" w:color="auto"/>
        <w:bottom w:val="none" w:sz="0" w:space="0" w:color="auto"/>
        <w:right w:val="none" w:sz="0" w:space="0" w:color="auto"/>
      </w:divBdr>
    </w:div>
    <w:div w:id="1657492986">
      <w:bodyDiv w:val="1"/>
      <w:marLeft w:val="0"/>
      <w:marRight w:val="0"/>
      <w:marTop w:val="0"/>
      <w:marBottom w:val="0"/>
      <w:divBdr>
        <w:top w:val="none" w:sz="0" w:space="0" w:color="auto"/>
        <w:left w:val="none" w:sz="0" w:space="0" w:color="auto"/>
        <w:bottom w:val="none" w:sz="0" w:space="0" w:color="auto"/>
        <w:right w:val="none" w:sz="0" w:space="0" w:color="auto"/>
      </w:divBdr>
    </w:div>
    <w:div w:id="1711030121">
      <w:bodyDiv w:val="1"/>
      <w:marLeft w:val="0"/>
      <w:marRight w:val="0"/>
      <w:marTop w:val="0"/>
      <w:marBottom w:val="0"/>
      <w:divBdr>
        <w:top w:val="none" w:sz="0" w:space="0" w:color="auto"/>
        <w:left w:val="none" w:sz="0" w:space="0" w:color="auto"/>
        <w:bottom w:val="none" w:sz="0" w:space="0" w:color="auto"/>
        <w:right w:val="none" w:sz="0" w:space="0" w:color="auto"/>
      </w:divBdr>
    </w:div>
    <w:div w:id="1830364670">
      <w:bodyDiv w:val="1"/>
      <w:marLeft w:val="0"/>
      <w:marRight w:val="0"/>
      <w:marTop w:val="0"/>
      <w:marBottom w:val="0"/>
      <w:divBdr>
        <w:top w:val="none" w:sz="0" w:space="0" w:color="auto"/>
        <w:left w:val="none" w:sz="0" w:space="0" w:color="auto"/>
        <w:bottom w:val="none" w:sz="0" w:space="0" w:color="auto"/>
        <w:right w:val="none" w:sz="0" w:space="0" w:color="auto"/>
      </w:divBdr>
    </w:div>
    <w:div w:id="1870798219">
      <w:bodyDiv w:val="1"/>
      <w:marLeft w:val="0"/>
      <w:marRight w:val="0"/>
      <w:marTop w:val="0"/>
      <w:marBottom w:val="0"/>
      <w:divBdr>
        <w:top w:val="none" w:sz="0" w:space="0" w:color="auto"/>
        <w:left w:val="none" w:sz="0" w:space="0" w:color="auto"/>
        <w:bottom w:val="none" w:sz="0" w:space="0" w:color="auto"/>
        <w:right w:val="none" w:sz="0" w:space="0" w:color="auto"/>
      </w:divBdr>
      <w:divsChild>
        <w:div w:id="574897276">
          <w:marLeft w:val="0"/>
          <w:marRight w:val="0"/>
          <w:marTop w:val="0"/>
          <w:marBottom w:val="0"/>
          <w:divBdr>
            <w:top w:val="none" w:sz="0" w:space="0" w:color="auto"/>
            <w:left w:val="none" w:sz="0" w:space="0" w:color="auto"/>
            <w:bottom w:val="none" w:sz="0" w:space="0" w:color="auto"/>
            <w:right w:val="none" w:sz="0" w:space="0" w:color="auto"/>
          </w:divBdr>
          <w:divsChild>
            <w:div w:id="12192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CC49A-A7CE-4520-9BDF-4EB6797BC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19</Pages>
  <Words>7107</Words>
  <Characters>40510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University of Wollongong</Company>
  <LinksUpToDate>false</LinksUpToDate>
  <CharactersWithSpaces>47522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 Li</dc:creator>
  <cp:lastModifiedBy>Ben Marwick</cp:lastModifiedBy>
  <cp:revision>3</cp:revision>
  <dcterms:created xsi:type="dcterms:W3CDTF">2020-10-06T06:32:00Z</dcterms:created>
  <dcterms:modified xsi:type="dcterms:W3CDTF">2020-10-06T06:58:00Z</dcterms:modified>
</cp:coreProperties>
</file>
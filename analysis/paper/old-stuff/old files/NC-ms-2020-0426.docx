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FDB0E0B" w14:textId="031FBD0E" w:rsidR="000B49A6" w:rsidRPr="00D35CA5" w:rsidRDefault="000B49A6" w:rsidP="00A41487">
      <w:pPr>
        <w:shd w:val="clear" w:color="auto" w:fill="FFFFFF"/>
        <w:spacing w:before="100" w:beforeAutospacing="1" w:line="360" w:lineRule="auto"/>
        <w:rPr>
          <w:color w:val="333333"/>
        </w:rPr>
      </w:pPr>
    </w:p>
    <w:p w14:paraId="286A991C" w14:textId="73A4812C" w:rsidR="007C13A9" w:rsidRPr="00D35CA5" w:rsidRDefault="00621CB2" w:rsidP="005E57E4">
      <w:pPr>
        <w:shd w:val="clear" w:color="auto" w:fill="FFFFFF"/>
        <w:spacing w:before="100" w:beforeAutospacing="1" w:line="360" w:lineRule="auto"/>
        <w:jc w:val="center"/>
        <w:rPr>
          <w:b/>
          <w:sz w:val="32"/>
          <w:szCs w:val="32"/>
        </w:rPr>
      </w:pPr>
      <w:r w:rsidRPr="00D35CA5">
        <w:rPr>
          <w:b/>
          <w:sz w:val="32"/>
          <w:szCs w:val="32"/>
        </w:rPr>
        <w:t>Divers</w:t>
      </w:r>
      <w:r w:rsidR="00CB78BF" w:rsidRPr="00D35CA5">
        <w:rPr>
          <w:b/>
          <w:sz w:val="32"/>
          <w:szCs w:val="32"/>
        </w:rPr>
        <w:t>e</w:t>
      </w:r>
      <w:r w:rsidRPr="00D35CA5">
        <w:rPr>
          <w:b/>
          <w:sz w:val="32"/>
          <w:szCs w:val="32"/>
        </w:rPr>
        <w:t xml:space="preserve"> lithic production </w:t>
      </w:r>
      <w:r w:rsidR="00CB78BF" w:rsidRPr="00D35CA5">
        <w:rPr>
          <w:b/>
          <w:sz w:val="32"/>
          <w:szCs w:val="32"/>
        </w:rPr>
        <w:t xml:space="preserve">strategies </w:t>
      </w:r>
      <w:r w:rsidRPr="00D35CA5">
        <w:rPr>
          <w:b/>
          <w:sz w:val="32"/>
          <w:szCs w:val="32"/>
        </w:rPr>
        <w:t xml:space="preserve">in </w:t>
      </w:r>
      <w:r w:rsidR="001A3D09" w:rsidRPr="00D35CA5">
        <w:rPr>
          <w:b/>
          <w:sz w:val="32"/>
          <w:szCs w:val="32"/>
        </w:rPr>
        <w:t>southwest China during Late Middle Pleistocene</w:t>
      </w:r>
      <w:r w:rsidRPr="00D35CA5" w:rsidDel="002563D4">
        <w:rPr>
          <w:b/>
          <w:sz w:val="32"/>
          <w:szCs w:val="32"/>
        </w:rPr>
        <w:t xml:space="preserve"> </w:t>
      </w:r>
    </w:p>
    <w:p w14:paraId="01364B57" w14:textId="0D64D25C" w:rsidR="003F0546" w:rsidRPr="00D35CA5" w:rsidRDefault="003F0546" w:rsidP="003F0546">
      <w:pPr>
        <w:shd w:val="clear" w:color="auto" w:fill="FFFFFF"/>
        <w:spacing w:before="100" w:beforeAutospacing="1" w:line="360" w:lineRule="auto"/>
      </w:pPr>
      <w:bookmarkStart w:id="0" w:name="_Hlk39284828"/>
      <w:r w:rsidRPr="00D35CA5">
        <w:rPr>
          <w:b/>
        </w:rPr>
        <w:t xml:space="preserve">Authors: </w:t>
      </w:r>
      <w:r w:rsidRPr="00D35CA5">
        <w:t>Yue Hu</w:t>
      </w:r>
      <w:r w:rsidRPr="00D35CA5">
        <w:rPr>
          <w:vertAlign w:val="superscript"/>
        </w:rPr>
        <w:t>1,2</w:t>
      </w:r>
      <w:r w:rsidR="00203239" w:rsidRPr="00D35CA5">
        <w:rPr>
          <w:vertAlign w:val="superscript"/>
        </w:rPr>
        <w:t>*</w:t>
      </w:r>
      <w:r w:rsidRPr="00D35CA5">
        <w:t>, Ben Marwick</w:t>
      </w:r>
      <w:r w:rsidR="00203239" w:rsidRPr="00D35CA5">
        <w:rPr>
          <w:vertAlign w:val="superscript"/>
        </w:rPr>
        <w:t>3</w:t>
      </w:r>
      <w:r w:rsidRPr="00D35CA5">
        <w:t xml:space="preserve">, </w:t>
      </w:r>
      <w:proofErr w:type="spellStart"/>
      <w:r w:rsidRPr="00D35CA5">
        <w:t>Yamei</w:t>
      </w:r>
      <w:proofErr w:type="spellEnd"/>
      <w:r w:rsidRPr="00D35CA5">
        <w:t xml:space="preserve"> Hou</w:t>
      </w:r>
      <w:r w:rsidR="00203239" w:rsidRPr="00D35CA5">
        <w:rPr>
          <w:vertAlign w:val="superscript"/>
        </w:rPr>
        <w:t>4,5</w:t>
      </w:r>
      <w:r w:rsidRPr="00D35CA5">
        <w:t xml:space="preserve">, </w:t>
      </w:r>
      <w:proofErr w:type="spellStart"/>
      <w:r w:rsidRPr="00D35CA5">
        <w:t>Weiwen</w:t>
      </w:r>
      <w:proofErr w:type="spellEnd"/>
      <w:r w:rsidRPr="00D35CA5">
        <w:t xml:space="preserve"> Huang</w:t>
      </w:r>
      <w:r w:rsidR="00203239" w:rsidRPr="00D35CA5">
        <w:rPr>
          <w:vertAlign w:val="superscript"/>
        </w:rPr>
        <w:t>4,5</w:t>
      </w:r>
      <w:r w:rsidRPr="00D35CA5">
        <w:t>, Bo Li</w:t>
      </w:r>
      <w:r w:rsidR="00203239" w:rsidRPr="00D35CA5">
        <w:rPr>
          <w:vertAlign w:val="superscript"/>
        </w:rPr>
        <w:t>2,6</w:t>
      </w:r>
    </w:p>
    <w:p w14:paraId="5E414E44" w14:textId="77777777" w:rsidR="00203239" w:rsidRPr="00D35CA5" w:rsidRDefault="003F0546" w:rsidP="003F0546">
      <w:pPr>
        <w:pStyle w:val="Paragraph"/>
        <w:spacing w:line="276" w:lineRule="auto"/>
        <w:ind w:firstLine="0"/>
      </w:pPr>
      <w:r w:rsidRPr="00D35CA5">
        <w:rPr>
          <w:b/>
        </w:rPr>
        <w:t>Affiliations:</w:t>
      </w:r>
      <w:r w:rsidR="00203239" w:rsidRPr="00D35CA5">
        <w:t xml:space="preserve"> </w:t>
      </w:r>
    </w:p>
    <w:p w14:paraId="4854209B" w14:textId="0DE98674" w:rsidR="00203239" w:rsidRPr="00D35CA5" w:rsidRDefault="00203239" w:rsidP="003F0546">
      <w:pPr>
        <w:pStyle w:val="Paragraph"/>
        <w:spacing w:line="276" w:lineRule="auto"/>
        <w:ind w:firstLine="0"/>
      </w:pPr>
      <w:r w:rsidRPr="00D35CA5">
        <w:rPr>
          <w:rFonts w:eastAsiaTheme="minorEastAsia"/>
          <w:vertAlign w:val="superscript"/>
          <w:lang w:eastAsia="zh-CN"/>
        </w:rPr>
        <w:t>1</w:t>
      </w:r>
      <w:r w:rsidRPr="00D35CA5">
        <w:t xml:space="preserve"> Department of Archaeology, School of History and Culture, Sichuan University, Chengdu 610207, China</w:t>
      </w:r>
    </w:p>
    <w:p w14:paraId="530D34D9" w14:textId="785486C6" w:rsidR="00203239" w:rsidRPr="00D35CA5" w:rsidRDefault="00203239" w:rsidP="00203239">
      <w:pPr>
        <w:pStyle w:val="Paragraph"/>
        <w:spacing w:line="276" w:lineRule="auto"/>
        <w:ind w:firstLine="0"/>
      </w:pPr>
      <w:r w:rsidRPr="00D35CA5">
        <w:rPr>
          <w:vertAlign w:val="superscript"/>
        </w:rPr>
        <w:t>2</w:t>
      </w:r>
      <w:r w:rsidRPr="00D35CA5">
        <w:t>Centre for Archaeological Science, School of Earth and Environmental Sciences, University of Wollongong, Wollongong, NSW 2522, Australia</w:t>
      </w:r>
    </w:p>
    <w:p w14:paraId="726DA841" w14:textId="7F55C46F" w:rsidR="00203239" w:rsidRPr="00D35CA5" w:rsidRDefault="00203239" w:rsidP="00203239">
      <w:pPr>
        <w:pStyle w:val="Paragraph"/>
        <w:spacing w:line="276" w:lineRule="auto"/>
        <w:ind w:firstLine="0"/>
        <w:rPr>
          <w:rFonts w:eastAsiaTheme="minorEastAsia"/>
          <w:lang w:eastAsia="zh-CN"/>
        </w:rPr>
      </w:pPr>
      <w:r w:rsidRPr="00D35CA5">
        <w:rPr>
          <w:rFonts w:eastAsiaTheme="minorEastAsia"/>
          <w:vertAlign w:val="superscript"/>
          <w:lang w:eastAsia="zh-CN"/>
        </w:rPr>
        <w:t>3</w:t>
      </w:r>
      <w:r w:rsidRPr="00D35CA5">
        <w:rPr>
          <w:rFonts w:eastAsiaTheme="minorEastAsia"/>
          <w:lang w:eastAsia="zh-CN"/>
        </w:rPr>
        <w:t>Department of Anthropology, University of Washington,</w:t>
      </w:r>
      <w:r w:rsidR="00D612A3" w:rsidRPr="00D35CA5">
        <w:rPr>
          <w:rFonts w:eastAsiaTheme="minorEastAsia"/>
          <w:lang w:eastAsia="zh-CN"/>
        </w:rPr>
        <w:t xml:space="preserve"> Seattle 98195,</w:t>
      </w:r>
      <w:r w:rsidRPr="00D35CA5">
        <w:rPr>
          <w:rFonts w:eastAsiaTheme="minorEastAsia"/>
          <w:lang w:eastAsia="zh-CN"/>
        </w:rPr>
        <w:t xml:space="preserve"> USA</w:t>
      </w:r>
    </w:p>
    <w:p w14:paraId="41FD9B31" w14:textId="28196CE4" w:rsidR="003F0546" w:rsidRPr="00D35CA5" w:rsidRDefault="00203239" w:rsidP="003F0546">
      <w:pPr>
        <w:pStyle w:val="Paragraph"/>
        <w:spacing w:line="276" w:lineRule="auto"/>
        <w:ind w:firstLine="0"/>
        <w:rPr>
          <w:rFonts w:eastAsiaTheme="minorEastAsia"/>
          <w:lang w:eastAsia="zh-CN"/>
        </w:rPr>
      </w:pPr>
      <w:r w:rsidRPr="00D35CA5">
        <w:rPr>
          <w:rFonts w:eastAsiaTheme="minorEastAsia"/>
          <w:vertAlign w:val="superscript"/>
          <w:lang w:eastAsia="zh-CN"/>
        </w:rPr>
        <w:t>4</w:t>
      </w:r>
      <w:r w:rsidRPr="00D35CA5">
        <w:rPr>
          <w:rFonts w:eastAsiaTheme="minorEastAsia"/>
          <w:lang w:eastAsia="zh-CN"/>
        </w:rPr>
        <w:t>Key Laboratory of Vertebrate Evolution and Human Origins, Institute of Vertebrate Paleontology and Paleoanthropology, Chinese Academy of Sciences, Beijing</w:t>
      </w:r>
      <w:r w:rsidR="00D612A3" w:rsidRPr="00D35CA5">
        <w:rPr>
          <w:rFonts w:eastAsiaTheme="minorEastAsia"/>
          <w:lang w:eastAsia="zh-CN"/>
        </w:rPr>
        <w:t xml:space="preserve"> 100044</w:t>
      </w:r>
      <w:r w:rsidRPr="00D35CA5">
        <w:rPr>
          <w:rFonts w:eastAsiaTheme="minorEastAsia"/>
          <w:lang w:eastAsia="zh-CN"/>
        </w:rPr>
        <w:t>, China</w:t>
      </w:r>
    </w:p>
    <w:p w14:paraId="0DD48A35" w14:textId="10126D9D" w:rsidR="003F0546" w:rsidRPr="00D35CA5" w:rsidRDefault="00203239" w:rsidP="003F0546">
      <w:pPr>
        <w:pStyle w:val="Paragraph"/>
        <w:spacing w:line="276" w:lineRule="auto"/>
        <w:ind w:firstLine="0"/>
      </w:pPr>
      <w:r w:rsidRPr="00D35CA5">
        <w:rPr>
          <w:vertAlign w:val="superscript"/>
        </w:rPr>
        <w:t>5</w:t>
      </w:r>
      <w:r w:rsidRPr="00D35CA5">
        <w:t>Institute of Vertebrate Paleontology and Paleoanthropology, Chinese Academy of Sciences, Beijing 100044, China</w:t>
      </w:r>
    </w:p>
    <w:p w14:paraId="2FF82101" w14:textId="2E03DE4D" w:rsidR="00203239" w:rsidRPr="00D35CA5" w:rsidRDefault="00203239" w:rsidP="003F0546">
      <w:pPr>
        <w:pStyle w:val="Paragraph"/>
        <w:spacing w:line="276" w:lineRule="auto"/>
        <w:ind w:firstLine="0"/>
        <w:rPr>
          <w:rFonts w:eastAsiaTheme="minorEastAsia"/>
          <w:lang w:eastAsia="zh-CN"/>
        </w:rPr>
      </w:pPr>
      <w:r w:rsidRPr="00D35CA5">
        <w:rPr>
          <w:rFonts w:eastAsiaTheme="minorEastAsia"/>
          <w:vertAlign w:val="superscript"/>
          <w:lang w:eastAsia="zh-CN"/>
        </w:rPr>
        <w:t>6</w:t>
      </w:r>
      <w:r w:rsidRPr="00D35CA5">
        <w:t>ARC Centre of Excellence for Australian Biodiversity and Heritage, University of Wollongong, Wollongong, NSW 2522, Australia</w:t>
      </w:r>
    </w:p>
    <w:p w14:paraId="6205011C" w14:textId="1C974CB5" w:rsidR="00203239" w:rsidRPr="00D35CA5" w:rsidRDefault="00203239" w:rsidP="00AF7AB5">
      <w:pPr>
        <w:pStyle w:val="Paragraph"/>
        <w:spacing w:line="276" w:lineRule="auto"/>
        <w:ind w:firstLine="0"/>
        <w:rPr>
          <w:rFonts w:eastAsiaTheme="minorEastAsia"/>
          <w:lang w:eastAsia="zh-CN"/>
        </w:rPr>
      </w:pPr>
      <w:r w:rsidRPr="00D35CA5">
        <w:rPr>
          <w:vertAlign w:val="superscript"/>
        </w:rPr>
        <w:t>*</w:t>
      </w:r>
      <w:r w:rsidRPr="00D35CA5">
        <w:t>Correspondence to: YH (yh280@scu.edu.cn)</w:t>
      </w:r>
    </w:p>
    <w:p w14:paraId="5F398C68" w14:textId="08FC72F2" w:rsidR="004404F2" w:rsidRPr="00D35CA5" w:rsidRDefault="000B49A6" w:rsidP="00A41487">
      <w:pPr>
        <w:shd w:val="clear" w:color="auto" w:fill="FFFFFF"/>
        <w:spacing w:before="100" w:beforeAutospacing="1" w:line="360" w:lineRule="auto"/>
        <w:rPr>
          <w:bCs/>
          <w:color w:val="333333"/>
        </w:rPr>
      </w:pPr>
      <w:r w:rsidRPr="00D35CA5">
        <w:rPr>
          <w:b/>
          <w:bCs/>
          <w:color w:val="333333"/>
        </w:rPr>
        <w:t>Keywords:</w:t>
      </w:r>
      <w:r w:rsidRPr="00D35CA5">
        <w:rPr>
          <w:color w:val="333333"/>
        </w:rPr>
        <w:t> </w:t>
      </w:r>
      <w:r w:rsidR="00C0527F" w:rsidRPr="00D35CA5">
        <w:rPr>
          <w:bCs/>
          <w:color w:val="333333"/>
        </w:rPr>
        <w:t xml:space="preserve">Middle Palaeolithic, Southwest China, </w:t>
      </w:r>
      <w:proofErr w:type="spellStart"/>
      <w:r w:rsidR="00093933" w:rsidRPr="00D35CA5">
        <w:rPr>
          <w:bCs/>
          <w:color w:val="333333"/>
        </w:rPr>
        <w:t>Guanyindong</w:t>
      </w:r>
      <w:proofErr w:type="spellEnd"/>
      <w:r w:rsidR="00093933" w:rsidRPr="00D35CA5">
        <w:rPr>
          <w:bCs/>
          <w:color w:val="333333"/>
        </w:rPr>
        <w:t>,</w:t>
      </w:r>
      <w:r w:rsidR="00B974BF" w:rsidRPr="00D35CA5">
        <w:rPr>
          <w:bCs/>
          <w:color w:val="333333"/>
        </w:rPr>
        <w:t xml:space="preserve"> Diversity, </w:t>
      </w:r>
      <w:r w:rsidR="00D028F3" w:rsidRPr="00D35CA5">
        <w:rPr>
          <w:bCs/>
          <w:color w:val="333333"/>
        </w:rPr>
        <w:t>Levallois,</w:t>
      </w:r>
      <w:r w:rsidR="0022277C" w:rsidRPr="00D35CA5">
        <w:rPr>
          <w:bCs/>
          <w:color w:val="333333"/>
        </w:rPr>
        <w:t xml:space="preserve"> </w:t>
      </w:r>
      <w:proofErr w:type="spellStart"/>
      <w:r w:rsidR="00D028F3" w:rsidRPr="00D35CA5">
        <w:rPr>
          <w:bCs/>
          <w:color w:val="333333"/>
        </w:rPr>
        <w:t>Quina</w:t>
      </w:r>
      <w:proofErr w:type="spellEnd"/>
      <w:r w:rsidR="00093933" w:rsidRPr="00D35CA5">
        <w:rPr>
          <w:bCs/>
          <w:color w:val="333333"/>
        </w:rPr>
        <w:t xml:space="preserve"> </w:t>
      </w:r>
    </w:p>
    <w:bookmarkEnd w:id="0"/>
    <w:p w14:paraId="4406197C" w14:textId="390C7906" w:rsidR="00EB42C6" w:rsidRPr="00D35CA5" w:rsidRDefault="000B49A6" w:rsidP="005E57E4">
      <w:pPr>
        <w:pStyle w:val="Heading1"/>
        <w:spacing w:line="360" w:lineRule="auto"/>
        <w:rPr>
          <w:rFonts w:ascii="Times New Roman" w:hAnsi="Times New Roman" w:cs="Times New Roman"/>
          <w:b/>
          <w:color w:val="auto"/>
          <w:sz w:val="24"/>
          <w:szCs w:val="24"/>
        </w:rPr>
      </w:pPr>
      <w:r w:rsidRPr="00D35CA5">
        <w:rPr>
          <w:rFonts w:ascii="Times New Roman" w:hAnsi="Times New Roman" w:cs="Times New Roman"/>
          <w:b/>
          <w:color w:val="auto"/>
          <w:sz w:val="24"/>
          <w:szCs w:val="24"/>
        </w:rPr>
        <w:t>Abstract</w:t>
      </w:r>
    </w:p>
    <w:p w14:paraId="0547FB64" w14:textId="7BF049F9" w:rsidR="00FE02DA" w:rsidRPr="00D35CA5" w:rsidRDefault="00187DE9" w:rsidP="005E57E4">
      <w:pPr>
        <w:shd w:val="clear" w:color="auto" w:fill="FFFFFF"/>
        <w:spacing w:after="360" w:line="360" w:lineRule="auto"/>
        <w:rPr>
          <w:color w:val="333333"/>
        </w:rPr>
      </w:pPr>
      <w:r w:rsidRPr="00D35CA5">
        <w:rPr>
          <w:color w:val="333333"/>
        </w:rPr>
        <w:t xml:space="preserve">It has long </w:t>
      </w:r>
      <w:r w:rsidR="00BE4718" w:rsidRPr="00D35CA5">
        <w:rPr>
          <w:color w:val="333333"/>
        </w:rPr>
        <w:t xml:space="preserve">been </w:t>
      </w:r>
      <w:r w:rsidRPr="00D35CA5">
        <w:rPr>
          <w:color w:val="333333"/>
        </w:rPr>
        <w:t xml:space="preserve">considered that </w:t>
      </w:r>
      <w:r w:rsidR="00BE4718" w:rsidRPr="00D35CA5">
        <w:rPr>
          <w:color w:val="333333"/>
        </w:rPr>
        <w:t xml:space="preserve">there </w:t>
      </w:r>
      <w:r w:rsidR="00C71934" w:rsidRPr="00D35CA5">
        <w:rPr>
          <w:color w:val="333333"/>
        </w:rPr>
        <w:t>were no obvious lithic technological changes</w:t>
      </w:r>
      <w:r w:rsidR="00BE4718" w:rsidRPr="00D35CA5">
        <w:rPr>
          <w:color w:val="333333"/>
        </w:rPr>
        <w:t xml:space="preserve"> in </w:t>
      </w:r>
      <w:r w:rsidR="00FD15F0" w:rsidRPr="00D35CA5">
        <w:rPr>
          <w:color w:val="333333"/>
        </w:rPr>
        <w:t>East</w:t>
      </w:r>
      <w:r w:rsidR="00BE4718" w:rsidRPr="00D35CA5">
        <w:rPr>
          <w:color w:val="333333"/>
        </w:rPr>
        <w:t xml:space="preserve"> Asia</w:t>
      </w:r>
      <w:r w:rsidR="00F16C26" w:rsidRPr="00D35CA5">
        <w:rPr>
          <w:color w:val="333333"/>
        </w:rPr>
        <w:t xml:space="preserve"> during the Middle and Late Pleistocene</w:t>
      </w:r>
      <w:r w:rsidR="00BE4718" w:rsidRPr="00D35CA5">
        <w:rPr>
          <w:color w:val="333333"/>
        </w:rPr>
        <w:t>, and t</w:t>
      </w:r>
      <w:r w:rsidRPr="00D35CA5">
        <w:rPr>
          <w:color w:val="333333"/>
        </w:rPr>
        <w:t xml:space="preserve">he lithic industries </w:t>
      </w:r>
      <w:r w:rsidR="00BE4718" w:rsidRPr="00D35CA5">
        <w:rPr>
          <w:color w:val="333333"/>
        </w:rPr>
        <w:t xml:space="preserve">in this region </w:t>
      </w:r>
      <w:r w:rsidRPr="00D35CA5">
        <w:rPr>
          <w:color w:val="333333"/>
        </w:rPr>
        <w:t xml:space="preserve">were dominated by </w:t>
      </w:r>
      <w:r w:rsidR="00BE4718" w:rsidRPr="00D35CA5">
        <w:rPr>
          <w:color w:val="333333"/>
        </w:rPr>
        <w:t xml:space="preserve">simple </w:t>
      </w:r>
      <w:ins w:id="1" w:author="Ben Marwick" w:date="2020-05-15T00:12:00Z">
        <w:r w:rsidR="00DF3C2A">
          <w:rPr>
            <w:color w:val="333333"/>
          </w:rPr>
          <w:t xml:space="preserve">a </w:t>
        </w:r>
      </w:ins>
      <w:r w:rsidR="00BE4718" w:rsidRPr="00D35CA5">
        <w:rPr>
          <w:color w:val="333333"/>
        </w:rPr>
        <w:t>core-flake production</w:t>
      </w:r>
      <w:r w:rsidR="00F16C26" w:rsidRPr="00D35CA5">
        <w:rPr>
          <w:color w:val="333333"/>
        </w:rPr>
        <w:t xml:space="preserve"> system until the </w:t>
      </w:r>
      <w:r w:rsidR="0027716C" w:rsidRPr="00D35CA5">
        <w:rPr>
          <w:color w:val="333333"/>
        </w:rPr>
        <w:t>Late Pleistocene when Upper Palaeo</w:t>
      </w:r>
      <w:ins w:id="2" w:author="Ben Marwick" w:date="2020-05-15T00:12:00Z">
        <w:r w:rsidR="00DF3C2A">
          <w:rPr>
            <w:color w:val="333333"/>
          </w:rPr>
          <w:t>li</w:t>
        </w:r>
      </w:ins>
      <w:r w:rsidR="0027716C" w:rsidRPr="00D35CA5">
        <w:rPr>
          <w:color w:val="333333"/>
        </w:rPr>
        <w:t>thic forms appeared</w:t>
      </w:r>
      <w:r w:rsidRPr="00D35CA5">
        <w:rPr>
          <w:color w:val="333333"/>
        </w:rPr>
        <w:t xml:space="preserve">. </w:t>
      </w:r>
      <w:r w:rsidR="0027716C" w:rsidRPr="00D35CA5">
        <w:rPr>
          <w:color w:val="333333"/>
        </w:rPr>
        <w:t>W</w:t>
      </w:r>
      <w:r w:rsidR="00D028F3" w:rsidRPr="00D35CA5">
        <w:rPr>
          <w:color w:val="333333"/>
        </w:rPr>
        <w:t xml:space="preserve">e </w:t>
      </w:r>
      <w:r w:rsidR="0027716C" w:rsidRPr="00D35CA5">
        <w:rPr>
          <w:color w:val="333333"/>
        </w:rPr>
        <w:t xml:space="preserve">challenge this view with </w:t>
      </w:r>
      <w:r w:rsidR="00BE4718" w:rsidRPr="00D35CA5">
        <w:rPr>
          <w:color w:val="333333"/>
        </w:rPr>
        <w:t>evidence</w:t>
      </w:r>
      <w:r w:rsidR="00252637" w:rsidRPr="00D35CA5">
        <w:rPr>
          <w:color w:val="333333"/>
        </w:rPr>
        <w:t xml:space="preserve"> of </w:t>
      </w:r>
      <w:r w:rsidR="00E7641D" w:rsidRPr="00D35CA5">
        <w:rPr>
          <w:color w:val="333333"/>
        </w:rPr>
        <w:t>multiple</w:t>
      </w:r>
      <w:r w:rsidR="00F65341" w:rsidRPr="00D35CA5">
        <w:rPr>
          <w:color w:val="333333"/>
        </w:rPr>
        <w:t xml:space="preserve"> </w:t>
      </w:r>
      <w:r w:rsidR="00E7641D" w:rsidRPr="00D35CA5">
        <w:rPr>
          <w:color w:val="333333"/>
        </w:rPr>
        <w:t xml:space="preserve">Middle Palaeolithic lithic production </w:t>
      </w:r>
      <w:r w:rsidR="00252637" w:rsidRPr="00D35CA5">
        <w:rPr>
          <w:color w:val="333333"/>
        </w:rPr>
        <w:t xml:space="preserve">systems </w:t>
      </w:r>
      <w:r w:rsidR="0027716C" w:rsidRPr="00D35CA5">
        <w:rPr>
          <w:color w:val="333333"/>
        </w:rPr>
        <w:t xml:space="preserve">appearing much earlier, from </w:t>
      </w:r>
      <w:r w:rsidR="00252637" w:rsidRPr="00D35CA5">
        <w:rPr>
          <w:color w:val="333333"/>
        </w:rPr>
        <w:t xml:space="preserve">the </w:t>
      </w:r>
      <w:proofErr w:type="spellStart"/>
      <w:r w:rsidR="00252637" w:rsidRPr="00D35CA5">
        <w:rPr>
          <w:color w:val="333333"/>
        </w:rPr>
        <w:t>Guanyindong</w:t>
      </w:r>
      <w:proofErr w:type="spellEnd"/>
      <w:r w:rsidR="00252637" w:rsidRPr="00D35CA5">
        <w:rPr>
          <w:color w:val="333333"/>
        </w:rPr>
        <w:t xml:space="preserve"> site, southwest China,</w:t>
      </w:r>
      <w:r w:rsidR="00BE4718" w:rsidRPr="00D35CA5">
        <w:rPr>
          <w:color w:val="333333"/>
        </w:rPr>
        <w:t xml:space="preserve"> dated to </w:t>
      </w:r>
      <w:r w:rsidR="00EB42C6" w:rsidRPr="00D35CA5">
        <w:rPr>
          <w:color w:val="333333"/>
        </w:rPr>
        <w:t>170</w:t>
      </w:r>
      <w:r w:rsidR="00BE4718" w:rsidRPr="00D35CA5">
        <w:rPr>
          <w:color w:val="333333"/>
        </w:rPr>
        <w:t>–</w:t>
      </w:r>
      <w:r w:rsidR="00EB42C6" w:rsidRPr="00D35CA5">
        <w:rPr>
          <w:color w:val="333333"/>
        </w:rPr>
        <w:t>80</w:t>
      </w:r>
      <w:r w:rsidR="00BE4718" w:rsidRPr="00D35CA5">
        <w:rPr>
          <w:color w:val="333333"/>
        </w:rPr>
        <w:t xml:space="preserve"> </w:t>
      </w:r>
      <w:r w:rsidR="00EB42C6" w:rsidRPr="00D35CA5">
        <w:rPr>
          <w:color w:val="333333"/>
        </w:rPr>
        <w:t>ka</w:t>
      </w:r>
      <w:r w:rsidR="00D028F3" w:rsidRPr="00D35CA5">
        <w:rPr>
          <w:color w:val="333333"/>
        </w:rPr>
        <w:t xml:space="preserve">. </w:t>
      </w:r>
      <w:r w:rsidR="00252637" w:rsidRPr="00D35CA5">
        <w:rPr>
          <w:color w:val="333333"/>
        </w:rPr>
        <w:t>Our analysis of the lithic assemblage from this site reveal</w:t>
      </w:r>
      <w:r w:rsidR="00F65341" w:rsidRPr="00D35CA5">
        <w:rPr>
          <w:color w:val="333333"/>
        </w:rPr>
        <w:t>s</w:t>
      </w:r>
      <w:r w:rsidR="00D702C8" w:rsidRPr="00D35CA5">
        <w:rPr>
          <w:color w:val="333333"/>
        </w:rPr>
        <w:t xml:space="preserve"> </w:t>
      </w:r>
      <w:del w:id="3" w:author="Ben Marwick" w:date="2020-05-15T00:19:00Z">
        <w:r w:rsidR="00D702C8" w:rsidRPr="00D35CA5" w:rsidDel="00DF3C2A">
          <w:rPr>
            <w:color w:val="333333"/>
          </w:rPr>
          <w:delText xml:space="preserve">intra-group </w:delText>
        </w:r>
      </w:del>
      <w:r w:rsidR="00D702C8" w:rsidRPr="00D35CA5">
        <w:rPr>
          <w:color w:val="333333"/>
        </w:rPr>
        <w:t xml:space="preserve">technological diversity in </w:t>
      </w:r>
      <w:del w:id="4" w:author="Ben Marwick" w:date="2020-05-15T00:19:00Z">
        <w:r w:rsidR="001E6649" w:rsidRPr="00D35CA5" w:rsidDel="00DF3C2A">
          <w:rPr>
            <w:color w:val="333333"/>
          </w:rPr>
          <w:delText>concepts/</w:delText>
        </w:r>
      </w:del>
      <w:r w:rsidR="001E6649" w:rsidRPr="00D35CA5">
        <w:rPr>
          <w:color w:val="333333"/>
        </w:rPr>
        <w:t xml:space="preserve">methods of </w:t>
      </w:r>
      <w:r w:rsidR="00D702C8" w:rsidRPr="00D35CA5">
        <w:rPr>
          <w:color w:val="333333"/>
        </w:rPr>
        <w:t>core reduction and tool retouching</w:t>
      </w:r>
      <w:r w:rsidR="001E6649" w:rsidRPr="00D35CA5">
        <w:rPr>
          <w:color w:val="333333"/>
        </w:rPr>
        <w:t xml:space="preserve">. These </w:t>
      </w:r>
      <w:del w:id="5" w:author="Ben Marwick" w:date="2020-05-15T00:19:00Z">
        <w:r w:rsidR="001E6649" w:rsidRPr="00D35CA5" w:rsidDel="00DF3C2A">
          <w:rPr>
            <w:color w:val="333333"/>
          </w:rPr>
          <w:delText>concepts/</w:delText>
        </w:r>
      </w:del>
      <w:r w:rsidR="001E6649" w:rsidRPr="00D35CA5">
        <w:rPr>
          <w:color w:val="333333"/>
        </w:rPr>
        <w:t>methods</w:t>
      </w:r>
      <w:r w:rsidR="00252637" w:rsidRPr="00D35CA5">
        <w:rPr>
          <w:color w:val="333333"/>
        </w:rPr>
        <w:t xml:space="preserve"> includ</w:t>
      </w:r>
      <w:r w:rsidR="001E6649" w:rsidRPr="00D35CA5">
        <w:rPr>
          <w:color w:val="333333"/>
        </w:rPr>
        <w:t>e</w:t>
      </w:r>
      <w:r w:rsidR="00252637" w:rsidRPr="00D35CA5">
        <w:rPr>
          <w:color w:val="333333"/>
        </w:rPr>
        <w:t xml:space="preserve"> </w:t>
      </w:r>
      <w:r w:rsidR="00D028F3" w:rsidRPr="00D35CA5">
        <w:rPr>
          <w:color w:val="333333"/>
        </w:rPr>
        <w:t xml:space="preserve">Levallois, </w:t>
      </w:r>
      <w:r w:rsidR="00B73933" w:rsidRPr="00D35CA5">
        <w:rPr>
          <w:color w:val="333333"/>
        </w:rPr>
        <w:t>discoid systems,</w:t>
      </w:r>
      <w:r w:rsidR="0053472B" w:rsidRPr="00D35CA5">
        <w:rPr>
          <w:color w:val="333333"/>
        </w:rPr>
        <w:t xml:space="preserve"> </w:t>
      </w:r>
      <w:r w:rsidR="009131A4" w:rsidRPr="00D35CA5">
        <w:rPr>
          <w:color w:val="333333"/>
        </w:rPr>
        <w:t>core-on-flake</w:t>
      </w:r>
      <w:r w:rsidR="00B73933" w:rsidRPr="00D35CA5">
        <w:rPr>
          <w:color w:val="333333"/>
        </w:rPr>
        <w:t>, and volumetric methods</w:t>
      </w:r>
      <w:ins w:id="6" w:author="Ben Marwick" w:date="2020-05-15T00:29:00Z">
        <w:r w:rsidR="00817F61">
          <w:rPr>
            <w:color w:val="333333"/>
          </w:rPr>
          <w:t xml:space="preserve">, </w:t>
        </w:r>
      </w:ins>
      <w:del w:id="7" w:author="Ben Marwick" w:date="2020-05-15T00:29:00Z">
        <w:r w:rsidR="00B73933" w:rsidRPr="00D35CA5" w:rsidDel="00817F61">
          <w:rPr>
            <w:color w:val="333333"/>
          </w:rPr>
          <w:delText xml:space="preserve"> et al.</w:delText>
        </w:r>
        <w:r w:rsidR="0053472B" w:rsidRPr="00D35CA5" w:rsidDel="00817F61">
          <w:rPr>
            <w:color w:val="333333"/>
          </w:rPr>
          <w:delText>,</w:delText>
        </w:r>
        <w:r w:rsidR="00827F2B" w:rsidRPr="00D35CA5" w:rsidDel="00817F61">
          <w:rPr>
            <w:color w:val="333333"/>
          </w:rPr>
          <w:delText xml:space="preserve"> </w:delText>
        </w:r>
      </w:del>
      <w:r w:rsidR="00B73933" w:rsidRPr="00D35CA5">
        <w:rPr>
          <w:color w:val="333333"/>
        </w:rPr>
        <w:t xml:space="preserve">consistent </w:t>
      </w:r>
      <w:r w:rsidR="00827F2B" w:rsidRPr="00D35CA5">
        <w:rPr>
          <w:color w:val="333333"/>
        </w:rPr>
        <w:t xml:space="preserve">and contemporary to </w:t>
      </w:r>
      <w:r w:rsidR="0057004C" w:rsidRPr="00D35CA5">
        <w:rPr>
          <w:color w:val="333333"/>
        </w:rPr>
        <w:t xml:space="preserve">those </w:t>
      </w:r>
      <w:r w:rsidR="002C1AEA" w:rsidRPr="00D35CA5">
        <w:rPr>
          <w:color w:val="333333"/>
        </w:rPr>
        <w:t xml:space="preserve">widely </w:t>
      </w:r>
      <w:r w:rsidR="00B73933" w:rsidRPr="00D35CA5">
        <w:rPr>
          <w:color w:val="333333"/>
        </w:rPr>
        <w:t xml:space="preserve">observed </w:t>
      </w:r>
      <w:r w:rsidR="0057004C" w:rsidRPr="00D35CA5">
        <w:rPr>
          <w:color w:val="333333"/>
        </w:rPr>
        <w:t>in w</w:t>
      </w:r>
      <w:r w:rsidR="00827F2B" w:rsidRPr="00D35CA5">
        <w:rPr>
          <w:color w:val="333333"/>
        </w:rPr>
        <w:t>est Eurasia</w:t>
      </w:r>
      <w:r w:rsidR="002C559A" w:rsidRPr="00D35CA5">
        <w:rPr>
          <w:color w:val="333333"/>
        </w:rPr>
        <w:t xml:space="preserve">. </w:t>
      </w:r>
      <w:r w:rsidR="002C1AEA" w:rsidRPr="00D35CA5">
        <w:rPr>
          <w:color w:val="333333"/>
        </w:rPr>
        <w:t xml:space="preserve">The presence of a “pool of technological knowledge” reflects </w:t>
      </w:r>
      <w:r w:rsidR="00374E0A" w:rsidRPr="00D35CA5">
        <w:rPr>
          <w:color w:val="333333"/>
        </w:rPr>
        <w:t xml:space="preserve">a mosaic package of </w:t>
      </w:r>
      <w:r w:rsidR="002C1AEA" w:rsidRPr="00D35CA5">
        <w:rPr>
          <w:color w:val="333333"/>
        </w:rPr>
        <w:t xml:space="preserve">multiple </w:t>
      </w:r>
      <w:r w:rsidR="00374E0A" w:rsidRPr="00D35CA5">
        <w:rPr>
          <w:color w:val="333333"/>
        </w:rPr>
        <w:t xml:space="preserve">technological or strategical capability acquired by Late Middle Pleistocene populations in </w:t>
      </w:r>
      <w:proofErr w:type="spellStart"/>
      <w:r w:rsidR="007E3578" w:rsidRPr="00D35CA5">
        <w:rPr>
          <w:color w:val="333333"/>
        </w:rPr>
        <w:t>Guanyindong</w:t>
      </w:r>
      <w:proofErr w:type="spellEnd"/>
      <w:r w:rsidR="002C1AEA" w:rsidRPr="00D35CA5">
        <w:rPr>
          <w:color w:val="333333"/>
        </w:rPr>
        <w:t xml:space="preserve"> </w:t>
      </w:r>
      <w:r w:rsidR="002C1AEA" w:rsidRPr="00D35CA5">
        <w:rPr>
          <w:color w:val="333333"/>
        </w:rPr>
        <w:lastRenderedPageBreak/>
        <w:t xml:space="preserve">during this period. </w:t>
      </w:r>
      <w:r w:rsidR="00374E0A" w:rsidRPr="00D35CA5">
        <w:rPr>
          <w:color w:val="333333"/>
        </w:rPr>
        <w:t>This ability clearly differ</w:t>
      </w:r>
      <w:r w:rsidR="007E3578" w:rsidRPr="00D35CA5">
        <w:rPr>
          <w:color w:val="333333"/>
        </w:rPr>
        <w:t>s</w:t>
      </w:r>
      <w:r w:rsidR="00374E0A" w:rsidRPr="00D35CA5">
        <w:rPr>
          <w:color w:val="333333"/>
        </w:rPr>
        <w:t xml:space="preserve"> with what we observed in Early Palaeolithic </w:t>
      </w:r>
      <w:r w:rsidR="007E3578" w:rsidRPr="00D35CA5">
        <w:rPr>
          <w:color w:val="333333"/>
        </w:rPr>
        <w:t>as well as</w:t>
      </w:r>
      <w:r w:rsidR="00374E0A" w:rsidRPr="00D35CA5">
        <w:rPr>
          <w:color w:val="333333"/>
        </w:rPr>
        <w:t xml:space="preserve"> the </w:t>
      </w:r>
      <w:del w:id="8" w:author="Ben Marwick" w:date="2020-05-15T00:29:00Z">
        <w:r w:rsidR="007E3578" w:rsidRPr="00D35CA5" w:rsidDel="00817F61">
          <w:rPr>
            <w:color w:val="333333"/>
          </w:rPr>
          <w:delText xml:space="preserve">perceived </w:delText>
        </w:r>
      </w:del>
      <w:ins w:id="9" w:author="Ben Marwick" w:date="2020-05-15T00:29:00Z">
        <w:r w:rsidR="00817F61">
          <w:rPr>
            <w:color w:val="333333"/>
          </w:rPr>
          <w:t>notion of a</w:t>
        </w:r>
        <w:r w:rsidR="00817F61" w:rsidRPr="00D35CA5">
          <w:rPr>
            <w:color w:val="333333"/>
          </w:rPr>
          <w:t xml:space="preserve"> </w:t>
        </w:r>
      </w:ins>
      <w:r w:rsidR="007E3578" w:rsidRPr="00D35CA5">
        <w:rPr>
          <w:color w:val="333333"/>
        </w:rPr>
        <w:t xml:space="preserve">long-lasting </w:t>
      </w:r>
      <w:r w:rsidR="00374E0A" w:rsidRPr="00D35CA5">
        <w:rPr>
          <w:color w:val="333333"/>
        </w:rPr>
        <w:t>static</w:t>
      </w:r>
      <w:r w:rsidR="007E3578" w:rsidRPr="00D35CA5">
        <w:rPr>
          <w:color w:val="333333"/>
        </w:rPr>
        <w:t xml:space="preserve"> </w:t>
      </w:r>
      <w:r w:rsidR="00374E0A" w:rsidRPr="00D35CA5">
        <w:rPr>
          <w:color w:val="333333"/>
        </w:rPr>
        <w:t xml:space="preserve">Middle Palaeolithic in East Asia. </w:t>
      </w:r>
    </w:p>
    <w:p w14:paraId="5C7D9678" w14:textId="5FD85D06" w:rsidR="003479F8" w:rsidRPr="00D35CA5" w:rsidRDefault="003479F8" w:rsidP="00A41487">
      <w:pPr>
        <w:pStyle w:val="Heading1"/>
        <w:spacing w:line="360" w:lineRule="auto"/>
        <w:rPr>
          <w:rFonts w:ascii="Times New Roman" w:hAnsi="Times New Roman" w:cs="Times New Roman"/>
          <w:b/>
          <w:color w:val="auto"/>
          <w:sz w:val="24"/>
          <w:szCs w:val="24"/>
        </w:rPr>
      </w:pPr>
      <w:r w:rsidRPr="00D35CA5">
        <w:rPr>
          <w:rFonts w:ascii="Times New Roman" w:hAnsi="Times New Roman" w:cs="Times New Roman"/>
          <w:b/>
          <w:color w:val="auto"/>
          <w:sz w:val="24"/>
          <w:szCs w:val="24"/>
        </w:rPr>
        <w:t xml:space="preserve">Introduction </w:t>
      </w:r>
    </w:p>
    <w:p w14:paraId="1D34BC1F" w14:textId="2C711D5A" w:rsidR="00FD3645" w:rsidRPr="00D35CA5" w:rsidRDefault="00FD3645" w:rsidP="00A41487">
      <w:pPr>
        <w:shd w:val="clear" w:color="auto" w:fill="FFFFFF"/>
        <w:spacing w:after="360" w:line="360" w:lineRule="auto"/>
      </w:pPr>
      <w:r w:rsidRPr="00D35CA5">
        <w:t>The late Middle Pleistocene</w:t>
      </w:r>
      <w:r w:rsidR="00D668B8" w:rsidRPr="00D35CA5">
        <w:t xml:space="preserve"> (LMP)</w:t>
      </w:r>
      <w:r w:rsidRPr="00D35CA5">
        <w:t xml:space="preserve"> witnessed t</w:t>
      </w:r>
      <w:r w:rsidR="003479F8" w:rsidRPr="00D35CA5">
        <w:t xml:space="preserve">he transition from </w:t>
      </w:r>
      <w:r w:rsidR="002E6B9F" w:rsidRPr="00D35CA5">
        <w:t xml:space="preserve">Lower </w:t>
      </w:r>
      <w:r w:rsidR="003479F8" w:rsidRPr="00D35CA5">
        <w:t xml:space="preserve">Palaeolithic to Middle Palaeolithic </w:t>
      </w:r>
      <w:r w:rsidR="00D57DA7" w:rsidRPr="00D35CA5">
        <w:t xml:space="preserve">(MP) </w:t>
      </w:r>
      <w:r w:rsidR="003479F8" w:rsidRPr="00D35CA5">
        <w:t>in west Eurasia and Africa</w:t>
      </w:r>
      <w:r w:rsidR="002E6B9F" w:rsidRPr="00D35CA5">
        <w:t xml:space="preserve"> (Early Stone age to Middle Stone Age)</w:t>
      </w:r>
      <w:r w:rsidR="003479F8" w:rsidRPr="00D35CA5">
        <w:t xml:space="preserve"> </w:t>
      </w:r>
      <w:ins w:id="10" w:author="Ben Marwick" w:date="2020-05-15T00:33:00Z">
        <w:r w:rsidR="00AD557A">
          <w:t xml:space="preserve">and </w:t>
        </w:r>
      </w:ins>
      <w:ins w:id="11" w:author="Ben Marwick" w:date="2020-09-17T11:23:00Z">
        <w:r w:rsidR="00590A63">
          <w:t xml:space="preserve">in many areas </w:t>
        </w:r>
      </w:ins>
      <w:r w:rsidR="004E617B" w:rsidRPr="00D35CA5">
        <w:t>include</w:t>
      </w:r>
      <w:ins w:id="12" w:author="Ben Marwick" w:date="2020-05-15T00:34:00Z">
        <w:r w:rsidR="00AD557A">
          <w:t>d</w:t>
        </w:r>
      </w:ins>
      <w:del w:id="13" w:author="Ben Marwick" w:date="2020-05-15T00:34:00Z">
        <w:r w:rsidR="0027716C" w:rsidRPr="00D35CA5" w:rsidDel="00AD557A">
          <w:delText>s</w:delText>
        </w:r>
      </w:del>
      <w:r w:rsidR="004E617B" w:rsidRPr="00D35CA5">
        <w:t xml:space="preserve"> significant milestones in human evolution</w:t>
      </w:r>
      <w:ins w:id="14" w:author="Ben Marwick" w:date="2020-05-15T00:34:00Z">
        <w:r w:rsidR="00AD557A">
          <w:t>,</w:t>
        </w:r>
      </w:ins>
      <w:r w:rsidR="004E617B" w:rsidRPr="00D35CA5">
        <w:t xml:space="preserve"> such as </w:t>
      </w:r>
      <w:r w:rsidR="003479F8" w:rsidRPr="00D35CA5">
        <w:t xml:space="preserve">the replacement </w:t>
      </w:r>
      <w:r w:rsidR="00955324" w:rsidRPr="00D35CA5">
        <w:t xml:space="preserve">of </w:t>
      </w:r>
      <w:r w:rsidR="003479F8" w:rsidRPr="00D35CA5">
        <w:rPr>
          <w:i/>
        </w:rPr>
        <w:t>Homo er</w:t>
      </w:r>
      <w:r w:rsidR="00A832CF" w:rsidRPr="00D35CA5">
        <w:rPr>
          <w:i/>
        </w:rPr>
        <w:t>e</w:t>
      </w:r>
      <w:r w:rsidR="003479F8" w:rsidRPr="00D35CA5">
        <w:rPr>
          <w:i/>
        </w:rPr>
        <w:t>ct</w:t>
      </w:r>
      <w:r w:rsidR="00A832CF" w:rsidRPr="00D35CA5">
        <w:rPr>
          <w:i/>
        </w:rPr>
        <w:t>us</w:t>
      </w:r>
      <w:r w:rsidR="003479F8" w:rsidRPr="00D35CA5">
        <w:t xml:space="preserve"> </w:t>
      </w:r>
      <w:r w:rsidR="00955324" w:rsidRPr="00D35CA5">
        <w:t>by</w:t>
      </w:r>
      <w:r w:rsidR="003479F8" w:rsidRPr="00D35CA5">
        <w:t xml:space="preserve"> </w:t>
      </w:r>
      <w:r w:rsidR="003479F8" w:rsidRPr="00D35CA5">
        <w:rPr>
          <w:i/>
        </w:rPr>
        <w:t>Homo sapi</w:t>
      </w:r>
      <w:r w:rsidR="00A832CF" w:rsidRPr="00D35CA5">
        <w:rPr>
          <w:i/>
        </w:rPr>
        <w:t>e</w:t>
      </w:r>
      <w:r w:rsidR="003479F8" w:rsidRPr="00D35CA5">
        <w:rPr>
          <w:i/>
        </w:rPr>
        <w:t>ns</w:t>
      </w:r>
      <w:r w:rsidR="0027716C" w:rsidRPr="00D35CA5">
        <w:rPr>
          <w:iCs/>
        </w:rPr>
        <w:t xml:space="preserve"> and other species</w:t>
      </w:r>
      <w:del w:id="15" w:author="Ben Marwick" w:date="2020-09-17T11:23:00Z">
        <w:r w:rsidR="004E617B" w:rsidRPr="00D35CA5" w:rsidDel="00590A63">
          <w:rPr>
            <w:i/>
          </w:rPr>
          <w:delText xml:space="preserve"> </w:delText>
        </w:r>
        <w:r w:rsidR="004E617B" w:rsidRPr="00D35CA5" w:rsidDel="00590A63">
          <w:delText>in many areas</w:delText>
        </w:r>
      </w:del>
      <w:ins w:id="16" w:author="Ben Marwick" w:date="2020-05-15T00:34:00Z">
        <w:r w:rsidR="00AD557A">
          <w:t xml:space="preserve"> </w:t>
        </w:r>
      </w:ins>
      <w:r w:rsidR="00EA3A24" w:rsidRPr="00D35CA5">
        <w:fldChar w:fldCharType="begin">
          <w:fldData xml:space="preserve">PEVuZE5vdGU+PENpdGU+PEF1dGhvcj5KYWNvYnM8L0F1dGhvcj48WWVhcj4yMDE5PC9ZZWFyPjxS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</w:fldData>
        </w:fldChar>
      </w:r>
      <w:r w:rsidR="001F5C7F" w:rsidRPr="00D35CA5">
        <w:instrText xml:space="preserve"> ADDIN EN.CITE </w:instrText>
      </w:r>
      <w:r w:rsidR="001F5C7F" w:rsidRPr="00D35CA5">
        <w:fldChar w:fldCharType="begin">
          <w:fldData xml:space="preserve">PEVuZE5vdGU+PENpdGU+PEF1dGhvcj5KYWNvYnM8L0F1dGhvcj48WWVhcj4yMDE5PC9ZZWFyPjxS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</w:fldData>
        </w:fldChar>
      </w:r>
      <w:r w:rsidR="001F5C7F" w:rsidRPr="00D35CA5">
        <w:instrText xml:space="preserve"> ADDIN EN.CITE.DATA </w:instrText>
      </w:r>
      <w:r w:rsidR="001F5C7F" w:rsidRPr="00D35CA5">
        <w:fldChar w:fldCharType="end"/>
      </w:r>
      <w:r w:rsidR="00EA3A24" w:rsidRPr="00D35CA5">
        <w:fldChar w:fldCharType="separate"/>
      </w:r>
      <w:r w:rsidR="001F5C7F" w:rsidRPr="00D35CA5">
        <w:rPr>
          <w:noProof/>
        </w:rPr>
        <w:t>(Hublin 2009, Hublin, Ben-Ncer et al. 2017, Jacobs, Li et al. 2019)</w:t>
      </w:r>
      <w:r w:rsidR="00EA3A24" w:rsidRPr="00D35CA5">
        <w:fldChar w:fldCharType="end"/>
      </w:r>
      <w:r w:rsidRPr="00D35CA5">
        <w:t>.</w:t>
      </w:r>
      <w:r w:rsidR="005649B0" w:rsidRPr="00D35CA5">
        <w:t xml:space="preserve"> This transition </w:t>
      </w:r>
      <w:del w:id="17" w:author="Ben Marwick" w:date="2020-05-15T00:34:00Z">
        <w:r w:rsidR="007E0B73" w:rsidRPr="00D35CA5" w:rsidDel="00AD557A">
          <w:delText>synchronously</w:delText>
        </w:r>
        <w:r w:rsidR="005649B0" w:rsidRPr="00D35CA5" w:rsidDel="00AD557A">
          <w:delText xml:space="preserve"> </w:delText>
        </w:r>
      </w:del>
      <w:ins w:id="18" w:author="Ben Marwick" w:date="2020-05-15T00:34:00Z">
        <w:r w:rsidR="00AD557A">
          <w:t>was</w:t>
        </w:r>
        <w:r w:rsidR="00AD557A" w:rsidRPr="00D35CA5">
          <w:t xml:space="preserve"> </w:t>
        </w:r>
      </w:ins>
      <w:r w:rsidR="005649B0" w:rsidRPr="00D35CA5">
        <w:t xml:space="preserve">accompanied </w:t>
      </w:r>
      <w:del w:id="19" w:author="Ben Marwick" w:date="2020-05-15T00:34:00Z">
        <w:r w:rsidR="005649B0" w:rsidRPr="00D35CA5" w:rsidDel="00AD557A">
          <w:delText xml:space="preserve">with </w:delText>
        </w:r>
      </w:del>
      <w:ins w:id="20" w:author="Ben Marwick" w:date="2020-05-15T00:34:00Z">
        <w:r w:rsidR="00AD557A">
          <w:t>by</w:t>
        </w:r>
        <w:r w:rsidR="00AD557A" w:rsidRPr="00D35CA5">
          <w:t xml:space="preserve"> </w:t>
        </w:r>
      </w:ins>
      <w:r w:rsidR="005649B0" w:rsidRPr="00D35CA5">
        <w:t>the emergen</w:t>
      </w:r>
      <w:ins w:id="21" w:author="Ben Marwick" w:date="2020-05-15T00:34:00Z">
        <w:r w:rsidR="00AD557A">
          <w:t>ce</w:t>
        </w:r>
      </w:ins>
      <w:del w:id="22" w:author="Ben Marwick" w:date="2020-05-15T00:34:00Z">
        <w:r w:rsidR="005649B0" w:rsidRPr="00D35CA5" w:rsidDel="00AD557A">
          <w:delText>cy</w:delText>
        </w:r>
      </w:del>
      <w:r w:rsidR="005649B0" w:rsidRPr="00D35CA5">
        <w:t xml:space="preserve"> and wide spread of </w:t>
      </w:r>
      <w:ins w:id="23" w:author="Ben Marwick" w:date="2020-05-15T00:35:00Z">
        <w:r w:rsidR="00AD557A">
          <w:t xml:space="preserve">the </w:t>
        </w:r>
      </w:ins>
      <w:r w:rsidR="005649B0" w:rsidRPr="00D35CA5">
        <w:t>Levallois concept in Africa, Europe and Levant</w:t>
      </w:r>
      <w:ins w:id="24" w:author="Ben Marwick" w:date="2020-05-15T00:35:00Z">
        <w:r w:rsidR="00AD557A">
          <w:t xml:space="preserve"> </w:t>
        </w:r>
      </w:ins>
      <w:r w:rsidR="001F5C7F" w:rsidRPr="00D35CA5">
        <w:fldChar w:fldCharType="begin">
          <w:fldData xml:space="preserve">PEVuZE5vdGU+PENpdGU+PEF1dGhvcj5UcnlvbjwvQXV0aG9yPjxZZWFyPjIwMDU8L1llYXI+PFJl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</w:fldData>
        </w:fldChar>
      </w:r>
      <w:r w:rsidR="009E156F" w:rsidRPr="00D35CA5">
        <w:instrText xml:space="preserve"> ADDIN EN.CITE </w:instrText>
      </w:r>
      <w:r w:rsidR="009E156F" w:rsidRPr="00D35CA5">
        <w:fldChar w:fldCharType="begin">
          <w:fldData xml:space="preserve">PEVuZE5vdGU+PENpdGU+PEF1dGhvcj5UcnlvbjwvQXV0aG9yPjxZZWFyPjIwMDU8L1llYXI+PFJl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</w:fldData>
        </w:fldChar>
      </w:r>
      <w:r w:rsidR="009E156F" w:rsidRPr="00D35CA5">
        <w:instrText xml:space="preserve"> ADDIN EN.CITE.DATA </w:instrText>
      </w:r>
      <w:r w:rsidR="009E156F" w:rsidRPr="00D35CA5">
        <w:fldChar w:fldCharType="end"/>
      </w:r>
      <w:r w:rsidR="001F5C7F" w:rsidRPr="00D35CA5">
        <w:fldChar w:fldCharType="separate"/>
      </w:r>
      <w:r w:rsidR="009E156F" w:rsidRPr="00D35CA5">
        <w:rPr>
          <w:noProof/>
        </w:rPr>
        <w:t>(Tryon, McBrearty et al. 2005, Goren-Inbar 2011, Fontana, Moncel et al. 2013, Shimelmitz, Weinstein-Evron et al. 2016)</w:t>
      </w:r>
      <w:r w:rsidR="001F5C7F" w:rsidRPr="00D35CA5">
        <w:fldChar w:fldCharType="end"/>
      </w:r>
      <w:r w:rsidR="00723644" w:rsidRPr="00D35CA5">
        <w:t>. This</w:t>
      </w:r>
      <w:r w:rsidR="00DA6AE7" w:rsidRPr="00D35CA5">
        <w:t xml:space="preserve"> lithic technology </w:t>
      </w:r>
      <w:del w:id="25" w:author="Ben Marwick" w:date="2020-09-17T11:24:00Z">
        <w:r w:rsidR="00DA6AE7" w:rsidRPr="00D35CA5" w:rsidDel="00590A63">
          <w:delText>eventually turned</w:delText>
        </w:r>
      </w:del>
      <w:ins w:id="26" w:author="Ben Marwick" w:date="2020-09-17T11:24:00Z">
        <w:r w:rsidR="00590A63">
          <w:t>is often recognised as</w:t>
        </w:r>
      </w:ins>
      <w:del w:id="27" w:author="Ben Marwick" w:date="2020-09-17T11:24:00Z">
        <w:r w:rsidR="00DA6AE7" w:rsidRPr="00D35CA5" w:rsidDel="00590A63">
          <w:delText xml:space="preserve"> into</w:delText>
        </w:r>
      </w:del>
      <w:r w:rsidR="00DA6AE7" w:rsidRPr="00D35CA5">
        <w:t xml:space="preserve"> </w:t>
      </w:r>
      <w:r w:rsidR="005649B0" w:rsidRPr="00D35CA5">
        <w:t xml:space="preserve">the hallmark of </w:t>
      </w:r>
      <w:ins w:id="28" w:author="Ben Marwick" w:date="2020-05-15T00:38:00Z">
        <w:r w:rsidR="00AD557A">
          <w:t xml:space="preserve">the </w:t>
        </w:r>
      </w:ins>
      <w:r w:rsidR="005649B0" w:rsidRPr="00D35CA5">
        <w:t>Middle Palaeolithic</w:t>
      </w:r>
      <w:ins w:id="29" w:author="Ben Marwick" w:date="2020-05-15T00:35:00Z">
        <w:r w:rsidR="00AD557A">
          <w:t xml:space="preserve"> </w:t>
        </w:r>
      </w:ins>
      <w:r w:rsidR="009E156F" w:rsidRPr="00D35CA5">
        <w:fldChar w:fldCharType="begin">
          <w:fldData xml:space="preserve">PEVuZE5vdGU+PENpdGU+PEF1dGhvcj5NY0JyZWFydHk8L0F1dGhvcj48WWVhcj4yMDAwPC9ZZWFy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==
</w:fldData>
        </w:fldChar>
      </w:r>
      <w:r w:rsidR="009E156F" w:rsidRPr="00D35CA5">
        <w:instrText xml:space="preserve"> ADDIN EN.CITE </w:instrText>
      </w:r>
      <w:r w:rsidR="009E156F" w:rsidRPr="00D35CA5">
        <w:fldChar w:fldCharType="begin">
          <w:fldData xml:space="preserve">PEVuZE5vdGU+PENpdGU+PEF1dGhvcj5NY0JyZWFydHk8L0F1dGhvcj48WWVhcj4yMDAwPC9ZZWFy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==
</w:fldData>
        </w:fldChar>
      </w:r>
      <w:r w:rsidR="009E156F" w:rsidRPr="00D35CA5">
        <w:instrText xml:space="preserve"> ADDIN EN.CITE.DATA </w:instrText>
      </w:r>
      <w:r w:rsidR="009E156F" w:rsidRPr="00D35CA5">
        <w:fldChar w:fldCharType="end"/>
      </w:r>
      <w:r w:rsidR="009E156F" w:rsidRPr="00D35CA5">
        <w:fldChar w:fldCharType="separate"/>
      </w:r>
      <w:r w:rsidR="009E156F" w:rsidRPr="00D35CA5">
        <w:rPr>
          <w:noProof/>
        </w:rPr>
        <w:t>(McBrearty and Brooks 2000, Monnier 2006)</w:t>
      </w:r>
      <w:r w:rsidR="009E156F" w:rsidRPr="00D35CA5">
        <w:fldChar w:fldCharType="end"/>
      </w:r>
      <w:r w:rsidR="005649B0" w:rsidRPr="00D35CA5">
        <w:t xml:space="preserve">.  </w:t>
      </w:r>
      <w:r w:rsidR="00DA6AE7" w:rsidRPr="00D35CA5">
        <w:t xml:space="preserve">However, </w:t>
      </w:r>
      <w:del w:id="30" w:author="Ben Marwick" w:date="2020-05-15T00:38:00Z">
        <w:r w:rsidR="00DA6AE7" w:rsidRPr="00D35CA5" w:rsidDel="00AD557A">
          <w:delText xml:space="preserve">the </w:delText>
        </w:r>
      </w:del>
      <w:r w:rsidR="00DA6AE7" w:rsidRPr="00D35CA5">
        <w:t xml:space="preserve">Levallois lithic technology </w:t>
      </w:r>
      <w:del w:id="31" w:author="Ben Marwick" w:date="2020-05-15T00:38:00Z">
        <w:r w:rsidR="00DA6AE7" w:rsidRPr="00D35CA5" w:rsidDel="00AD557A">
          <w:delText xml:space="preserve">is </w:delText>
        </w:r>
      </w:del>
      <w:ins w:id="32" w:author="Ben Marwick" w:date="2020-05-15T00:38:00Z">
        <w:r w:rsidR="00AD557A">
          <w:t>does</w:t>
        </w:r>
        <w:r w:rsidR="00AD557A" w:rsidRPr="00D35CA5">
          <w:t xml:space="preserve"> </w:t>
        </w:r>
      </w:ins>
      <w:r w:rsidR="00DA6AE7" w:rsidRPr="00D35CA5">
        <w:t xml:space="preserve">not </w:t>
      </w:r>
      <w:del w:id="33" w:author="Ben Marwick" w:date="2020-05-15T00:38:00Z">
        <w:r w:rsidR="00DA6AE7" w:rsidRPr="00D35CA5" w:rsidDel="00AD557A">
          <w:delText xml:space="preserve">the </w:delText>
        </w:r>
      </w:del>
      <w:ins w:id="34" w:author="Ben Marwick" w:date="2020-05-15T00:38:00Z">
        <w:r w:rsidR="00AD557A">
          <w:t>have a</w:t>
        </w:r>
        <w:r w:rsidR="00AD557A" w:rsidRPr="00D35CA5">
          <w:t xml:space="preserve"> </w:t>
        </w:r>
      </w:ins>
      <w:r w:rsidR="00DA6AE7" w:rsidRPr="00D35CA5">
        <w:t xml:space="preserve">monopoly </w:t>
      </w:r>
      <w:ins w:id="35" w:author="Ben Marwick" w:date="2020-05-15T00:38:00Z">
        <w:r w:rsidR="00AD557A">
          <w:t xml:space="preserve">on </w:t>
        </w:r>
      </w:ins>
      <w:r w:rsidR="00D668B8" w:rsidRPr="00D35CA5">
        <w:t>technolog</w:t>
      </w:r>
      <w:ins w:id="36" w:author="Ben Marwick" w:date="2020-05-15T00:38:00Z">
        <w:r w:rsidR="00AD557A">
          <w:t>ical</w:t>
        </w:r>
      </w:ins>
      <w:del w:id="37" w:author="Ben Marwick" w:date="2020-05-15T00:38:00Z">
        <w:r w:rsidR="00D668B8" w:rsidRPr="00D35CA5" w:rsidDel="00AD557A">
          <w:delText>y</w:delText>
        </w:r>
      </w:del>
      <w:r w:rsidR="00D668B8" w:rsidRPr="00D35CA5">
        <w:t xml:space="preserve"> innovation </w:t>
      </w:r>
      <w:del w:id="38" w:author="Ben Marwick" w:date="2020-05-15T00:38:00Z">
        <w:r w:rsidR="00D668B8" w:rsidRPr="00D35CA5" w:rsidDel="00AD557A">
          <w:delText xml:space="preserve">happened </w:delText>
        </w:r>
      </w:del>
      <w:r w:rsidR="00D668B8" w:rsidRPr="00D35CA5">
        <w:t xml:space="preserve">in </w:t>
      </w:r>
      <w:ins w:id="39" w:author="Ben Marwick" w:date="2020-05-15T00:38:00Z">
        <w:r w:rsidR="00AD557A">
          <w:t xml:space="preserve">the </w:t>
        </w:r>
      </w:ins>
      <w:r w:rsidR="00D668B8" w:rsidRPr="00D35CA5">
        <w:t xml:space="preserve">LMP. </w:t>
      </w:r>
      <w:del w:id="40" w:author="Ben Marwick" w:date="2020-05-15T00:39:00Z">
        <w:r w:rsidR="00D668B8" w:rsidRPr="00D35CA5" w:rsidDel="00AD557A">
          <w:delText>The less</w:delText>
        </w:r>
      </w:del>
      <w:ins w:id="41" w:author="Ben Marwick" w:date="2020-05-15T00:39:00Z">
        <w:r w:rsidR="00AD557A">
          <w:t>Less</w:t>
        </w:r>
      </w:ins>
      <w:r w:rsidR="00D668B8" w:rsidRPr="00D35CA5">
        <w:t xml:space="preserve"> obvious</w:t>
      </w:r>
      <w:r w:rsidR="00A268C8" w:rsidRPr="00D35CA5">
        <w:t xml:space="preserve"> shift</w:t>
      </w:r>
      <w:r w:rsidR="0053472B" w:rsidRPr="00D35CA5">
        <w:t>s</w:t>
      </w:r>
      <w:r w:rsidR="00381E15" w:rsidRPr="00D35CA5">
        <w:t xml:space="preserve">, but still </w:t>
      </w:r>
      <w:r w:rsidR="00CC018F" w:rsidRPr="00D35CA5">
        <w:t xml:space="preserve">documented and </w:t>
      </w:r>
      <w:r w:rsidR="00381E15" w:rsidRPr="00D35CA5">
        <w:t>discussed</w:t>
      </w:r>
      <w:r w:rsidR="00A268C8" w:rsidRPr="00D35CA5">
        <w:t xml:space="preserve"> abundantly, </w:t>
      </w:r>
      <w:del w:id="42" w:author="Ben Marwick" w:date="2020-05-15T00:39:00Z">
        <w:r w:rsidR="0051593F" w:rsidRPr="00D35CA5" w:rsidDel="00AD557A">
          <w:delText>branded</w:delText>
        </w:r>
        <w:r w:rsidR="00A133FA" w:rsidRPr="00D35CA5" w:rsidDel="00AD557A">
          <w:delText xml:space="preserve"> </w:delText>
        </w:r>
      </w:del>
      <w:ins w:id="43" w:author="Ben Marwick" w:date="2020-05-15T00:39:00Z">
        <w:r w:rsidR="00AD557A">
          <w:t>are an important part of</w:t>
        </w:r>
        <w:r w:rsidR="00AD557A" w:rsidRPr="00D35CA5">
          <w:t xml:space="preserve"> </w:t>
        </w:r>
      </w:ins>
      <w:r w:rsidR="00A133FA" w:rsidRPr="00D35CA5">
        <w:t xml:space="preserve">the </w:t>
      </w:r>
      <w:r w:rsidR="0051593F" w:rsidRPr="00D35CA5">
        <w:t>Middle Palaeolithic (MP) technological complex</w:t>
      </w:r>
      <w:ins w:id="44" w:author="Ben Marwick" w:date="2020-05-15T00:39:00Z">
        <w:r w:rsidR="00AD557A">
          <w:t>,</w:t>
        </w:r>
      </w:ins>
      <w:r w:rsidR="0051593F" w:rsidRPr="00D35CA5">
        <w:t xml:space="preserve"> in </w:t>
      </w:r>
      <w:del w:id="45" w:author="Ben Marwick" w:date="2020-05-15T00:39:00Z">
        <w:r w:rsidR="0051593F" w:rsidRPr="00D35CA5" w:rsidDel="00AD557A">
          <w:delText xml:space="preserve">consort </w:delText>
        </w:r>
      </w:del>
      <w:ins w:id="46" w:author="Ben Marwick" w:date="2020-05-15T00:39:00Z">
        <w:r w:rsidR="00AD557A">
          <w:t>combination</w:t>
        </w:r>
        <w:r w:rsidR="00AD557A" w:rsidRPr="00D35CA5">
          <w:t xml:space="preserve"> </w:t>
        </w:r>
      </w:ins>
      <w:r w:rsidR="0051593F" w:rsidRPr="00D35CA5">
        <w:t xml:space="preserve">with the </w:t>
      </w:r>
      <w:del w:id="47" w:author="Ben Marwick" w:date="2020-05-15T00:39:00Z">
        <w:r w:rsidR="0051593F" w:rsidRPr="00D35CA5" w:rsidDel="00AD557A">
          <w:delText xml:space="preserve">noticeable </w:delText>
        </w:r>
      </w:del>
      <w:r w:rsidR="0051593F" w:rsidRPr="00D35CA5">
        <w:t>Levallois concept.</w:t>
      </w:r>
      <w:r w:rsidR="00E355FB" w:rsidRPr="00D35CA5">
        <w:t xml:space="preserve"> </w:t>
      </w:r>
      <w:r w:rsidR="00577BC1" w:rsidRPr="00D35CA5">
        <w:t>Th</w:t>
      </w:r>
      <w:r w:rsidR="00E355FB" w:rsidRPr="00D35CA5">
        <w:t xml:space="preserve">is </w:t>
      </w:r>
      <w:r w:rsidR="00B84637" w:rsidRPr="00D35CA5">
        <w:t>implicit</w:t>
      </w:r>
      <w:r w:rsidR="00577BC1" w:rsidRPr="00D35CA5">
        <w:t xml:space="preserve"> shift,</w:t>
      </w:r>
      <w:r w:rsidR="00723644" w:rsidRPr="00D35CA5">
        <w:t xml:space="preserve"> </w:t>
      </w:r>
      <w:del w:id="48" w:author="Ben Marwick" w:date="2020-05-15T00:42:00Z">
        <w:r w:rsidR="00723644" w:rsidRPr="00D35CA5" w:rsidDel="00CB1ECF">
          <w:delText xml:space="preserve">which </w:delText>
        </w:r>
      </w:del>
      <w:ins w:id="49" w:author="Ben Marwick" w:date="2020-05-15T00:42:00Z">
        <w:r w:rsidR="00CB1ECF">
          <w:t>namely</w:t>
        </w:r>
      </w:ins>
      <w:del w:id="50" w:author="Ben Marwick" w:date="2020-05-15T00:42:00Z">
        <w:r w:rsidR="00723644" w:rsidRPr="00D35CA5" w:rsidDel="00CB1ECF">
          <w:delText>is</w:delText>
        </w:r>
      </w:del>
      <w:r w:rsidR="00577BC1" w:rsidRPr="00D35CA5">
        <w:t xml:space="preserve"> the</w:t>
      </w:r>
      <w:r w:rsidR="00A133FA" w:rsidRPr="00D35CA5">
        <w:t xml:space="preserve"> </w:t>
      </w:r>
      <w:r w:rsidR="00723644" w:rsidRPr="00D35CA5">
        <w:t>various</w:t>
      </w:r>
      <w:r w:rsidR="00A133FA" w:rsidRPr="00D35CA5">
        <w:t xml:space="preserve"> </w:t>
      </w:r>
      <w:r w:rsidR="00A268C8" w:rsidRPr="00D35CA5">
        <w:t xml:space="preserve">flake </w:t>
      </w:r>
      <w:r w:rsidR="00723644" w:rsidRPr="00D35CA5">
        <w:t xml:space="preserve">reduction systems and small tools made on </w:t>
      </w:r>
      <w:del w:id="51" w:author="Ben Marwick" w:date="2020-05-15T00:42:00Z">
        <w:r w:rsidR="00723644" w:rsidRPr="00D35CA5" w:rsidDel="00CB1ECF">
          <w:delText>whose products took</w:delText>
        </w:r>
      </w:del>
      <w:ins w:id="52" w:author="Ben Marwick" w:date="2020-05-15T00:42:00Z">
        <w:r w:rsidR="00CB1ECF">
          <w:t xml:space="preserve">flakes, </w:t>
        </w:r>
      </w:ins>
      <w:ins w:id="53" w:author="Ben Marwick" w:date="2020-05-15T00:43:00Z">
        <w:r w:rsidR="00CB1ECF">
          <w:t xml:space="preserve">replaces </w:t>
        </w:r>
      </w:ins>
      <w:del w:id="54" w:author="Ben Marwick" w:date="2020-05-15T00:43:00Z">
        <w:r w:rsidR="00723644" w:rsidRPr="00D35CA5" w:rsidDel="00CB1ECF">
          <w:delText xml:space="preserve"> </w:delText>
        </w:r>
        <w:r w:rsidR="00A268C8" w:rsidRPr="00D35CA5" w:rsidDel="00CB1ECF">
          <w:delText xml:space="preserve">over </w:delText>
        </w:r>
      </w:del>
      <w:r w:rsidR="00A268C8" w:rsidRPr="00D35CA5">
        <w:t xml:space="preserve">large cutting tools (LCTs) and core tools </w:t>
      </w:r>
      <w:r w:rsidR="00A268C8" w:rsidRPr="00D35CA5">
        <w:fldChar w:fldCharType="begin"/>
      </w:r>
      <w:r w:rsidR="001F5C7F" w:rsidRPr="00D35CA5">
        <w:instrText xml:space="preserve"> ADDIN EN.CITE &lt;EndNote&gt;&lt;Cite&gt;&lt;Author&gt;Kuhn&lt;/Author&gt;&lt;Year&gt;2013&lt;/Year&gt;&lt;RecNum&gt;5617&lt;/RecNum&gt;&lt;DisplayText&gt;(Bar-Yosef 1999, Kuhn 2013)&lt;/DisplayText&gt;&lt;record&gt;&lt;rec-number&gt;5617&lt;/rec-number&gt;&lt;foreign-keys&gt;&lt;key app="EN" db-id="2e0tpp90z59szvexrf15t22p2ewafwer550w" timestamp="1527754215"&gt;5617&lt;/key&gt;&lt;/foreign-keys&gt;&lt;ref-type name="Journal Article"&gt;17&lt;/ref-type&gt;&lt;contributors&gt;&lt;authors&gt;&lt;author&gt;Kuhn, S. L.&lt;/author&gt;&lt;/authors&gt;&lt;/contributors&gt;&lt;titles&gt;&lt;title&gt;Roots of the Middle Paleolithic in Eurasia&lt;/title&gt;&lt;secondary-title&gt;Current Anthropology&lt;/secondary-title&gt;&lt;/titles&gt;&lt;periodical&gt;&lt;full-title&gt;Current Anthropology&lt;/full-title&gt;&lt;/periodical&gt;&lt;pages&gt;S255-S268&lt;/pages&gt;&lt;volume&gt;54&lt;/volume&gt;&lt;number&gt;SUPPL8.&lt;/number&gt;&lt;dates&gt;&lt;year&gt;2013&lt;/year&gt;&lt;/dates&gt;&lt;urls&gt;&lt;/urls&gt;&lt;electronic-resource-num&gt;10.1086/673529&lt;/electronic-resource-num&gt;&lt;/record&gt;&lt;/Cite&gt;&lt;Cite&gt;&lt;Author&gt;Bar-Yosef&lt;/Author&gt;&lt;Year&gt;1999&lt;/Year&gt;&lt;RecNum&gt;5546&lt;/RecNum&gt;&lt;record&gt;&lt;rec-number&gt;5546&lt;/rec-number&gt;&lt;foreign-keys&gt;&lt;key app="EN" db-id="2e0tpp90z59szvexrf15t22p2ewafwer550w" timestamp="1504841088"&gt;5546&lt;/key&gt;&lt;/foreign-keys&gt;&lt;ref-type name="Journal Article"&gt;17&lt;/ref-type&gt;&lt;contributors&gt;&lt;authors&gt;&lt;author&gt;Bar-Yosef, O., Kuhn, S.L.&lt;/author&gt;&lt;/authors&gt;&lt;/contributors&gt;&lt;titles&gt;&lt;title&gt;The big deal about blades: laminar technologies and human evolution&lt;/title&gt;&lt;secondary-title&gt;Am. Anthropol&lt;/secondary-title&gt;&lt;/titles&gt;&lt;periodical&gt;&lt;full-title&gt;Am. Anthropol&lt;/full-title&gt;&lt;/periodical&gt;&lt;pages&gt;322-338&lt;/pages&gt;&lt;volume&gt;101&lt;/volume&gt;&lt;dates&gt;&lt;year&gt;1999&lt;/year&gt;&lt;/dates&gt;&lt;urls&gt;&lt;/urls&gt;&lt;/record&gt;&lt;/Cite&gt;&lt;/EndNote&gt;</w:instrText>
      </w:r>
      <w:r w:rsidR="00A268C8" w:rsidRPr="00D35CA5">
        <w:fldChar w:fldCharType="separate"/>
      </w:r>
      <w:r w:rsidR="001F5C7F" w:rsidRPr="00D35CA5">
        <w:rPr>
          <w:noProof/>
        </w:rPr>
        <w:t>(Bar-Yosef 1999, Kuhn 2013)</w:t>
      </w:r>
      <w:r w:rsidR="00A268C8" w:rsidRPr="00D35CA5">
        <w:fldChar w:fldCharType="end"/>
      </w:r>
      <w:r w:rsidR="00577BC1" w:rsidRPr="00D35CA5">
        <w:t xml:space="preserve">, is </w:t>
      </w:r>
      <w:r w:rsidR="00723644" w:rsidRPr="00D35CA5">
        <w:t>almost as indictive</w:t>
      </w:r>
      <w:r w:rsidR="00577BC1" w:rsidRPr="00D35CA5">
        <w:t xml:space="preserve"> as </w:t>
      </w:r>
      <w:ins w:id="55" w:author="Ben Marwick" w:date="2020-09-17T11:24:00Z">
        <w:r w:rsidR="00590A63">
          <w:t xml:space="preserve">the </w:t>
        </w:r>
      </w:ins>
      <w:r w:rsidR="00723644" w:rsidRPr="00D35CA5">
        <w:t xml:space="preserve">Levallois concept </w:t>
      </w:r>
      <w:del w:id="56" w:author="Ben Marwick" w:date="2020-09-17T11:24:00Z">
        <w:r w:rsidR="00723644" w:rsidRPr="00D35CA5" w:rsidDel="00590A63">
          <w:delText xml:space="preserve">that </w:delText>
        </w:r>
      </w:del>
      <w:ins w:id="57" w:author="Ben Marwick" w:date="2020-09-17T11:24:00Z">
        <w:r w:rsidR="00590A63">
          <w:t>in</w:t>
        </w:r>
        <w:r w:rsidR="00590A63" w:rsidRPr="00D35CA5">
          <w:t xml:space="preserve"> </w:t>
        </w:r>
      </w:ins>
      <w:r w:rsidR="00723644" w:rsidRPr="00D35CA5">
        <w:t>symboliz</w:t>
      </w:r>
      <w:ins w:id="58" w:author="Ben Marwick" w:date="2020-09-17T11:24:00Z">
        <w:r w:rsidR="00590A63">
          <w:t>ing</w:t>
        </w:r>
      </w:ins>
      <w:del w:id="59" w:author="Ben Marwick" w:date="2020-09-17T11:24:00Z">
        <w:r w:rsidR="00723644" w:rsidRPr="00D35CA5" w:rsidDel="00590A63">
          <w:delText>e</w:delText>
        </w:r>
      </w:del>
      <w:r w:rsidR="00723644" w:rsidRPr="00D35CA5">
        <w:t xml:space="preserve"> MP technological </w:t>
      </w:r>
      <w:del w:id="60" w:author="Ben Marwick" w:date="2020-09-17T11:24:00Z">
        <w:r w:rsidR="00E355FB" w:rsidRPr="00D35CA5" w:rsidDel="00590A63">
          <w:delText>mutation</w:delText>
        </w:r>
      </w:del>
      <w:ins w:id="61" w:author="Ben Marwick" w:date="2020-09-17T11:24:00Z">
        <w:r w:rsidR="00590A63">
          <w:t>change</w:t>
        </w:r>
      </w:ins>
      <w:r w:rsidR="00723644" w:rsidRPr="00D35CA5">
        <w:t xml:space="preserve">, </w:t>
      </w:r>
      <w:r w:rsidR="00577BC1" w:rsidRPr="00D35CA5">
        <w:t xml:space="preserve">particular in Europe. </w:t>
      </w:r>
    </w:p>
    <w:p w14:paraId="3FEA543F" w14:textId="12A91D22" w:rsidR="00FD3645" w:rsidRPr="00D35CA5" w:rsidRDefault="009874FB" w:rsidP="00A41487">
      <w:pPr>
        <w:shd w:val="clear" w:color="auto" w:fill="FFFFFF"/>
        <w:spacing w:after="360" w:line="360" w:lineRule="auto"/>
      </w:pPr>
      <w:r w:rsidRPr="00D35CA5">
        <w:t>Since the</w:t>
      </w:r>
      <w:r w:rsidR="00E355FB" w:rsidRPr="00D35CA5">
        <w:t xml:space="preserve"> </w:t>
      </w:r>
      <w:r w:rsidR="003F164A" w:rsidRPr="00D35CA5">
        <w:t>end of 19th century</w:t>
      </w:r>
      <w:r w:rsidR="00E355FB" w:rsidRPr="00D35CA5">
        <w:t xml:space="preserve">, </w:t>
      </w:r>
      <w:ins w:id="62" w:author="Ben Marwick" w:date="2020-09-17T11:26:00Z">
        <w:r w:rsidR="00590A63">
          <w:t xml:space="preserve">the importance of </w:t>
        </w:r>
      </w:ins>
      <w:ins w:id="63" w:author="Ben Marwick" w:date="2020-09-17T11:25:00Z">
        <w:r w:rsidR="00590A63">
          <w:t xml:space="preserve">MP </w:t>
        </w:r>
      </w:ins>
      <w:del w:id="64" w:author="Ben Marwick" w:date="2020-09-17T11:25:00Z">
        <w:r w:rsidR="00E355FB" w:rsidRPr="00D35CA5" w:rsidDel="00590A63">
          <w:delText xml:space="preserve">the </w:delText>
        </w:r>
      </w:del>
      <w:r w:rsidR="00E355FB" w:rsidRPr="00D35CA5">
        <w:t xml:space="preserve">flake-based </w:t>
      </w:r>
      <w:r w:rsidR="00230FF4" w:rsidRPr="00D35CA5">
        <w:t>industries</w:t>
      </w:r>
      <w:del w:id="65" w:author="Ben Marwick" w:date="2020-09-17T11:25:00Z">
        <w:r w:rsidR="00230FF4" w:rsidRPr="00D35CA5" w:rsidDel="00590A63">
          <w:delText xml:space="preserve"> of MP</w:delText>
        </w:r>
      </w:del>
      <w:r w:rsidRPr="00D35CA5">
        <w:t xml:space="preserve"> </w:t>
      </w:r>
      <w:del w:id="66" w:author="Ben Marwick" w:date="2020-09-17T11:25:00Z">
        <w:r w:rsidR="00252544" w:rsidRPr="00D35CA5" w:rsidDel="00590A63">
          <w:delText>were</w:delText>
        </w:r>
        <w:r w:rsidRPr="00D35CA5" w:rsidDel="00590A63">
          <w:delText xml:space="preserve"> </w:delText>
        </w:r>
      </w:del>
      <w:r w:rsidRPr="00D35CA5">
        <w:t xml:space="preserve">started to be </w:t>
      </w:r>
      <w:r w:rsidR="003F164A" w:rsidRPr="00D35CA5">
        <w:t>realized</w:t>
      </w:r>
      <w:r w:rsidRPr="00D35CA5">
        <w:t xml:space="preserve"> by </w:t>
      </w:r>
      <w:r w:rsidR="003F164A" w:rsidRPr="00D35CA5">
        <w:t xml:space="preserve">pioneer </w:t>
      </w:r>
      <w:r w:rsidRPr="00D35CA5">
        <w:t>European scholar</w:t>
      </w:r>
      <w:r w:rsidR="00252544" w:rsidRPr="00D35CA5">
        <w:t>s</w:t>
      </w:r>
      <w:r w:rsidR="003F164A" w:rsidRPr="00D35CA5">
        <w:t xml:space="preserve"> such like </w:t>
      </w:r>
      <w:r w:rsidR="002074E1" w:rsidRPr="00D35CA5">
        <w:t xml:space="preserve">de </w:t>
      </w:r>
      <w:proofErr w:type="spellStart"/>
      <w:r w:rsidR="003F164A" w:rsidRPr="00D35CA5">
        <w:t>Mortillet</w:t>
      </w:r>
      <w:proofErr w:type="spellEnd"/>
      <w:r w:rsidR="003F164A" w:rsidRPr="00D35CA5">
        <w:t xml:space="preserve">, </w:t>
      </w:r>
      <w:proofErr w:type="spellStart"/>
      <w:r w:rsidR="00327CE2" w:rsidRPr="00D35CA5">
        <w:t>C</w:t>
      </w:r>
      <w:r w:rsidR="003F164A" w:rsidRPr="00D35CA5">
        <w:t>ommont</w:t>
      </w:r>
      <w:proofErr w:type="spellEnd"/>
      <w:r w:rsidR="003F164A" w:rsidRPr="00D35CA5">
        <w:t xml:space="preserve">, </w:t>
      </w:r>
      <w:proofErr w:type="spellStart"/>
      <w:r w:rsidR="00327CE2" w:rsidRPr="00D35CA5">
        <w:t>B</w:t>
      </w:r>
      <w:r w:rsidR="003F164A" w:rsidRPr="00D35CA5">
        <w:t>reuil</w:t>
      </w:r>
      <w:proofErr w:type="spellEnd"/>
      <w:r w:rsidR="006D5B7C" w:rsidRPr="00D35CA5">
        <w:fldChar w:fldCharType="begin">
          <w:fldData xml:space="preserve">PEVuZE5vdGU+PENpdGU+PEF1dGhvcj5Nb3J0aWxsZXQ8L0F1dGhvcj48WWVhcj4xODczPC9ZZWFy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</w:fldData>
        </w:fldChar>
      </w:r>
      <w:r w:rsidR="006D5B7C" w:rsidRPr="00D35CA5">
        <w:instrText xml:space="preserve"> ADDIN EN.CITE </w:instrText>
      </w:r>
      <w:r w:rsidR="006D5B7C" w:rsidRPr="00D35CA5">
        <w:fldChar w:fldCharType="begin">
          <w:fldData xml:space="preserve">PEVuZE5vdGU+PENpdGU+PEF1dGhvcj5Nb3J0aWxsZXQ8L0F1dGhvcj48WWVhcj4xODczPC9ZZWFy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</w:fldData>
        </w:fldChar>
      </w:r>
      <w:r w:rsidR="006D5B7C" w:rsidRPr="00D35CA5">
        <w:instrText xml:space="preserve"> ADDIN EN.CITE.DATA </w:instrText>
      </w:r>
      <w:r w:rsidR="006D5B7C" w:rsidRPr="00D35CA5">
        <w:fldChar w:fldCharType="end"/>
      </w:r>
      <w:r w:rsidR="006D5B7C" w:rsidRPr="00D35CA5">
        <w:fldChar w:fldCharType="separate"/>
      </w:r>
      <w:r w:rsidR="006D5B7C" w:rsidRPr="00D35CA5">
        <w:rPr>
          <w:noProof/>
        </w:rPr>
        <w:t>(Mortillet 1873, Commont 1908, Breuil and Koslowski 1932)</w:t>
      </w:r>
      <w:r w:rsidR="006D5B7C" w:rsidRPr="00D35CA5">
        <w:fldChar w:fldCharType="end"/>
      </w:r>
      <w:r w:rsidR="00B84637" w:rsidRPr="00D35CA5">
        <w:t xml:space="preserve">. </w:t>
      </w:r>
      <w:del w:id="67" w:author="Ben Marwick" w:date="2020-09-17T11:25:00Z">
        <w:r w:rsidR="00BC48E9" w:rsidRPr="00D35CA5" w:rsidDel="00590A63">
          <w:delText>At</w:delText>
        </w:r>
        <w:r w:rsidRPr="00D35CA5" w:rsidDel="00590A63">
          <w:delText xml:space="preserve"> the beginning</w:delText>
        </w:r>
        <w:r w:rsidR="007632D7" w:rsidRPr="00D35CA5" w:rsidDel="00590A63">
          <w:delText xml:space="preserve">, </w:delText>
        </w:r>
        <w:r w:rsidR="003F164A" w:rsidRPr="00D35CA5" w:rsidDel="00590A63">
          <w:delText xml:space="preserve">the </w:delText>
        </w:r>
        <w:r w:rsidR="00455B22" w:rsidRPr="00D35CA5" w:rsidDel="00590A63">
          <w:delText>accumulate</w:delText>
        </w:r>
      </w:del>
      <w:ins w:id="68" w:author="Ben Marwick" w:date="2020-09-17T11:25:00Z">
        <w:r w:rsidR="00590A63">
          <w:t>U</w:t>
        </w:r>
      </w:ins>
      <w:del w:id="69" w:author="Ben Marwick" w:date="2020-09-17T11:25:00Z">
        <w:r w:rsidR="00455B22" w:rsidRPr="00D35CA5" w:rsidDel="00590A63">
          <w:delText xml:space="preserve"> </w:delText>
        </w:r>
        <w:r w:rsidR="003F164A" w:rsidRPr="00D35CA5" w:rsidDel="00590A63">
          <w:delText>u</w:delText>
        </w:r>
      </w:del>
      <w:r w:rsidR="003F164A" w:rsidRPr="00D35CA5">
        <w:t xml:space="preserve">nderstanding of </w:t>
      </w:r>
      <w:r w:rsidR="00BC48E9" w:rsidRPr="00D35CA5">
        <w:t>the MP</w:t>
      </w:r>
      <w:r w:rsidR="003F164A" w:rsidRPr="00D35CA5">
        <w:t xml:space="preserve"> </w:t>
      </w:r>
      <w:del w:id="70" w:author="Ben Marwick" w:date="2020-09-17T11:25:00Z">
        <w:r w:rsidR="003F164A" w:rsidRPr="00D35CA5" w:rsidDel="00590A63">
          <w:delText xml:space="preserve">experienced </w:delText>
        </w:r>
      </w:del>
      <w:ins w:id="71" w:author="Ben Marwick" w:date="2020-09-17T11:25:00Z">
        <w:r w:rsidR="00590A63">
          <w:t>developed through</w:t>
        </w:r>
        <w:r w:rsidR="00590A63" w:rsidRPr="00D35CA5">
          <w:t xml:space="preserve"> </w:t>
        </w:r>
      </w:ins>
      <w:r w:rsidR="003F164A" w:rsidRPr="00D35CA5">
        <w:t>several stages</w:t>
      </w:r>
      <w:r w:rsidR="00455B22" w:rsidRPr="00D35CA5">
        <w:t>. A</w:t>
      </w:r>
      <w:r w:rsidR="003F164A" w:rsidRPr="00D35CA5">
        <w:t>t the first half of last century, it</w:t>
      </w:r>
      <w:r w:rsidR="00BC48E9" w:rsidRPr="00D35CA5">
        <w:t xml:space="preserve"> </w:t>
      </w:r>
      <w:r w:rsidR="007632D7" w:rsidRPr="00D35CA5">
        <w:t>was</w:t>
      </w:r>
      <w:r w:rsidR="00BC48E9" w:rsidRPr="00D35CA5">
        <w:t xml:space="preserve"> regarded as a homogenous </w:t>
      </w:r>
      <w:r w:rsidR="007632D7" w:rsidRPr="00D35CA5">
        <w:t>period</w:t>
      </w:r>
      <w:r w:rsidR="00876086" w:rsidRPr="00D35CA5">
        <w:t xml:space="preserve"> both geographically and chronologically </w:t>
      </w:r>
      <w:r w:rsidR="00BD0440" w:rsidRPr="00D35CA5">
        <w:fldChar w:fldCharType="begin"/>
      </w:r>
      <w:r w:rsidR="00BD0440" w:rsidRPr="00D35CA5">
        <w:instrText xml:space="preserve"> ADDIN EN.CITE &lt;EndNote&gt;&lt;Cite&gt;&lt;Author&gt;Delagnes&lt;/Author&gt;&lt;Year&gt;2006&lt;/Year&gt;&lt;RecNum&gt;14&lt;/RecNum&gt;&lt;Prefix&gt;according to &lt;/Prefix&gt;&lt;DisplayText&gt;(according to Delagnes and Meignen 2006)&lt;/DisplayText&gt;&lt;record&gt;&lt;rec-number&gt;14&lt;/rec-number&gt;&lt;foreign-keys&gt;&lt;key app="EN" db-id="arp2szx94e0fs7evppdx00f15w92ett00zfs" timestamp="1587809900"&gt;14&lt;/key&gt;&lt;/foreign-keys&gt;&lt;ref-type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BD0440" w:rsidRPr="00D35CA5">
        <w:fldChar w:fldCharType="separate"/>
      </w:r>
      <w:r w:rsidR="00BD0440" w:rsidRPr="00D35CA5">
        <w:rPr>
          <w:noProof/>
        </w:rPr>
        <w:t>(according to Delagnes and Meignen 2006)</w:t>
      </w:r>
      <w:r w:rsidR="00BD0440" w:rsidRPr="00D35CA5">
        <w:fldChar w:fldCharType="end"/>
      </w:r>
      <w:r w:rsidR="007632D7" w:rsidRPr="00D35CA5">
        <w:t xml:space="preserve">. </w:t>
      </w:r>
      <w:r w:rsidR="00455B22" w:rsidRPr="00D35CA5">
        <w:t xml:space="preserve">In 1950s, </w:t>
      </w:r>
      <w:del w:id="72" w:author="Ben Marwick" w:date="2020-09-17T11:41:00Z">
        <w:r w:rsidR="00455B22" w:rsidRPr="00D35CA5" w:rsidDel="002A2E63">
          <w:delText>a</w:delText>
        </w:r>
        <w:r w:rsidR="00B84637" w:rsidRPr="00D35CA5" w:rsidDel="002A2E63">
          <w:delText xml:space="preserve">s </w:delText>
        </w:r>
      </w:del>
      <w:ins w:id="73" w:author="Ben Marwick" w:date="2020-09-17T11:41:00Z">
        <w:r w:rsidR="002A2E63">
          <w:t>with</w:t>
        </w:r>
        <w:r w:rsidR="002A2E63" w:rsidRPr="00D35CA5">
          <w:t xml:space="preserve"> </w:t>
        </w:r>
      </w:ins>
      <w:r w:rsidR="00B84637" w:rsidRPr="00D35CA5">
        <w:t xml:space="preserve">the </w:t>
      </w:r>
      <w:del w:id="74" w:author="Ben Marwick" w:date="2020-09-17T11:41:00Z">
        <w:r w:rsidR="00B84637" w:rsidRPr="00D35CA5" w:rsidDel="002A2E63">
          <w:delText>a</w:delText>
        </w:r>
      </w:del>
      <w:r w:rsidR="00B84637" w:rsidRPr="00D35CA5">
        <w:t>rise of typological approach</w:t>
      </w:r>
      <w:ins w:id="75" w:author="Ben Marwick" w:date="2020-09-17T11:41:00Z">
        <w:r w:rsidR="002A2E63">
          <w:t>es</w:t>
        </w:r>
      </w:ins>
      <w:r w:rsidR="00B84637" w:rsidRPr="00D35CA5">
        <w:t xml:space="preserve"> advocated by </w:t>
      </w:r>
      <w:proofErr w:type="spellStart"/>
      <w:r w:rsidR="00B84637" w:rsidRPr="00D35CA5">
        <w:t>Bordes</w:t>
      </w:r>
      <w:proofErr w:type="spellEnd"/>
      <w:r w:rsidR="00B84637" w:rsidRPr="00D35CA5">
        <w:t xml:space="preserve">, the impression of </w:t>
      </w:r>
      <w:r w:rsidR="00BC48E9" w:rsidRPr="00D35CA5">
        <w:t>MP</w:t>
      </w:r>
      <w:r w:rsidR="00B84637" w:rsidRPr="00D35CA5">
        <w:t xml:space="preserve"> </w:t>
      </w:r>
      <w:r w:rsidR="00252544" w:rsidRPr="00D35CA5">
        <w:t>homogeneity</w:t>
      </w:r>
      <w:r w:rsidR="00B84637" w:rsidRPr="00D35CA5">
        <w:t xml:space="preserve"> was altered by recognition of </w:t>
      </w:r>
      <w:r w:rsidR="00455B22" w:rsidRPr="00D35CA5">
        <w:t>distinct</w:t>
      </w:r>
      <w:r w:rsidR="00B84637" w:rsidRPr="00D35CA5">
        <w:t xml:space="preserve"> Mousterian </w:t>
      </w:r>
      <w:r w:rsidR="008943F4" w:rsidRPr="00D35CA5">
        <w:t>complexes</w:t>
      </w:r>
      <w:r w:rsidR="00BC48E9" w:rsidRPr="00D35CA5">
        <w:t xml:space="preserve"> </w:t>
      </w:r>
      <w:r w:rsidR="00BD0440" w:rsidRPr="00D35CA5">
        <w:fldChar w:fldCharType="begin">
          <w:fldData xml:space="preserve">PEVuZE5vdGU+PENpdGU+PEF1dGhvcj5Cb3JkZXM8L0F1dGhvcj48WWVhcj4xOTUzPC9ZZWFyPjxS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</w:fldData>
        </w:fldChar>
      </w:r>
      <w:r w:rsidR="00BD0440" w:rsidRPr="00D35CA5">
        <w:instrText xml:space="preserve"> ADDIN EN.CITE </w:instrText>
      </w:r>
      <w:r w:rsidR="00BD0440" w:rsidRPr="00D35CA5">
        <w:fldChar w:fldCharType="begin">
          <w:fldData xml:space="preserve">PEVuZE5vdGU+PENpdGU+PEF1dGhvcj5Cb3JkZXM8L0F1dGhvcj48WWVhcj4xOTUzPC9ZZWFyPjxS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</w:fldData>
        </w:fldChar>
      </w:r>
      <w:r w:rsidR="00BD0440" w:rsidRPr="00D35CA5">
        <w:instrText xml:space="preserve"> ADDIN EN.CITE.DATA </w:instrText>
      </w:r>
      <w:r w:rsidR="00BD0440" w:rsidRPr="00D35CA5">
        <w:fldChar w:fldCharType="end"/>
      </w:r>
      <w:r w:rsidR="00BD0440" w:rsidRPr="00D35CA5">
        <w:fldChar w:fldCharType="separate"/>
      </w:r>
      <w:r w:rsidR="00BD0440" w:rsidRPr="00D35CA5">
        <w:rPr>
          <w:noProof/>
        </w:rPr>
        <w:t>(Bordes 1953, Bordes 1981)</w:t>
      </w:r>
      <w:r w:rsidR="00BD0440" w:rsidRPr="00D35CA5">
        <w:fldChar w:fldCharType="end"/>
      </w:r>
      <w:r w:rsidR="007632D7" w:rsidRPr="00D35CA5">
        <w:t xml:space="preserve"> according to different proportions </w:t>
      </w:r>
      <w:r w:rsidR="00E43330" w:rsidRPr="00D35CA5">
        <w:t>of retouched</w:t>
      </w:r>
      <w:r w:rsidR="007632D7" w:rsidRPr="00D35CA5">
        <w:t xml:space="preserve"> tool types. </w:t>
      </w:r>
      <w:r w:rsidR="00252544" w:rsidRPr="00D35CA5">
        <w:t xml:space="preserve">The underlying mechanisms that </w:t>
      </w:r>
      <w:del w:id="76" w:author="Ben Marwick" w:date="2020-09-17T11:41:00Z">
        <w:r w:rsidR="00252544" w:rsidRPr="00D35CA5" w:rsidDel="002A2E63">
          <w:delText xml:space="preserve">intrigued </w:delText>
        </w:r>
      </w:del>
      <w:ins w:id="77" w:author="Ben Marwick" w:date="2020-09-17T11:41:00Z">
        <w:r w:rsidR="002A2E63">
          <w:t>caused</w:t>
        </w:r>
        <w:r w:rsidR="002A2E63" w:rsidRPr="00D35CA5">
          <w:t xml:space="preserve"> </w:t>
        </w:r>
      </w:ins>
      <w:r w:rsidR="00EA2521" w:rsidRPr="00D35CA5">
        <w:t>the</w:t>
      </w:r>
      <w:ins w:id="78" w:author="Ben Marwick" w:date="2020-09-17T11:41:00Z">
        <w:r w:rsidR="002A2E63">
          <w:t>se</w:t>
        </w:r>
      </w:ins>
      <w:r w:rsidR="00EA2521" w:rsidRPr="00D35CA5">
        <w:t xml:space="preserve"> difference</w:t>
      </w:r>
      <w:ins w:id="79" w:author="Ben Marwick" w:date="2020-09-17T11:41:00Z">
        <w:r w:rsidR="002A2E63">
          <w:t>s</w:t>
        </w:r>
      </w:ins>
      <w:r w:rsidR="00EA2521" w:rsidRPr="00D35CA5">
        <w:t xml:space="preserve"> have been investigated </w:t>
      </w:r>
      <w:del w:id="80" w:author="Ben Marwick" w:date="2020-09-17T11:42:00Z">
        <w:r w:rsidR="00EA2521" w:rsidRPr="00D35CA5" w:rsidDel="002A2E63">
          <w:delText>in many ways</w:delText>
        </w:r>
      </w:del>
      <w:ins w:id="81" w:author="Ben Marwick" w:date="2020-09-17T11:42:00Z">
        <w:r w:rsidR="002A2E63">
          <w:t>a source of considerable debate</w:t>
        </w:r>
      </w:ins>
      <w:r w:rsidR="00EA2521" w:rsidRPr="00D35CA5">
        <w:t xml:space="preserve"> </w:t>
      </w:r>
      <w:r w:rsidR="009D0F50" w:rsidRPr="00D35CA5">
        <w:fldChar w:fldCharType="begin">
          <w:fldData xml:space="preserve">PEVuZE5vdGU+PENpdGU+PEF1dGhvcj5CaW5mb3JkPC9BdXRob3I+PFllYXI+MTk2NiA8L1llYXI+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</w:fldData>
        </w:fldChar>
      </w:r>
      <w:r w:rsidR="009D0F50" w:rsidRPr="00D35CA5">
        <w:instrText xml:space="preserve"> ADDIN EN.CITE </w:instrText>
      </w:r>
      <w:r w:rsidR="009D0F50" w:rsidRPr="00D35CA5">
        <w:fldChar w:fldCharType="begin">
          <w:fldData xml:space="preserve">PEVuZE5vdGU+PENpdGU+PEF1dGhvcj5CaW5mb3JkPC9BdXRob3I+PFllYXI+MTk2NiA8L1llYXI+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</w:fldData>
        </w:fldChar>
      </w:r>
      <w:r w:rsidR="009D0F50" w:rsidRPr="00D35CA5">
        <w:instrText xml:space="preserve"> ADDIN EN.CITE.DATA </w:instrText>
      </w:r>
      <w:r w:rsidR="009D0F50" w:rsidRPr="00D35CA5">
        <w:fldChar w:fldCharType="end"/>
      </w:r>
      <w:r w:rsidR="009D0F50" w:rsidRPr="00D35CA5">
        <w:fldChar w:fldCharType="separate"/>
      </w:r>
      <w:r w:rsidR="009D0F50" w:rsidRPr="00D35CA5">
        <w:rPr>
          <w:noProof/>
        </w:rPr>
        <w:t>(Bordes 1950, Binford and Binford 1966 , Dibble 1987)</w:t>
      </w:r>
      <w:r w:rsidR="009D0F50" w:rsidRPr="00D35CA5">
        <w:fldChar w:fldCharType="end"/>
      </w:r>
      <w:r w:rsidR="00EA2521" w:rsidRPr="00D35CA5">
        <w:t xml:space="preserve">. </w:t>
      </w:r>
      <w:r w:rsidR="00252544" w:rsidRPr="00D35CA5">
        <w:t xml:space="preserve"> </w:t>
      </w:r>
      <w:r w:rsidR="007E0B73" w:rsidRPr="00D35CA5">
        <w:t>Simultaneously</w:t>
      </w:r>
      <w:r w:rsidR="00E43330" w:rsidRPr="00D35CA5">
        <w:t xml:space="preserve">, </w:t>
      </w:r>
      <w:del w:id="82" w:author="Ben Marwick" w:date="2020-09-17T11:43:00Z">
        <w:r w:rsidR="00B249C3" w:rsidRPr="00D35CA5" w:rsidDel="002A2E63">
          <w:delText>more and</w:delText>
        </w:r>
      </w:del>
      <w:ins w:id="83" w:author="Ben Marwick" w:date="2020-09-17T11:43:00Z">
        <w:r w:rsidR="002A2E63">
          <w:t>increasing</w:t>
        </w:r>
      </w:ins>
      <w:r w:rsidR="00B249C3" w:rsidRPr="00D35CA5">
        <w:t xml:space="preserve"> </w:t>
      </w:r>
      <w:del w:id="84" w:author="Ben Marwick" w:date="2020-09-17T11:43:00Z">
        <w:r w:rsidR="00B249C3" w:rsidRPr="00D35CA5" w:rsidDel="002A2E63">
          <w:delText xml:space="preserve">more </w:delText>
        </w:r>
      </w:del>
      <w:r w:rsidR="00E43330" w:rsidRPr="00D35CA5">
        <w:t>attention</w:t>
      </w:r>
      <w:del w:id="85" w:author="Ben Marwick" w:date="2020-09-17T11:42:00Z">
        <w:r w:rsidR="00EF0209" w:rsidRPr="00D35CA5" w:rsidDel="002A2E63">
          <w:delText>s</w:delText>
        </w:r>
      </w:del>
      <w:r w:rsidR="00E43330" w:rsidRPr="00D35CA5">
        <w:t xml:space="preserve"> </w:t>
      </w:r>
      <w:del w:id="86" w:author="Ben Marwick" w:date="2020-09-17T11:42:00Z">
        <w:r w:rsidR="00BD5328" w:rsidRPr="00D35CA5" w:rsidDel="002A2E63">
          <w:delText xml:space="preserve">also </w:delText>
        </w:r>
      </w:del>
      <w:ins w:id="87" w:author="Ben Marwick" w:date="2020-09-17T11:42:00Z">
        <w:r w:rsidR="002A2E63">
          <w:t>has</w:t>
        </w:r>
        <w:r w:rsidR="002A2E63" w:rsidRPr="00D35CA5">
          <w:t xml:space="preserve"> </w:t>
        </w:r>
      </w:ins>
      <w:del w:id="88" w:author="Ben Marwick" w:date="2020-09-17T11:42:00Z">
        <w:r w:rsidR="00B249C3" w:rsidRPr="00D35CA5" w:rsidDel="002A2E63">
          <w:delText xml:space="preserve">have </w:delText>
        </w:r>
      </w:del>
      <w:ins w:id="89" w:author="Ben Marwick" w:date="2020-09-17T11:42:00Z">
        <w:r w:rsidR="002A2E63">
          <w:t>also been</w:t>
        </w:r>
        <w:r w:rsidR="002A2E63" w:rsidRPr="00D35CA5">
          <w:t xml:space="preserve"> </w:t>
        </w:r>
      </w:ins>
      <w:del w:id="90" w:author="Ben Marwick" w:date="2020-09-17T11:43:00Z">
        <w:r w:rsidR="00E43330" w:rsidRPr="00D35CA5" w:rsidDel="002A2E63">
          <w:delText>focused on</w:delText>
        </w:r>
      </w:del>
      <w:ins w:id="91" w:author="Ben Marwick" w:date="2020-09-17T11:43:00Z">
        <w:r w:rsidR="002A2E63">
          <w:t>given to</w:t>
        </w:r>
      </w:ins>
      <w:r w:rsidR="00E43330" w:rsidRPr="00D35CA5">
        <w:t xml:space="preserve"> technolog</w:t>
      </w:r>
      <w:ins w:id="92" w:author="Ben Marwick" w:date="2020-09-17T11:42:00Z">
        <w:r w:rsidR="002A2E63">
          <w:t>ical</w:t>
        </w:r>
      </w:ins>
      <w:del w:id="93" w:author="Ben Marwick" w:date="2020-09-17T11:42:00Z">
        <w:r w:rsidR="00EF0209" w:rsidRPr="00D35CA5" w:rsidDel="002A2E63">
          <w:delText>y</w:delText>
        </w:r>
      </w:del>
      <w:r w:rsidR="00E43330" w:rsidRPr="00D35CA5">
        <w:t xml:space="preserve"> approach</w:t>
      </w:r>
      <w:ins w:id="94" w:author="Ben Marwick" w:date="2020-09-17T11:42:00Z">
        <w:r w:rsidR="002A2E63">
          <w:t>es</w:t>
        </w:r>
      </w:ins>
      <w:r w:rsidR="00E43330" w:rsidRPr="00D35CA5">
        <w:t xml:space="preserve">, especially the concept of the </w:t>
      </w:r>
      <w:proofErr w:type="spellStart"/>
      <w:r w:rsidR="00E43330" w:rsidRPr="00D35CA5">
        <w:t>chaîne</w:t>
      </w:r>
      <w:proofErr w:type="spellEnd"/>
      <w:r w:rsidR="00E43330" w:rsidRPr="00D35CA5">
        <w:t xml:space="preserve"> </w:t>
      </w:r>
      <w:proofErr w:type="spellStart"/>
      <w:r w:rsidR="00E43330" w:rsidRPr="00D35CA5">
        <w:t>opératoire</w:t>
      </w:r>
      <w:proofErr w:type="spellEnd"/>
      <w:r w:rsidR="00E43330" w:rsidRPr="00D35CA5">
        <w:t xml:space="preserve"> </w:t>
      </w:r>
      <w:r w:rsidR="009D0F50" w:rsidRPr="00D35CA5">
        <w:fldChar w:fldCharType="begin">
          <w:fldData xml:space="preserve">PEVuZE5vdGU+PENpdGU+PEF1dGhvcj5UaXhpZXI8L0F1dGhvcj48WWVhcj4xOTc4PC9ZZWFyPjxS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</w:fldData>
        </w:fldChar>
      </w:r>
      <w:r w:rsidR="008607EB" w:rsidRPr="00D35CA5">
        <w:instrText xml:space="preserve"> ADDIN EN.CITE </w:instrText>
      </w:r>
      <w:r w:rsidR="008607EB" w:rsidRPr="00D35CA5">
        <w:fldChar w:fldCharType="begin">
          <w:fldData xml:space="preserve">PEVuZE5vdGU+PENpdGU+PEF1dGhvcj5UaXhpZXI8L0F1dGhvcj48WWVhcj4xOTc4PC9ZZWFyPjxS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</w:fldData>
        </w:fldChar>
      </w:r>
      <w:r w:rsidR="008607EB" w:rsidRPr="00D35CA5">
        <w:instrText xml:space="preserve"> ADDIN EN.CITE.DATA </w:instrText>
      </w:r>
      <w:r w:rsidR="008607EB" w:rsidRPr="00D35CA5">
        <w:fldChar w:fldCharType="end"/>
      </w:r>
      <w:r w:rsidR="009D0F50" w:rsidRPr="00D35CA5">
        <w:fldChar w:fldCharType="separate"/>
      </w:r>
      <w:r w:rsidR="008607EB" w:rsidRPr="00D35CA5">
        <w:rPr>
          <w:noProof/>
        </w:rPr>
        <w:t>(Leroi-Gourhan 1964, Leroi-Gourhan 1966, Tixier 1978, Tixier, Inizan et al. 1980)</w:t>
      </w:r>
      <w:r w:rsidR="009D0F50" w:rsidRPr="00D35CA5">
        <w:fldChar w:fldCharType="end"/>
      </w:r>
      <w:r w:rsidR="00E43330" w:rsidRPr="00D35CA5">
        <w:t xml:space="preserve">. </w:t>
      </w:r>
      <w:r w:rsidR="00B249C3" w:rsidRPr="00D35CA5">
        <w:t>T</w:t>
      </w:r>
      <w:r w:rsidR="00E43330" w:rsidRPr="00D35CA5">
        <w:t xml:space="preserve">his </w:t>
      </w:r>
      <w:r w:rsidR="00B249C3" w:rsidRPr="00D35CA5">
        <w:t>technological approach</w:t>
      </w:r>
      <w:r w:rsidR="00F250FF" w:rsidRPr="00D35CA5">
        <w:t xml:space="preserve">, </w:t>
      </w:r>
      <w:r w:rsidR="00282CFB" w:rsidRPr="00D35CA5">
        <w:t>trying to understand</w:t>
      </w:r>
      <w:r w:rsidR="00B249C3" w:rsidRPr="00D35CA5">
        <w:t xml:space="preserve"> the conceptual process </w:t>
      </w:r>
      <w:ins w:id="95" w:author="Ben Marwick" w:date="2020-09-17T11:52:00Z">
        <w:r w:rsidR="00225820">
          <w:t xml:space="preserve">that </w:t>
        </w:r>
      </w:ins>
      <w:r w:rsidR="00B249C3" w:rsidRPr="00D35CA5">
        <w:t xml:space="preserve">underlie the </w:t>
      </w:r>
      <w:r w:rsidR="00282CFB" w:rsidRPr="00D35CA5">
        <w:t>different stage</w:t>
      </w:r>
      <w:ins w:id="96" w:author="Ben Marwick" w:date="2020-09-17T11:52:00Z">
        <w:r w:rsidR="00225820">
          <w:t>s</w:t>
        </w:r>
      </w:ins>
      <w:r w:rsidR="00282CFB" w:rsidRPr="00D35CA5">
        <w:t xml:space="preserve"> of </w:t>
      </w:r>
      <w:r w:rsidR="00B249C3" w:rsidRPr="00D35CA5">
        <w:t>tool production and usage</w:t>
      </w:r>
      <w:r w:rsidR="00282CFB" w:rsidRPr="00D35CA5">
        <w:t xml:space="preserve">, </w:t>
      </w:r>
      <w:r w:rsidR="00F250FF" w:rsidRPr="00D35CA5">
        <w:t xml:space="preserve">probes the life history of a tool </w:t>
      </w:r>
      <w:r w:rsidR="00F250FF" w:rsidRPr="00D35CA5">
        <w:lastRenderedPageBreak/>
        <w:t xml:space="preserve">since </w:t>
      </w:r>
      <w:r w:rsidR="00FA1C60" w:rsidRPr="00D35CA5">
        <w:t xml:space="preserve">acquisition of </w:t>
      </w:r>
      <w:r w:rsidR="00F250FF" w:rsidRPr="00D35CA5">
        <w:t>raw material</w:t>
      </w:r>
      <w:r w:rsidR="0015568B" w:rsidRPr="00D35CA5">
        <w:t xml:space="preserve">, </w:t>
      </w:r>
      <w:ins w:id="97" w:author="Ben Marwick" w:date="2020-09-17T11:53:00Z">
        <w:r w:rsidR="00225820">
          <w:t>un</w:t>
        </w:r>
      </w:ins>
      <w:r w:rsidR="0015568B" w:rsidRPr="00D35CA5">
        <w:t>ti</w:t>
      </w:r>
      <w:del w:id="98" w:author="Ben Marwick" w:date="2020-09-17T11:53:00Z">
        <w:r w:rsidR="0015568B" w:rsidRPr="00D35CA5" w:rsidDel="00225820">
          <w:delText>l</w:delText>
        </w:r>
      </w:del>
      <w:r w:rsidR="0015568B" w:rsidRPr="00D35CA5">
        <w:t xml:space="preserve">l the abandonment after usage </w:t>
      </w:r>
      <w:r w:rsidR="008607EB" w:rsidRPr="00D35CA5">
        <w:fldChar w:fldCharType="begin">
          <w:fldData xml:space="preserve">PEVuZE5vdGU+PENpdGU+PEF1dGhvcj5TZWxsZXQ8L0F1dGhvcj48WWVhcj4xOTkzPC9ZZWFyPjxS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=
</w:fldData>
        </w:fldChar>
      </w:r>
      <w:r w:rsidR="008607EB" w:rsidRPr="00D35CA5">
        <w:instrText xml:space="preserve"> ADDIN EN.CITE </w:instrText>
      </w:r>
      <w:r w:rsidR="008607EB" w:rsidRPr="00D35CA5">
        <w:fldChar w:fldCharType="begin">
          <w:fldData xml:space="preserve">PEVuZE5vdGU+PENpdGU+PEF1dGhvcj5TZWxsZXQ8L0F1dGhvcj48WWVhcj4xOTkzPC9ZZWFyPjxS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=
</w:fldData>
        </w:fldChar>
      </w:r>
      <w:r w:rsidR="008607EB" w:rsidRPr="00D35CA5">
        <w:instrText xml:space="preserve"> ADDIN EN.CITE.DATA </w:instrText>
      </w:r>
      <w:r w:rsidR="008607EB" w:rsidRPr="00D35CA5">
        <w:fldChar w:fldCharType="end"/>
      </w:r>
      <w:r w:rsidR="008607EB" w:rsidRPr="00D35CA5">
        <w:fldChar w:fldCharType="separate"/>
      </w:r>
      <w:r w:rsidR="008607EB" w:rsidRPr="00D35CA5">
        <w:rPr>
          <w:noProof/>
        </w:rPr>
        <w:t>(Eric Boëda 1990, Sellet 1993, Bar‐Yosef and Van Peer 2009)</w:t>
      </w:r>
      <w:r w:rsidR="008607EB" w:rsidRPr="00D35CA5">
        <w:fldChar w:fldCharType="end"/>
      </w:r>
      <w:r w:rsidR="0015568B" w:rsidRPr="00D35CA5">
        <w:t xml:space="preserve">. This approach allows archaeologists </w:t>
      </w:r>
      <w:ins w:id="99" w:author="Ben Marwick" w:date="2020-09-17T11:53:00Z">
        <w:r w:rsidR="00225820">
          <w:t xml:space="preserve">to </w:t>
        </w:r>
      </w:ins>
      <w:r w:rsidR="0015568B" w:rsidRPr="00D35CA5">
        <w:t>exami</w:t>
      </w:r>
      <w:ins w:id="100" w:author="Ben Marwick" w:date="2020-09-17T11:53:00Z">
        <w:r w:rsidR="00225820">
          <w:t>ne</w:t>
        </w:r>
      </w:ins>
      <w:del w:id="101" w:author="Ben Marwick" w:date="2020-09-17T11:53:00Z">
        <w:r w:rsidR="0015568B" w:rsidRPr="00D35CA5" w:rsidDel="00225820">
          <w:delText>ning</w:delText>
        </w:r>
      </w:del>
      <w:r w:rsidR="0015568B" w:rsidRPr="00D35CA5">
        <w:t xml:space="preserve"> </w:t>
      </w:r>
      <w:del w:id="102" w:author="Ben Marwick" w:date="2020-09-17T11:53:00Z">
        <w:r w:rsidR="0015568B" w:rsidRPr="00D35CA5" w:rsidDel="00225820">
          <w:delText xml:space="preserve">the </w:delText>
        </w:r>
      </w:del>
      <w:r w:rsidR="0015568B" w:rsidRPr="00D35CA5">
        <w:t xml:space="preserve">lithic production in a systemic way, </w:t>
      </w:r>
      <w:del w:id="103" w:author="Ben Marwick" w:date="2020-09-17T11:53:00Z">
        <w:r w:rsidR="0015568B" w:rsidRPr="00D35CA5" w:rsidDel="00225820">
          <w:delText xml:space="preserve">based on which </w:delText>
        </w:r>
        <w:r w:rsidR="00282CFB" w:rsidRPr="00D35CA5" w:rsidDel="00225820">
          <w:delText>a diversity of</w:delText>
        </w:r>
      </w:del>
      <w:ins w:id="104" w:author="Ben Marwick" w:date="2020-09-17T11:53:00Z">
        <w:r w:rsidR="00225820">
          <w:t>and has revealed a diversity of</w:t>
        </w:r>
      </w:ins>
      <w:r w:rsidR="00282CFB" w:rsidRPr="00D35CA5">
        <w:t xml:space="preserve"> technical strategies </w:t>
      </w:r>
      <w:r w:rsidR="00E31D56" w:rsidRPr="00D35CA5">
        <w:t xml:space="preserve">of lithic production </w:t>
      </w:r>
      <w:r w:rsidR="00282CFB" w:rsidRPr="00D35CA5">
        <w:t>for the MP</w:t>
      </w:r>
      <w:r w:rsidR="0015568B" w:rsidRPr="00D35CA5">
        <w:t xml:space="preserve"> </w:t>
      </w:r>
      <w:del w:id="105" w:author="Ben Marwick" w:date="2020-09-17T11:53:00Z">
        <w:r w:rsidR="0015568B" w:rsidRPr="00D35CA5" w:rsidDel="00225820">
          <w:delText>was revealed</w:delText>
        </w:r>
        <w:r w:rsidR="00282CFB" w:rsidRPr="00D35CA5" w:rsidDel="00225820">
          <w:delText xml:space="preserve"> </w:delText>
        </w:r>
      </w:del>
      <w:r w:rsidR="008607EB" w:rsidRPr="00D35CA5">
        <w:fldChar w:fldCharType="begin"/>
      </w:r>
      <w:r w:rsidR="002817B6" w:rsidRPr="00D35CA5">
        <w:instrText xml:space="preserve"> ADDIN EN.CITE &lt;EndNote&gt;&lt;Cite&gt;&lt;Author&gt;Delagnes&lt;/Author&gt;&lt;Year&gt;2006&lt;/Year&gt;&lt;RecNum&gt;14&lt;/RecNum&gt;&lt;Prefix&gt;see the reviews and examples in &lt;/Prefix&gt;&lt;DisplayText&gt;(see the reviews and examples in Delagnes and Meignen 2006)&lt;/DisplayText&gt;&lt;record&gt;&lt;rec-number&gt;14&lt;/rec-number&gt;&lt;foreign-keys&gt;&lt;key app="EN" db-id="arp2szx94e0fs7evppdx00f15w92ett00zfs" timestamp="1587809900"&gt;14&lt;/key&gt;&lt;/foreign-keys&gt;&lt;ref-type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8607EB" w:rsidRPr="00D35CA5">
        <w:fldChar w:fldCharType="separate"/>
      </w:r>
      <w:r w:rsidR="002817B6" w:rsidRPr="00D35CA5">
        <w:rPr>
          <w:noProof/>
        </w:rPr>
        <w:t>(see the reviews and examples in Delagnes and Meignen 2006)</w:t>
      </w:r>
      <w:r w:rsidR="008607EB" w:rsidRPr="00D35CA5">
        <w:fldChar w:fldCharType="end"/>
      </w:r>
      <w:r w:rsidR="00282CFB" w:rsidRPr="00D35CA5">
        <w:t>.</w:t>
      </w:r>
    </w:p>
    <w:p w14:paraId="59025D3F" w14:textId="702A7D10" w:rsidR="003479F8" w:rsidRPr="00D35CA5" w:rsidRDefault="008943F4" w:rsidP="00A41487">
      <w:pPr>
        <w:shd w:val="clear" w:color="auto" w:fill="FFFFFF"/>
        <w:spacing w:after="360" w:line="360" w:lineRule="auto"/>
      </w:pPr>
      <w:r w:rsidRPr="00D35CA5">
        <w:t>The different production</w:t>
      </w:r>
      <w:ins w:id="106" w:author="Ben Marwick" w:date="2020-09-17T11:54:00Z">
        <w:r w:rsidR="00225820">
          <w:t xml:space="preserve"> </w:t>
        </w:r>
      </w:ins>
      <w:r w:rsidRPr="00D35CA5">
        <w:t>s</w:t>
      </w:r>
      <w:ins w:id="107" w:author="Ben Marwick" w:date="2020-09-17T11:54:00Z">
        <w:r w:rsidR="00225820">
          <w:t>trategies</w:t>
        </w:r>
      </w:ins>
      <w:r w:rsidRPr="00D35CA5">
        <w:t xml:space="preserve"> </w:t>
      </w:r>
      <w:del w:id="108" w:author="Ben Marwick" w:date="2020-09-17T11:55:00Z">
        <w:r w:rsidR="00C50ADF" w:rsidRPr="00D35CA5" w:rsidDel="00225820">
          <w:delText xml:space="preserve">essentially </w:delText>
        </w:r>
      </w:del>
      <w:r w:rsidR="003479F8" w:rsidRPr="00D35CA5">
        <w:t>includ</w:t>
      </w:r>
      <w:r w:rsidRPr="00D35CA5">
        <w:t>e</w:t>
      </w:r>
      <w:r w:rsidR="003479F8" w:rsidRPr="00D35CA5">
        <w:t xml:space="preserve"> multiple variants of Levallois </w:t>
      </w:r>
      <w:r w:rsidR="007E1D2F" w:rsidRPr="00D35CA5">
        <w:t>concept</w:t>
      </w:r>
      <w:r w:rsidR="004E617B" w:rsidRPr="00D35CA5">
        <w:t>s</w:t>
      </w:r>
      <w:r w:rsidR="007E1D2F" w:rsidRPr="00D35CA5">
        <w:t xml:space="preserve"> </w:t>
      </w:r>
      <w:r w:rsidR="00CA39CF" w:rsidRPr="00D35CA5">
        <w:fldChar w:fldCharType="begin"/>
      </w:r>
      <w:r w:rsidR="001F5C7F" w:rsidRPr="00D35CA5">
        <w:instrText xml:space="preserve"> ADDIN EN.CITE &lt;EndNote&gt;&lt;Cite&gt;&lt;Author&gt;Boëda&lt;/Author&gt;&lt;Year&gt;1994&lt;/Year&gt;&lt;RecNum&gt;5512&lt;/RecNum&gt;&lt;DisplayText&gt;(Boëda 1994, Boëda 1995)&lt;/DisplayText&gt;&lt;record&gt;&lt;rec-number&gt;5512&lt;/rec-number&gt;&lt;foreign-keys&gt;&lt;key app="EN" db-id="2e0tpp90z59szvexrf15t22p2ewafwer550w" timestamp="1504840888"&gt;5512&lt;/key&gt;&lt;/foreign-keys&gt;&lt;ref-type name="Journal Article"&gt;17&lt;/ref-type&gt;&lt;contributors&gt;&lt;authors&gt;&lt;author&gt;Boëda, E.&lt;/author&gt;&lt;/authors&gt;&lt;/contributors&gt;&lt;titles&gt;&lt;secondary-title&gt;Le Concept Levallois: Variabilité des Méthodes&lt;/secondary-title&gt;&lt;/titles&gt;&lt;periodical&gt;&lt;full-title&gt;Le Concept Levallois: Variabilité des Méthodes&lt;/full-title&gt;&lt;/periodical&gt;&lt;dates&gt;&lt;year&gt;1994&lt;/year&gt;&lt;/dates&gt;&lt;urls&gt;&lt;/urls&gt;&lt;/record&gt;&lt;/Cite&gt;&lt;Cite&gt;&lt;Author&gt;Boëda&lt;/Author&gt;&lt;Year&gt;1995&lt;/Year&gt;&lt;RecNum&gt;1696&lt;/RecNum&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Technology&lt;/secondary-title&gt;&lt;/titles&gt;&lt;pages&gt;41–68&lt;/pages&gt;&lt;dates&gt;&lt;year&gt;1995&lt;/year&gt;&lt;/dates&gt;&lt;pub-location&gt;Madison&lt;/pub-location&gt;&lt;publisher&gt;Prehistory Press&lt;/publisher&gt;&lt;urls&gt;&lt;/urls&gt;&lt;/record&gt;&lt;/Cite&gt;&lt;/EndNote&gt;</w:instrText>
      </w:r>
      <w:r w:rsidR="00CA39CF" w:rsidRPr="00D35CA5">
        <w:fldChar w:fldCharType="separate"/>
      </w:r>
      <w:r w:rsidR="001F5C7F" w:rsidRPr="00D35CA5">
        <w:rPr>
          <w:noProof/>
        </w:rPr>
        <w:t>(Boëda 1994, Boëda 1995)</w:t>
      </w:r>
      <w:r w:rsidR="00CA39CF" w:rsidRPr="00D35CA5">
        <w:fldChar w:fldCharType="end"/>
      </w:r>
      <w:r w:rsidR="00CA39CF" w:rsidRPr="00D35CA5">
        <w:t xml:space="preserve">, </w:t>
      </w:r>
      <w:r w:rsidR="003479F8" w:rsidRPr="00D35CA5">
        <w:t xml:space="preserve"> discoid</w:t>
      </w:r>
      <w:r w:rsidR="007E1D2F" w:rsidRPr="00D35CA5">
        <w:t xml:space="preserve"> production</w:t>
      </w:r>
      <w:r w:rsidR="00C50ADF" w:rsidRPr="00D35CA5">
        <w:t xml:space="preserve"> </w:t>
      </w:r>
      <w:r w:rsidR="008607EB" w:rsidRPr="00D35CA5">
        <w:fldChar w:fldCharType="begin"/>
      </w:r>
      <w:r w:rsidR="008607EB" w:rsidRPr="00D35CA5">
        <w:instrText xml:space="preserve"> ADDIN EN.CITE &lt;EndNote&gt;&lt;Cite&gt;&lt;Author&gt;Peresani&lt;/Author&gt;&lt;Year&gt;2003&lt;/Year&gt;&lt;RecNum&gt;170&lt;/RecNum&gt;&lt;DisplayText&gt;(Boëda 1993, Peresani 2003)&lt;/DisplayText&gt;&lt;record&gt;&lt;rec-number&gt;170&lt;/rec-number&gt;&lt;foreign-keys&gt;&lt;key app="EN" db-id="2e0tpp90z59szvexrf15t22p2ewafwer550w" timestamp="0"&gt;170&lt;/key&gt;&lt;/foreign-keys&gt;&lt;ref-type name="Edited Book"&gt;28&lt;/ref-type&gt;&lt;contributors&gt;&lt;authors&gt;&lt;author&gt;Peresani, Marco&lt;/author&gt;&lt;/authors&gt;&lt;/contributors&gt;&lt;titles&gt;&lt;title&gt;Discoid lithic technology : advances and implications&lt;/title&gt;&lt;/titles&gt;&lt;pages&gt;viii, 275 p. : ill., maps ; 30 cm&lt;/pages&gt;&lt;keywords&gt;&lt;keyword&gt;Stone implements -- Analysis&lt;/keyword&gt;&lt;keyword&gt;Stone implements -- Classification -- Methodology&lt;/keyword&gt;&lt;/keywords&gt;&lt;dates&gt;&lt;year&gt;2003&lt;/year&gt;&lt;pub-dates&gt;&lt;date&gt;2003&lt;/date&gt;&lt;/pub-dates&gt;&lt;/dates&gt;&lt;pub-location&gt;Oxford :&lt;/pub-location&gt;&lt;publisher&gt;Archaeopress,&lt;/publisher&gt;&lt;isbn&gt;1841714968&lt;/isbn&gt;&lt;urls&gt;&lt;/urls&gt;&lt;custom1&gt;DA90 .B86 2003&lt;/custom1&gt;&lt;/record&gt;&lt;/Cite&gt;&lt;Cite&gt;&lt;Author&gt;Boëda&lt;/Author&gt;&lt;Year&gt;1993&lt;/Year&gt;&lt;RecNum&gt;21&lt;/RecNum&gt;&lt;record&gt;&lt;rec-number&gt;21&lt;/rec-number&gt;&lt;foreign-keys&gt;&lt;key app="EN" db-id="arp2szx94e0fs7evppdx00f15w92ett00zfs" timestamp="1587809900"&gt;21&lt;/key&gt;&lt;/foreign-keys&gt;&lt;ref-type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française&lt;/secondary-title&gt;&lt;/titles&gt;&lt;pages&gt;392-404&lt;/pages&gt;&lt;volume&gt;90&lt;/volume&gt;&lt;dates&gt;&lt;year&gt;1993&lt;/year&gt;&lt;/dates&gt;&lt;urls&gt;&lt;/urls&gt;&lt;/record&gt;&lt;/Cite&gt;&lt;/EndNote&gt;</w:instrText>
      </w:r>
      <w:r w:rsidR="008607EB" w:rsidRPr="00D35CA5">
        <w:fldChar w:fldCharType="separate"/>
      </w:r>
      <w:r w:rsidR="008607EB" w:rsidRPr="00D35CA5">
        <w:rPr>
          <w:noProof/>
        </w:rPr>
        <w:t>(Boëda 1993, Peresani 2003)</w:t>
      </w:r>
      <w:r w:rsidR="008607EB" w:rsidRPr="00D35CA5">
        <w:fldChar w:fldCharType="end"/>
      </w:r>
      <w:r w:rsidR="003479F8" w:rsidRPr="00D35CA5">
        <w:t xml:space="preserve">, </w:t>
      </w:r>
      <w:r w:rsidR="00FC3F26" w:rsidRPr="00D35CA5">
        <w:t xml:space="preserve">laminar </w:t>
      </w:r>
      <w:r w:rsidR="003479F8" w:rsidRPr="00D35CA5">
        <w:t>production</w:t>
      </w:r>
      <w:r w:rsidR="00C50ADF" w:rsidRPr="00D35CA5">
        <w:t xml:space="preserve"> </w:t>
      </w:r>
      <w:r w:rsidR="002817B6" w:rsidRPr="00D35CA5">
        <w:fldChar w:fldCharType="begin"/>
      </w:r>
      <w:r w:rsidR="002817B6" w:rsidRPr="00D35CA5">
        <w:instrText xml:space="preserve"> ADDIN EN.CITE &lt;EndNote&gt;&lt;Cite&gt;&lt;Author&gt;Boëda&lt;/Author&gt;&lt;Year&gt;1990&lt;/Year&gt;&lt;RecNum&gt;5550&lt;/RecNum&gt;&lt;DisplayText&gt;(Boëda 1990)&lt;/DisplayText&gt;&lt;record&gt;&lt;rec-number&gt;5550&lt;/rec-number&gt;&lt;foreign-keys&gt;&lt;key app="EN" db-id="2e0tpp90z59szvexrf15t22p2ewafwer550w" timestamp="1587841568"&gt;5550&lt;/key&gt;&lt;/foreign-keys&gt;&lt;ref-type name="Book Section"&gt;5&lt;/ref-type&gt;&lt;contributors&gt;&lt;authors&gt;&lt;author&gt;Boëda, Eric&lt;/author&gt;&lt;/authors&gt;&lt;secondary-authors&gt;&lt;author&gt; C. Farizy&lt;/author&gt;&lt;/secondary-authors&gt;&lt;/contributors&gt;&lt;titles&gt;&lt;title&gt;De la surface au volume. Analyse des conceptions des d´ebitages Levallois et laminaire&lt;/title&gt;&lt;secondary-title&gt;&lt;style face="normal" font="default" size="100%"&gt;Pal´eolithique moyen r´ecent et Pal´eolithique sup´erieur ancien en Europe (M´emoires du Mus´ee de Pr´ehistoire d&lt;/style&gt;&lt;style face="normal" font="default" charset="134" size="100%"&gt;’Ile-de-France 3)&lt;/style&gt;&lt;/secondary-title&gt;&lt;/titles&gt;&lt;pages&gt;&lt;style face="normal" font="default" size="100%"&gt;63&lt;/style&gt;&lt;style face="normal" font="default" charset="134" size="100%"&gt;–68&lt;/style&gt;&lt;/pages&gt;&lt;dates&gt;&lt;year&gt;1990&lt;/year&gt;&lt;/dates&gt;&lt;pub-location&gt; Nemours&lt;/pub-location&gt;&lt;publisher&gt;APRAIF&lt;/publisher&gt;&lt;urls&gt;&lt;/urls&gt;&lt;/record&gt;&lt;/Cite&gt;&lt;/EndNote&gt;</w:instrText>
      </w:r>
      <w:r w:rsidR="002817B6" w:rsidRPr="00D35CA5">
        <w:fldChar w:fldCharType="separate"/>
      </w:r>
      <w:r w:rsidR="002817B6" w:rsidRPr="00D35CA5">
        <w:rPr>
          <w:noProof/>
        </w:rPr>
        <w:t>(Boëda 1990)</w:t>
      </w:r>
      <w:r w:rsidR="002817B6" w:rsidRPr="00D35CA5">
        <w:fldChar w:fldCharType="end"/>
      </w:r>
      <w:r w:rsidR="003479F8" w:rsidRPr="00D35CA5">
        <w:t xml:space="preserve">, and the </w:t>
      </w:r>
      <w:proofErr w:type="spellStart"/>
      <w:r w:rsidR="003479F8" w:rsidRPr="00D35CA5">
        <w:t>Quina</w:t>
      </w:r>
      <w:proofErr w:type="spellEnd"/>
      <w:r w:rsidR="0027716C" w:rsidRPr="00D35CA5">
        <w:t xml:space="preserve"> </w:t>
      </w:r>
      <w:r w:rsidR="003479F8" w:rsidRPr="00D35CA5">
        <w:t xml:space="preserve">method </w:t>
      </w:r>
      <w:r w:rsidR="00CA39CF" w:rsidRPr="00D35CA5">
        <w:fldChar w:fldCharType="begin"/>
      </w:r>
      <w:r w:rsidR="002817B6" w:rsidRPr="00D35CA5">
        <w:instrText xml:space="preserve"> ADDIN EN.CITE &lt;EndNote&gt;&lt;Cite&gt;&lt;Author&gt;Bourguignon&lt;/Author&gt;&lt;Year&gt;1996&lt;/Year&gt;&lt;RecNum&gt;5658&lt;/RecNum&gt;&lt;DisplayText&gt;(Bourguignon 1996)&lt;/DisplayText&gt;&lt;record&gt;&lt;rec-number&gt;5658&lt;/rec-number&gt;&lt;foreign-keys&gt;&lt;key app="EN" db-id="2e0tpp90z59szvexrf15t22p2ewafwer550w" timestamp="1551250639"&gt;5658&lt;/key&gt;&lt;/foreign-keys&gt;&lt;ref-type name="Journal Article"&gt;17&lt;/ref-type&gt;&lt;contributors&gt;&lt;authors&gt;&lt;author&gt;L Bourguignon&lt;/author&gt;&lt;/authors&gt;&lt;/contributors&gt;&lt;titles&gt;&lt;title&gt;La conception de debitage quina&lt;/title&gt;&lt;secondary-title&gt;Quaternaria Nova&lt;/secondary-title&gt;&lt;/titles&gt;&lt;periodical&gt;&lt;full-title&gt;Quaternaria Nova&lt;/full-title&gt;&lt;/periodical&gt;&lt;pages&gt;149-166&lt;/pages&gt;&lt;volume&gt;VI&lt;/volume&gt;&lt;dates&gt;&lt;year&gt;1996&lt;/year&gt;&lt;/dates&gt;&lt;urls&gt;&lt;/urls&gt;&lt;/record&gt;&lt;/Cite&gt;&lt;/EndNote&gt;</w:instrText>
      </w:r>
      <w:r w:rsidR="00CA39CF" w:rsidRPr="00D35CA5">
        <w:fldChar w:fldCharType="separate"/>
      </w:r>
      <w:r w:rsidR="002817B6" w:rsidRPr="00D35CA5">
        <w:rPr>
          <w:noProof/>
        </w:rPr>
        <w:t>(Bourguignon 1996)</w:t>
      </w:r>
      <w:r w:rsidR="00CA39CF" w:rsidRPr="00D35CA5">
        <w:fldChar w:fldCharType="end"/>
      </w:r>
      <w:r w:rsidR="003468E2" w:rsidRPr="00D35CA5">
        <w:t xml:space="preserve">. </w:t>
      </w:r>
      <w:r w:rsidR="007625B9" w:rsidRPr="00D35CA5">
        <w:t xml:space="preserve">These </w:t>
      </w:r>
      <w:r w:rsidR="004E617B" w:rsidRPr="00D35CA5">
        <w:t xml:space="preserve">novel </w:t>
      </w:r>
      <w:r w:rsidR="003479F8" w:rsidRPr="00D35CA5">
        <w:t>technological system</w:t>
      </w:r>
      <w:r w:rsidR="004E617B" w:rsidRPr="00D35CA5">
        <w:t>s</w:t>
      </w:r>
      <w:del w:id="109" w:author="Ben Marwick" w:date="2020-09-17T11:58:00Z">
        <w:r w:rsidR="007625B9" w:rsidRPr="00D35CA5" w:rsidDel="00225820">
          <w:delText xml:space="preserve"> of</w:delText>
        </w:r>
      </w:del>
      <w:r w:rsidR="007625B9" w:rsidRPr="00D35CA5">
        <w:t xml:space="preserve"> reflect</w:t>
      </w:r>
      <w:del w:id="110" w:author="Ben Marwick" w:date="2020-09-17T11:58:00Z">
        <w:r w:rsidR="007625B9" w:rsidRPr="00D35CA5" w:rsidDel="00225820">
          <w:delText xml:space="preserve"> </w:delText>
        </w:r>
        <w:r w:rsidR="00C50ADF" w:rsidRPr="00D35CA5" w:rsidDel="00225820">
          <w:delText>MP</w:delText>
        </w:r>
      </w:del>
      <w:r w:rsidR="00C50ADF" w:rsidRPr="00D35CA5">
        <w:t xml:space="preserve"> </w:t>
      </w:r>
      <w:r w:rsidR="004E617B" w:rsidRPr="00D35CA5">
        <w:t xml:space="preserve">changes </w:t>
      </w:r>
      <w:del w:id="111" w:author="Ben Marwick" w:date="2020-09-17T11:58:00Z">
        <w:r w:rsidR="007625B9" w:rsidRPr="00D35CA5" w:rsidDel="00225820">
          <w:delText xml:space="preserve">happened on </w:delText>
        </w:r>
      </w:del>
      <w:ins w:id="112" w:author="Ben Marwick" w:date="2020-09-17T11:58:00Z">
        <w:r w:rsidR="00225820">
          <w:t>among</w:t>
        </w:r>
        <w:r w:rsidR="00225820" w:rsidRPr="00D35CA5">
          <w:t xml:space="preserve"> </w:t>
        </w:r>
      </w:ins>
      <w:r w:rsidR="007625B9" w:rsidRPr="00D35CA5">
        <w:t xml:space="preserve">MP hominins which differ </w:t>
      </w:r>
      <w:del w:id="113" w:author="Ben Marwick" w:date="2020-09-17T11:58:00Z">
        <w:r w:rsidR="007625B9" w:rsidRPr="00D35CA5" w:rsidDel="00225820">
          <w:delText xml:space="preserve">with </w:delText>
        </w:r>
      </w:del>
      <w:ins w:id="114" w:author="Ben Marwick" w:date="2020-09-17T11:58:00Z">
        <w:r w:rsidR="00225820">
          <w:t>from</w:t>
        </w:r>
        <w:r w:rsidR="00225820" w:rsidRPr="00D35CA5">
          <w:t xml:space="preserve"> </w:t>
        </w:r>
      </w:ins>
      <w:r w:rsidR="007625B9" w:rsidRPr="00D35CA5">
        <w:t xml:space="preserve">their ancestors </w:t>
      </w:r>
      <w:r w:rsidR="004E617B" w:rsidRPr="00D35CA5">
        <w:t>in</w:t>
      </w:r>
      <w:ins w:id="115" w:author="Ben Marwick" w:date="2020-09-17T11:58:00Z">
        <w:r w:rsidR="00225820">
          <w:t>, for example,</w:t>
        </w:r>
      </w:ins>
      <w:r w:rsidR="007625B9" w:rsidRPr="00D35CA5">
        <w:t xml:space="preserve"> </w:t>
      </w:r>
      <w:r w:rsidR="00FC3F26" w:rsidRPr="00D35CA5">
        <w:t xml:space="preserve">cognitive, </w:t>
      </w:r>
      <w:r w:rsidR="003479F8" w:rsidRPr="00D35CA5">
        <w:t>mobility strategies</w:t>
      </w:r>
      <w:r w:rsidR="003D0878" w:rsidRPr="00D35CA5">
        <w:t xml:space="preserve">, </w:t>
      </w:r>
      <w:r w:rsidR="003479F8" w:rsidRPr="00D35CA5">
        <w:t xml:space="preserve">social and adaptive </w:t>
      </w:r>
      <w:r w:rsidR="004E617B" w:rsidRPr="00D35CA5">
        <w:t>behaviou</w:t>
      </w:r>
      <w:r w:rsidR="0027716C" w:rsidRPr="00D35CA5">
        <w:t>r</w:t>
      </w:r>
      <w:r w:rsidR="004E617B" w:rsidRPr="00D35CA5">
        <w:t xml:space="preserve">s </w:t>
      </w:r>
      <w:r w:rsidR="00A11617" w:rsidRPr="00D35CA5">
        <w:fldChar w:fldCharType="begin">
          <w:fldData xml:space="preserve">PEVuZE5vdGU+PENpdGU+PEF1dGhvcj5HYW1ibGU8L0F1dGhvcj48WWVhcj4xOTk5PC9ZZWFyPjxS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=
</w:fldData>
        </w:fldChar>
      </w:r>
      <w:r w:rsidR="00914F50" w:rsidRPr="00D35CA5">
        <w:instrText xml:space="preserve"> ADDIN EN.CITE </w:instrText>
      </w:r>
      <w:r w:rsidR="00914F50" w:rsidRPr="00D35CA5">
        <w:fldChar w:fldCharType="begin">
          <w:fldData xml:space="preserve">PEVuZE5vdGU+PENpdGU+PEF1dGhvcj5HYW1ibGU8L0F1dGhvcj48WWVhcj4xOTk5PC9ZZWFyPjxS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=
</w:fldData>
        </w:fldChar>
      </w:r>
      <w:r w:rsidR="00914F50" w:rsidRPr="00D35CA5">
        <w:instrText xml:space="preserve"> ADDIN EN.CITE.DATA </w:instrText>
      </w:r>
      <w:r w:rsidR="00914F50" w:rsidRPr="00D35CA5">
        <w:fldChar w:fldCharType="end"/>
      </w:r>
      <w:r w:rsidR="00A11617" w:rsidRPr="00D35CA5">
        <w:fldChar w:fldCharType="separate"/>
      </w:r>
      <w:r w:rsidR="00914F50" w:rsidRPr="00D35CA5">
        <w:rPr>
          <w:noProof/>
        </w:rPr>
        <w:t>(Boëda, Connan et al. 1996, Gamble 1999, Berna and Goldberg 2007, Soressi and d'Errico 2007, D'Errico 2008, Rots 2009, Cârciumaru, Ion et al. 2012, Goldberg, Dibble et al. 2012)</w:t>
      </w:r>
      <w:r w:rsidR="00A11617" w:rsidRPr="00D35CA5">
        <w:fldChar w:fldCharType="end"/>
      </w:r>
      <w:r w:rsidR="004E617B" w:rsidRPr="00D35CA5">
        <w:t xml:space="preserve">, </w:t>
      </w:r>
      <w:r w:rsidR="003479F8" w:rsidRPr="00D35CA5">
        <w:t>demographic growth</w:t>
      </w:r>
      <w:r w:rsidR="00D7477B" w:rsidRPr="00D35CA5">
        <w:t>,</w:t>
      </w:r>
      <w:r w:rsidR="003479F8" w:rsidRPr="00D35CA5">
        <w:t xml:space="preserve"> </w:t>
      </w:r>
      <w:r w:rsidR="004E617B" w:rsidRPr="00D35CA5">
        <w:t>and</w:t>
      </w:r>
      <w:r w:rsidR="003479F8" w:rsidRPr="00D35CA5">
        <w:t xml:space="preserve"> expan</w:t>
      </w:r>
      <w:r w:rsidR="004E617B" w:rsidRPr="00D35CA5">
        <w:t>sion of</w:t>
      </w:r>
      <w:r w:rsidR="003479F8" w:rsidRPr="00D35CA5">
        <w:t xml:space="preserve"> hunting territories </w:t>
      </w:r>
      <w:r w:rsidR="00BF5565" w:rsidRPr="00D35CA5">
        <w:fldChar w:fldCharType="begin"/>
      </w:r>
      <w:r w:rsidR="001F5C7F" w:rsidRPr="00D35CA5">
        <w:instrText xml:space="preserve"> ADDIN EN.CITE &lt;EndNote&gt;&lt;Cite&gt;&lt;Author&gt;Kuhn&lt;/Author&gt;&lt;Year&gt;2013&lt;/Year&gt;&lt;RecNum&gt;5617&lt;/RecNum&gt;&lt;DisplayText&gt;(Shennan 2001, Kuhn 2013)&lt;/DisplayText&gt;&lt;record&gt;&lt;rec-number&gt;5617&lt;/rec-number&gt;&lt;foreign-keys&gt;&lt;key app="EN" db-id="2e0tpp90z59szvexrf15t22p2ewafwer550w" timestamp="1527754215"&gt;5617&lt;/key&gt;&lt;/foreign-keys&gt;&lt;ref-type name="Journal Article"&gt;17&lt;/ref-type&gt;&lt;contributors&gt;&lt;authors&gt;&lt;author&gt;Kuhn, S. L.&lt;/author&gt;&lt;/authors&gt;&lt;/contributors&gt;&lt;titles&gt;&lt;title&gt;Roots of the Middle Paleolithic in Eurasia&lt;/title&gt;&lt;secondary-title&gt;Current Anthropology&lt;/secondary-title&gt;&lt;/titles&gt;&lt;periodical&gt;&lt;full-title&gt;Current Anthropology&lt;/full-title&gt;&lt;/periodical&gt;&lt;pages&gt;S255-S268&lt;/pages&gt;&lt;volume&gt;54&lt;/volume&gt;&lt;number&gt;SUPPL8.&lt;/number&gt;&lt;dates&gt;&lt;year&gt;2013&lt;/year&gt;&lt;/dates&gt;&lt;urls&gt;&lt;/urls&gt;&lt;electronic-resource-num&gt;10.1086/673529&lt;/electronic-resource-num&gt;&lt;/record&gt;&lt;/Cite&gt;&lt;Cite&gt;&lt;Author&gt;Shennan&lt;/Author&gt;&lt;Year&gt;2001&lt;/Year&gt;&lt;RecNum&gt;2784&lt;/RecNum&gt;&lt;record&gt;&lt;rec-number&gt;2784&lt;/rec-number&gt;&lt;foreign-keys&gt;&lt;key app="EN" db-id="2e0tpp90z59szvexrf15t22p2ewafwer550w" timestamp="0"&gt;2784&lt;/key&gt;&lt;/foreign-keys&gt;&lt;ref-type name="Journal Article"&gt;17&lt;/ref-type&gt;&lt;contributors&gt;&lt;authors&gt;&lt;author&gt;Shennan, Stephen&lt;/author&gt;&lt;/authors&gt;&lt;/contributors&gt;&lt;titles&gt;&lt;title&gt;Demography and Cultural Innovation: a Model and its Implications for the Emergence of Modern Human Culture&lt;/title&gt;&lt;secondary-title&gt;Cambridge Archaeological Journal&lt;/secondary-title&gt;&lt;/titles&gt;&lt;periodical&gt;&lt;full-title&gt;Cambridge Archaeological Journal&lt;/full-title&gt;&lt;/periodical&gt;&lt;pages&gt;5-16&lt;/pages&gt;&lt;volume&gt;11&lt;/volume&gt;&lt;number&gt;01&lt;/number&gt;&lt;keywords&gt;&lt;keyword&gt;cultural innovation, modern human culture, demography and computer simulation, cultural transmission&lt;/keyword&gt;&lt;/keywords&gt;&lt;dates&gt;&lt;year&gt;2001&lt;/year&gt;&lt;/dates&gt;&lt;urls&gt;&lt;/urls&gt;&lt;/record&gt;&lt;/Cite&gt;&lt;/EndNote&gt;</w:instrText>
      </w:r>
      <w:r w:rsidR="00BF5565" w:rsidRPr="00D35CA5">
        <w:fldChar w:fldCharType="separate"/>
      </w:r>
      <w:r w:rsidR="001F5C7F" w:rsidRPr="00D35CA5">
        <w:rPr>
          <w:noProof/>
        </w:rPr>
        <w:t>(Shennan 2001, Kuhn 2013)</w:t>
      </w:r>
      <w:r w:rsidR="00BF5565" w:rsidRPr="00D35CA5">
        <w:fldChar w:fldCharType="end"/>
      </w:r>
      <w:r w:rsidR="003468E2" w:rsidRPr="00D35CA5">
        <w:t>.</w:t>
      </w:r>
      <w:r w:rsidR="003479F8" w:rsidRPr="00D35CA5">
        <w:t xml:space="preserve"> </w:t>
      </w:r>
    </w:p>
    <w:p w14:paraId="60E74CA1" w14:textId="2CB8C546" w:rsidR="00E0778F" w:rsidRPr="00D35CA5" w:rsidRDefault="006E1536" w:rsidP="00A41487">
      <w:pPr>
        <w:spacing w:line="360" w:lineRule="auto"/>
      </w:pPr>
      <w:r w:rsidRPr="00D35CA5">
        <w:t xml:space="preserve">The </w:t>
      </w:r>
      <w:ins w:id="116" w:author="Ben Marwick" w:date="2020-10-03T19:39:00Z">
        <w:r w:rsidR="004D4E56">
          <w:t>proximal</w:t>
        </w:r>
      </w:ins>
      <w:ins w:id="117" w:author="Ben Marwick" w:date="2020-09-17T11:59:00Z">
        <w:r w:rsidR="00225820">
          <w:t xml:space="preserve"> </w:t>
        </w:r>
      </w:ins>
      <w:r w:rsidRPr="00D35CA5">
        <w:t xml:space="preserve">factors </w:t>
      </w:r>
      <w:del w:id="118" w:author="Ben Marwick" w:date="2020-09-17T11:59:00Z">
        <w:r w:rsidRPr="00D35CA5" w:rsidDel="00225820">
          <w:delText>operated the</w:delText>
        </w:r>
      </w:del>
      <w:ins w:id="119" w:author="Ben Marwick" w:date="2020-09-17T11:59:00Z">
        <w:r w:rsidR="00225820">
          <w:t>more closely linked to technological</w:t>
        </w:r>
      </w:ins>
      <w:del w:id="120" w:author="Ben Marwick" w:date="2020-10-03T19:39:00Z">
        <w:r w:rsidRPr="00D35CA5" w:rsidDel="004D4E56">
          <w:delText xml:space="preserve"> </w:delText>
        </w:r>
      </w:del>
      <w:r w:rsidRPr="00D35CA5">
        <w:t xml:space="preserve"> variability </w:t>
      </w:r>
      <w:r w:rsidR="008B6041" w:rsidRPr="00D35CA5">
        <w:t xml:space="preserve">might </w:t>
      </w:r>
      <w:del w:id="121" w:author="Ben Marwick" w:date="2020-09-17T11:59:00Z">
        <w:r w:rsidR="003479F8" w:rsidRPr="00D35CA5" w:rsidDel="00225820">
          <w:delText>be</w:delText>
        </w:r>
        <w:r w:rsidR="008B6041" w:rsidRPr="00D35CA5" w:rsidDel="00225820">
          <w:delText xml:space="preserve"> result</w:delText>
        </w:r>
        <w:r w:rsidRPr="00D35CA5" w:rsidDel="00225820">
          <w:delText>s</w:delText>
        </w:r>
        <w:r w:rsidR="008B6041" w:rsidRPr="00D35CA5" w:rsidDel="00225820">
          <w:delText xml:space="preserve"> of changes</w:delText>
        </w:r>
      </w:del>
      <w:ins w:id="122" w:author="Ben Marwick" w:date="2020-09-17T11:59:00Z">
        <w:r w:rsidR="00225820">
          <w:t>include</w:t>
        </w:r>
      </w:ins>
      <w:r w:rsidR="008B6041" w:rsidRPr="00D35CA5">
        <w:t xml:space="preserve"> </w:t>
      </w:r>
      <w:del w:id="123" w:author="Ben Marwick" w:date="2020-09-17T11:59:00Z">
        <w:r w:rsidR="008B6041" w:rsidRPr="00D35CA5" w:rsidDel="00225820">
          <w:delText>in</w:delText>
        </w:r>
      </w:del>
      <w:r w:rsidR="003479F8" w:rsidRPr="00D35CA5">
        <w:t xml:space="preserve"> raw material </w:t>
      </w:r>
      <w:r w:rsidRPr="00D35CA5">
        <w:t>constraints</w:t>
      </w:r>
      <w:r w:rsidR="003479F8" w:rsidRPr="00D35CA5">
        <w:t xml:space="preserve">, </w:t>
      </w:r>
      <w:r w:rsidRPr="00D35CA5">
        <w:t xml:space="preserve">different reduction intensity, </w:t>
      </w:r>
      <w:r w:rsidR="003479F8" w:rsidRPr="00D35CA5">
        <w:t>the function of tool</w:t>
      </w:r>
      <w:r w:rsidR="00287D26" w:rsidRPr="00D35CA5">
        <w:t>s</w:t>
      </w:r>
      <w:r w:rsidR="003479F8" w:rsidRPr="00D35CA5">
        <w:t xml:space="preserve">, the range of technical knowledge </w:t>
      </w:r>
      <w:r w:rsidR="00CB5E42" w:rsidRPr="00D35CA5">
        <w:fldChar w:fldCharType="begin"/>
      </w:r>
      <w:r w:rsidR="001F5C7F" w:rsidRPr="00D35CA5">
        <w:instrText xml:space="preserve"> ADDIN EN.CITE &lt;EndNote&gt;&lt;Cite&gt;&lt;Author&gt;Delagnes&lt;/Author&gt;&lt;Year&gt;2006&lt;/Year&gt;&lt;RecNum&gt;5674&lt;/RecNum&gt;&lt;DisplayText&gt;(Delagnes and Meignen 2006)&lt;/DisplayText&gt;&lt;record&gt;&lt;rec-number&gt;5674&lt;/rec-number&gt;&lt;foreign-keys&gt;&lt;key app="EN" db-id="2e0tpp90z59szvexrf15t22p2ewafwer550w" timestamp="1551254120"&gt;5674&lt;/key&gt;&lt;/foreign-keys&gt;&lt;ref-type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CB5E42" w:rsidRPr="00D35CA5">
        <w:fldChar w:fldCharType="separate"/>
      </w:r>
      <w:r w:rsidR="001F5C7F" w:rsidRPr="00D35CA5">
        <w:rPr>
          <w:noProof/>
        </w:rPr>
        <w:t>(Delagnes and Meignen 2006)</w:t>
      </w:r>
      <w:r w:rsidR="00CB5E42" w:rsidRPr="00D35CA5">
        <w:fldChar w:fldCharType="end"/>
      </w:r>
      <w:r w:rsidR="00CB5E42" w:rsidRPr="00D35CA5">
        <w:t xml:space="preserve">, </w:t>
      </w:r>
      <w:r w:rsidR="003479F8" w:rsidRPr="00D35CA5">
        <w:t xml:space="preserve"> population density</w:t>
      </w:r>
      <w:r w:rsidR="00534948" w:rsidRPr="00D35CA5">
        <w:t xml:space="preserve">, </w:t>
      </w:r>
      <w:r w:rsidR="003479F8" w:rsidRPr="00D35CA5">
        <w:t xml:space="preserve">ecological </w:t>
      </w:r>
      <w:r w:rsidR="00534948" w:rsidRPr="00D35CA5">
        <w:t>setting</w:t>
      </w:r>
      <w:r w:rsidR="00F65341" w:rsidRPr="00D35CA5">
        <w:t>s</w:t>
      </w:r>
      <w:r w:rsidR="00CF4052" w:rsidRPr="00D35CA5">
        <w:t>, etc</w:t>
      </w:r>
      <w:r w:rsidRPr="00D35CA5">
        <w:t xml:space="preserve"> </w:t>
      </w:r>
      <w:r w:rsidR="003E0810" w:rsidRPr="00D35CA5">
        <w:fldChar w:fldCharType="begin"/>
      </w:r>
      <w:r w:rsidR="003E0810" w:rsidRPr="00D35CA5">
        <w:instrText xml:space="preserve"> ADDIN EN.CITE &lt;EndNote&gt;&lt;Cite&gt;&lt;Author&gt;Rolland&lt;/Author&gt;&lt;Year&gt;1990&lt;/Year&gt;&lt;RecNum&gt;482&lt;/RecNum&gt;&lt;DisplayText&gt;(Rolland and Dibble 1990)&lt;/DisplayText&gt;&lt;record&gt;&lt;rec-number&gt;482&lt;/rec-number&gt;&lt;foreign-keys&gt;&lt;key app="EN" db-id="2e0tpp90z59szvexrf15t22p2ewafwer550w" timestamp="0"&gt;482&lt;/key&gt;&lt;/foreign-keys&gt;&lt;ref-type name="Journal Article"&gt;17&lt;/ref-type&gt;&lt;contributors&gt;&lt;authors&gt;&lt;author&gt;Rolland, Nicolas&lt;/author&gt;&lt;author&gt;Dibble, Harold L.&lt;/author&gt;&lt;/authors&gt;&lt;/contributors&gt;&lt;titles&gt;&lt;title&gt;A New Synthesis of Middle Paleolithic Variability&lt;/title&gt;&lt;secondary-title&gt;American Antiquity&lt;/secondary-title&gt;&lt;/titles&gt;&lt;pages&gt;480-499&lt;/pages&gt;&lt;volume&gt;55&lt;/volume&gt;&lt;number&gt;3&lt;/number&gt;&lt;dates&gt;&lt;year&gt;1990&lt;/year&gt;&lt;pub-dates&gt;&lt;date&gt;Jul.&lt;/date&gt;&lt;/pub-dates&gt;&lt;/dates&gt;&lt;urls&gt;&lt;related-urls&gt;&lt;url&gt;http://links.jstor.org/sici?sici=0002-7316%28199007%2955%3A3%3C480%3AANSOMP%3E2.0.CO%3B2-C &lt;/url&gt;&lt;/related-urls&gt;&lt;/urls&gt;&lt;/record&gt;&lt;/Cite&gt;&lt;/EndNote&gt;</w:instrText>
      </w:r>
      <w:r w:rsidR="003E0810" w:rsidRPr="00D35CA5">
        <w:fldChar w:fldCharType="separate"/>
      </w:r>
      <w:r w:rsidR="003E0810" w:rsidRPr="00D35CA5">
        <w:rPr>
          <w:noProof/>
        </w:rPr>
        <w:t>(Rolland and Dibble 1990)</w:t>
      </w:r>
      <w:r w:rsidR="003E0810" w:rsidRPr="00D35CA5">
        <w:fldChar w:fldCharType="end"/>
      </w:r>
      <w:r w:rsidR="003479F8" w:rsidRPr="00D35CA5">
        <w:t xml:space="preserve">. The </w:t>
      </w:r>
      <w:r w:rsidR="00287916" w:rsidRPr="00D35CA5">
        <w:t xml:space="preserve">interaction of </w:t>
      </w:r>
      <w:r w:rsidR="003479F8" w:rsidRPr="00D35CA5">
        <w:t>these factors</w:t>
      </w:r>
      <w:r w:rsidR="00287D26" w:rsidRPr="00D35CA5">
        <w:t xml:space="preserve"> </w:t>
      </w:r>
      <w:r w:rsidR="0027716C" w:rsidRPr="00D35CA5">
        <w:t xml:space="preserve">and the geographical factors that influence them </w:t>
      </w:r>
      <w:r w:rsidR="00287D26" w:rsidRPr="00D35CA5">
        <w:t>may</w:t>
      </w:r>
      <w:r w:rsidR="003479F8" w:rsidRPr="00D35CA5">
        <w:t xml:space="preserve"> also</w:t>
      </w:r>
      <w:r w:rsidR="00287D26" w:rsidRPr="00D35CA5">
        <w:t xml:space="preserve"> </w:t>
      </w:r>
      <w:r w:rsidR="00EB0E7E" w:rsidRPr="00D35CA5">
        <w:t>have</w:t>
      </w:r>
      <w:r w:rsidR="003479F8" w:rsidRPr="00D35CA5">
        <w:t xml:space="preserve"> </w:t>
      </w:r>
      <w:r w:rsidR="00287916" w:rsidRPr="00D35CA5">
        <w:t>caused</w:t>
      </w:r>
      <w:r w:rsidR="003479F8" w:rsidRPr="00D35CA5">
        <w:t xml:space="preserve"> </w:t>
      </w:r>
      <w:r w:rsidR="0027716C" w:rsidRPr="00D35CA5">
        <w:t xml:space="preserve">a </w:t>
      </w:r>
      <w:r w:rsidR="003479F8" w:rsidRPr="00D35CA5">
        <w:t xml:space="preserve">discrepancy between </w:t>
      </w:r>
      <w:r w:rsidR="00EB0E7E" w:rsidRPr="00D35CA5">
        <w:t>East</w:t>
      </w:r>
      <w:r w:rsidR="003479F8" w:rsidRPr="00D35CA5">
        <w:t xml:space="preserve"> </w:t>
      </w:r>
      <w:r w:rsidR="00B205C4" w:rsidRPr="00D35CA5">
        <w:t xml:space="preserve">Asia </w:t>
      </w:r>
      <w:r w:rsidR="003479F8" w:rsidRPr="00D35CA5">
        <w:t xml:space="preserve">and west Eurasia. For instance, the </w:t>
      </w:r>
      <w:r w:rsidR="008C1D6C" w:rsidRPr="00D35CA5">
        <w:t>distinctive</w:t>
      </w:r>
      <w:r w:rsidR="0027716C" w:rsidRPr="00D35CA5">
        <w:t>ness of a</w:t>
      </w:r>
      <w:r w:rsidR="003479F8" w:rsidRPr="00D35CA5">
        <w:t xml:space="preserve"> ‘Middle Palaeolithic’ in </w:t>
      </w:r>
      <w:r w:rsidR="00925516" w:rsidRPr="00D35CA5">
        <w:t>East</w:t>
      </w:r>
      <w:r w:rsidR="00A35109" w:rsidRPr="00D35CA5">
        <w:t xml:space="preserve"> Asia </w:t>
      </w:r>
      <w:r w:rsidR="00D46B12" w:rsidRPr="00D35CA5">
        <w:t xml:space="preserve">has </w:t>
      </w:r>
      <w:r w:rsidR="00E762F3" w:rsidRPr="00D35CA5">
        <w:t xml:space="preserve">been </w:t>
      </w:r>
      <w:r w:rsidR="009B1B24" w:rsidRPr="00D35CA5">
        <w:t xml:space="preserve">hotly </w:t>
      </w:r>
      <w:r w:rsidR="003479F8" w:rsidRPr="00D35CA5">
        <w:t>debate</w:t>
      </w:r>
      <w:r w:rsidR="00E762F3" w:rsidRPr="00D35CA5">
        <w:t>d</w:t>
      </w:r>
      <w:r w:rsidR="003479F8" w:rsidRPr="00D35CA5">
        <w:t xml:space="preserve"> since the mid-20th century </w:t>
      </w:r>
      <w:r w:rsidR="008E4771" w:rsidRPr="00D35CA5">
        <w:fldChar w:fldCharType="begin">
          <w:fldData xml:space="preserve">PEVuZE5vdGU+PENpdGU+PEF1dGhvcj5Nb3ZpdXM8L0F1dGhvcj48WWVhcj4xOTQ4PC9ZZWFyPjxS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</w:fldData>
        </w:fldChar>
      </w:r>
      <w:r w:rsidR="002D35E5" w:rsidRPr="00D35CA5">
        <w:instrText xml:space="preserve"> ADDIN EN.CITE </w:instrText>
      </w:r>
      <w:r w:rsidR="002D35E5" w:rsidRPr="00D35CA5">
        <w:fldChar w:fldCharType="begin">
          <w:fldData xml:space="preserve">PEVuZE5vdGU+PENpdGU+PEF1dGhvcj5Nb3ZpdXM8L0F1dGhvcj48WWVhcj4xOTQ4PC9ZZWFyPjxS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</w:fldData>
        </w:fldChar>
      </w:r>
      <w:r w:rsidR="002D35E5" w:rsidRPr="00D35CA5">
        <w:instrText xml:space="preserve"> ADDIN EN.CITE.DATA </w:instrText>
      </w:r>
      <w:r w:rsidR="002D35E5" w:rsidRPr="00D35CA5">
        <w:fldChar w:fldCharType="end"/>
      </w:r>
      <w:r w:rsidR="008E4771" w:rsidRPr="00D35CA5">
        <w:fldChar w:fldCharType="separate"/>
      </w:r>
      <w:r w:rsidR="001F5C7F" w:rsidRPr="00D35CA5">
        <w:rPr>
          <w:noProof/>
        </w:rPr>
        <w:t>(Movius 1948, Boriskovsky 1978, Gao 1999, Gao and Norton 2002, Norton Christopher and Jin Jennie 2009, Kei 2012)</w:t>
      </w:r>
      <w:r w:rsidR="008E4771" w:rsidRPr="00D35CA5">
        <w:fldChar w:fldCharType="end"/>
      </w:r>
      <w:r w:rsidR="003479F8" w:rsidRPr="00D35CA5">
        <w:t xml:space="preserve">. </w:t>
      </w:r>
      <w:r w:rsidR="00F8422B" w:rsidRPr="00D35CA5">
        <w:t>One of the central</w:t>
      </w:r>
      <w:r w:rsidR="00257C2F" w:rsidRPr="00D35CA5">
        <w:t xml:space="preserve"> debates </w:t>
      </w:r>
      <w:r w:rsidR="003479F8" w:rsidRPr="00D35CA5">
        <w:t xml:space="preserve">is </w:t>
      </w:r>
      <w:r w:rsidR="0027716C" w:rsidRPr="00D35CA5">
        <w:t xml:space="preserve">about </w:t>
      </w:r>
      <w:r w:rsidR="003479F8" w:rsidRPr="00D35CA5">
        <w:t xml:space="preserve">the </w:t>
      </w:r>
      <w:r w:rsidR="00534948" w:rsidRPr="00D35CA5">
        <w:t xml:space="preserve">presence </w:t>
      </w:r>
      <w:r w:rsidR="003479F8" w:rsidRPr="00D35CA5">
        <w:t>of prepared-core technique</w:t>
      </w:r>
      <w:r w:rsidR="00534948" w:rsidRPr="00D35CA5">
        <w:t>s</w:t>
      </w:r>
      <w:r w:rsidR="00C335A3" w:rsidRPr="00D35CA5">
        <w:t xml:space="preserve">, </w:t>
      </w:r>
      <w:r w:rsidR="0027716C" w:rsidRPr="00D35CA5">
        <w:t>including th</w:t>
      </w:r>
      <w:r w:rsidR="003245E1" w:rsidRPr="00D35CA5">
        <w:t>at</w:t>
      </w:r>
      <w:r w:rsidR="0027716C" w:rsidRPr="00D35CA5">
        <w:t xml:space="preserve"> </w:t>
      </w:r>
      <w:r w:rsidR="00C335A3" w:rsidRPr="00D35CA5">
        <w:t xml:space="preserve">known as </w:t>
      </w:r>
      <w:r w:rsidR="00534948" w:rsidRPr="00D35CA5">
        <w:t xml:space="preserve">the </w:t>
      </w:r>
      <w:r w:rsidR="00C335A3" w:rsidRPr="00D35CA5">
        <w:t>Levallois, a specific hierarchical core reduction strategy, involving multiple stages of shaping a mass of stone core in a predetermined way</w:t>
      </w:r>
      <w:r w:rsidR="00925516" w:rsidRPr="00D35CA5">
        <w:t xml:space="preserve"> </w:t>
      </w:r>
      <w:r w:rsidR="00F4461B" w:rsidRPr="00D35CA5">
        <w:fldChar w:fldCharType="begin"/>
      </w:r>
      <w:r w:rsidR="001F5C7F" w:rsidRPr="00D35CA5">
        <w:instrText xml:space="preserve"> ADDIN EN.CITE &lt;EndNote&gt;&lt;Cite&gt;&lt;Author&gt;Boëda&lt;/Author&gt;&lt;Year&gt;1995&lt;/Year&gt;&lt;RecNum&gt;1696&lt;/RecNum&gt;&lt;DisplayText&gt;(Boëda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Technology&lt;/secondary-title&gt;&lt;/titles&gt;&lt;pages&gt;41–68&lt;/pages&gt;&lt;dates&gt;&lt;year&gt;1995&lt;/year&gt;&lt;/dates&gt;&lt;pub-location&gt;Madison&lt;/pub-location&gt;&lt;publisher&gt;Prehistory Press&lt;/publisher&gt;&lt;urls&gt;&lt;/urls&gt;&lt;/record&gt;&lt;/Cite&gt;&lt;/EndNote&gt;</w:instrText>
      </w:r>
      <w:r w:rsidR="00F4461B" w:rsidRPr="00D35CA5">
        <w:fldChar w:fldCharType="separate"/>
      </w:r>
      <w:r w:rsidR="001F5C7F" w:rsidRPr="00D35CA5">
        <w:rPr>
          <w:noProof/>
        </w:rPr>
        <w:t>(Boëda 1995)</w:t>
      </w:r>
      <w:r w:rsidR="00F4461B" w:rsidRPr="00D35CA5">
        <w:fldChar w:fldCharType="end"/>
      </w:r>
      <w:r w:rsidR="003479F8" w:rsidRPr="00D35CA5">
        <w:t xml:space="preserve">. </w:t>
      </w:r>
      <w:r w:rsidR="00534948" w:rsidRPr="00D35CA5">
        <w:t xml:space="preserve">Starting </w:t>
      </w:r>
      <w:r w:rsidR="00D97F99" w:rsidRPr="00D35CA5">
        <w:t xml:space="preserve">around MIS </w:t>
      </w:r>
      <w:r w:rsidR="00561FC0" w:rsidRPr="00D35CA5">
        <w:t>11</w:t>
      </w:r>
      <w:r w:rsidR="003245E1" w:rsidRPr="00D35CA5">
        <w:t>-8</w:t>
      </w:r>
      <w:r w:rsidR="007E77C4" w:rsidRPr="00D35CA5">
        <w:t xml:space="preserve"> </w:t>
      </w:r>
      <w:r w:rsidR="00F4461B" w:rsidRPr="00D35CA5">
        <w:fldChar w:fldCharType="begin"/>
      </w:r>
      <w:r w:rsidR="001F5C7F" w:rsidRPr="00D35CA5">
        <w:instrText xml:space="preserve"> ADDIN EN.CITE &lt;EndNote&gt;&lt;Cite&gt;&lt;Author&gt;Kuhn&lt;/Author&gt;&lt;Year&gt;2013&lt;/Year&gt;&lt;RecNum&gt;5617&lt;/RecNum&gt;&lt;DisplayText&gt;(Kuhn 2013)&lt;/DisplayText&gt;&lt;record&gt;&lt;rec-number&gt;5617&lt;/rec-number&gt;&lt;foreign-keys&gt;&lt;key app="EN" db-id="2e0tpp90z59szvexrf15t22p2ewafwer550w" timestamp="1527754215"&gt;5617&lt;/key&gt;&lt;/foreign-keys&gt;&lt;ref-type name="Journal Article"&gt;17&lt;/ref-type&gt;&lt;contributors&gt;&lt;authors&gt;&lt;author&gt;Kuhn, S. L.&lt;/author&gt;&lt;/authors&gt;&lt;/contributors&gt;&lt;titles&gt;&lt;title&gt;Roots of the Middle Paleolithic in Eurasia&lt;/title&gt;&lt;secondary-title&gt;Current Anthropology&lt;/secondary-title&gt;&lt;/titles&gt;&lt;periodical&gt;&lt;full-title&gt;Current Anthropology&lt;/full-title&gt;&lt;/periodical&gt;&lt;pages&gt;S255-S268&lt;/pages&gt;&lt;volume&gt;54&lt;/volume&gt;&lt;number&gt;SUPPL8.&lt;/number&gt;&lt;dates&gt;&lt;year&gt;2013&lt;/year&gt;&lt;/dates&gt;&lt;urls&gt;&lt;/urls&gt;&lt;electronic-resource-num&gt;10.1086/673529&lt;/electronic-resource-num&gt;&lt;/record&gt;&lt;/Cite&gt;&lt;/EndNote&gt;</w:instrText>
      </w:r>
      <w:r w:rsidR="00F4461B" w:rsidRPr="00D35CA5">
        <w:fldChar w:fldCharType="separate"/>
      </w:r>
      <w:r w:rsidR="001F5C7F" w:rsidRPr="00D35CA5">
        <w:rPr>
          <w:noProof/>
        </w:rPr>
        <w:t>(Kuhn 2013)</w:t>
      </w:r>
      <w:r w:rsidR="00F4461B" w:rsidRPr="00D35CA5">
        <w:fldChar w:fldCharType="end"/>
      </w:r>
      <w:r w:rsidR="00F4461B" w:rsidRPr="00D35CA5">
        <w:t>,</w:t>
      </w:r>
      <w:r w:rsidR="001127E5" w:rsidRPr="00D35CA5">
        <w:t xml:space="preserve"> </w:t>
      </w:r>
      <w:ins w:id="124" w:author="Ben Marwick" w:date="2020-10-03T19:39:00Z">
        <w:r w:rsidR="004D4E56">
          <w:t xml:space="preserve">and </w:t>
        </w:r>
      </w:ins>
      <w:r w:rsidR="003245E1" w:rsidRPr="00D35CA5">
        <w:t>peak</w:t>
      </w:r>
      <w:ins w:id="125" w:author="Ben Marwick" w:date="2020-10-03T19:39:00Z">
        <w:r w:rsidR="004D4E56">
          <w:t>ing</w:t>
        </w:r>
      </w:ins>
      <w:del w:id="126" w:author="Ben Marwick" w:date="2020-10-03T19:39:00Z">
        <w:r w:rsidR="003245E1" w:rsidRPr="00D35CA5" w:rsidDel="004D4E56">
          <w:delText>ed</w:delText>
        </w:r>
      </w:del>
      <w:r w:rsidR="003245E1" w:rsidRPr="00D35CA5">
        <w:t xml:space="preserve"> in MIS 6 </w:t>
      </w:r>
      <w:r w:rsidR="003E0810" w:rsidRPr="00D35CA5">
        <w:fldChar w:fldCharType="begin"/>
      </w:r>
      <w:r w:rsidR="003E0810" w:rsidRPr="00D35CA5">
        <w:instrText xml:space="preserve"> ADDIN EN.CITE &lt;EndNote&gt;&lt;Cite&gt;&lt;Author&gt;McBrearty&lt;/Author&gt;&lt;Year&gt;2000&lt;/Year&gt;&lt;RecNum&gt;5482&lt;/RecNum&gt;&lt;DisplayText&gt;(McBrearty and Brooks 2000)&lt;/DisplayText&gt;&lt;record&gt;&lt;rec-number&gt;5482&lt;/rec-number&gt;&lt;foreign-keys&gt;&lt;key app="EN" db-id="2e0tpp90z59szvexrf15t22p2ewafwer550w" timestamp="1580467042"&gt;5482&lt;/key&gt;&lt;/foreign-keys&gt;&lt;ref-type name="Journal Article"&gt;17&lt;/ref-type&gt;&lt;contributors&gt;&lt;authors&gt;&lt;author&gt;McBrearty, Sally&lt;/author&gt;&lt;author&gt;Brooks, Alison S.&lt;/author&gt;&lt;/authors&gt;&lt;/contributors&gt;&lt;titles&gt;&lt;title&gt;The revolution that wasn&amp;apos;t: a new interpretation of the origin of modern human behavior&lt;/title&gt;&lt;secondary-title&gt;Journal of Human Evolution&lt;/secondary-title&gt;&lt;/titles&gt;&lt;periodical&gt;&lt;full-title&gt;Journal of Human Evolution&lt;/full-title&gt;&lt;/periodical&gt;&lt;pages&gt;453-563&lt;/pages&gt;&lt;volume&gt;39&lt;/volume&gt;&lt;number&gt;5&lt;/number&gt;&lt;keywords&gt;&lt;keyword&gt;Origin of , modern behavior, Middle Stone Age, African archaeology, Middle Pleistocene&lt;/keyword&gt;&lt;/keywords&gt;&lt;dates&gt;&lt;year&gt;2000&lt;/year&gt;&lt;pub-dates&gt;&lt;date&gt;2000/11/01/&lt;/date&gt;&lt;/pub-dates&gt;&lt;/dates&gt;&lt;isbn&gt;0047-2484&lt;/isbn&gt;&lt;urls&gt;&lt;related-urls&gt;&lt;url&gt;http://www.sciencedirect.com/science/article/pii/S0047248400904354&lt;/url&gt;&lt;/related-urls&gt;&lt;/urls&gt;&lt;electronic-resource-num&gt;https://doi.org/10.1006/jhev.2000.0435&lt;/electronic-resource-num&gt;&lt;/record&gt;&lt;/Cite&gt;&lt;/EndNote&gt;</w:instrText>
      </w:r>
      <w:r w:rsidR="003E0810" w:rsidRPr="00D35CA5">
        <w:fldChar w:fldCharType="separate"/>
      </w:r>
      <w:r w:rsidR="003E0810" w:rsidRPr="00D35CA5">
        <w:rPr>
          <w:noProof/>
        </w:rPr>
        <w:t>(McBrearty and Brooks 2000)</w:t>
      </w:r>
      <w:r w:rsidR="003E0810" w:rsidRPr="00D35CA5">
        <w:fldChar w:fldCharType="end"/>
      </w:r>
      <w:r w:rsidR="003245E1" w:rsidRPr="00D35CA5">
        <w:t xml:space="preserve">, </w:t>
      </w:r>
      <w:r w:rsidR="00F66AAE" w:rsidRPr="00D35CA5">
        <w:t xml:space="preserve">Levallois </w:t>
      </w:r>
      <w:r w:rsidR="00534948" w:rsidRPr="00D35CA5">
        <w:t xml:space="preserve">strategies </w:t>
      </w:r>
      <w:r w:rsidR="00F66AAE" w:rsidRPr="00D35CA5">
        <w:t xml:space="preserve">persisted in Africa and West Eurasia until </w:t>
      </w:r>
      <w:r w:rsidR="00534948" w:rsidRPr="00D35CA5">
        <w:t>they</w:t>
      </w:r>
      <w:r w:rsidR="00F66AAE" w:rsidRPr="00D35CA5">
        <w:t xml:space="preserve"> was gradually </w:t>
      </w:r>
      <w:ins w:id="127" w:author="Ben Marwick" w:date="2020-10-03T19:39:00Z">
        <w:r w:rsidR="004D4E56">
          <w:t xml:space="preserve">and mostly </w:t>
        </w:r>
      </w:ins>
      <w:r w:rsidR="00F66AAE" w:rsidRPr="00D35CA5">
        <w:t>replaced by blade and microliths technologies</w:t>
      </w:r>
      <w:r w:rsidR="00534948" w:rsidRPr="00D35CA5">
        <w:t>,</w:t>
      </w:r>
      <w:r w:rsidR="00F66AAE" w:rsidRPr="00D35CA5">
        <w:t xml:space="preserve"> disappear</w:t>
      </w:r>
      <w:r w:rsidR="00534948" w:rsidRPr="00D35CA5">
        <w:t>ing</w:t>
      </w:r>
      <w:r w:rsidR="00F66AAE" w:rsidRPr="00D35CA5">
        <w:t xml:space="preserve"> from many assemblages after </w:t>
      </w:r>
      <w:r w:rsidR="00534948" w:rsidRPr="00D35CA5">
        <w:t xml:space="preserve">MIS </w:t>
      </w:r>
      <w:r w:rsidR="00F66AAE" w:rsidRPr="00D35CA5">
        <w:t xml:space="preserve">3 (~50–30 ka) </w:t>
      </w:r>
      <w:r w:rsidR="00CB5E42" w:rsidRPr="00D35CA5">
        <w:fldChar w:fldCharType="begin"/>
      </w:r>
      <w:r w:rsidR="001F5C7F" w:rsidRPr="00D35CA5">
        <w:instrText xml:space="preserve"> ADDIN EN.CITE &lt;EndNote&gt;&lt;Cite&gt;&lt;Author&gt;Monnier&lt;/Author&gt;&lt;Year&gt;2006&lt;/Year&gt;&lt;RecNum&gt;5679&lt;/RecNum&gt;&lt;DisplayText&gt;(Monnier 2006)&lt;/DisplayText&gt;&lt;record&gt;&lt;rec-number&gt;5679&lt;/rec-number&gt;&lt;foreign-keys&gt;&lt;key app="EN" db-id="2e0tpp90z59szvexrf15t22p2ewafwer550w" timestamp="1551255217"&gt;5679&lt;/key&gt;&lt;/foreign-keys&gt;&lt;ref-type name="Journal Article"&gt;17&lt;/ref-type&gt;&lt;contributors&gt;&lt;authors&gt;&lt;author&gt;Monnier, GillianeF&lt;/author&gt;&lt;/authors&gt;&lt;/contributors&gt;&lt;titles&gt;&lt;title&gt;The Lower/Middle Paleolithic Periodization in Western Europe An Evaluation&lt;/title&gt;&lt;secondary-title&gt;Current Anthropology&lt;/secondary-title&gt;&lt;/titles&gt;&lt;periodical&gt;&lt;full-title&gt;Current Anthropology&lt;/full-title&gt;&lt;/periodical&gt;&lt;pages&gt;709-744&lt;/pages&gt;&lt;volume&gt;47&lt;/volume&gt;&lt;number&gt;5&lt;/number&gt;&lt;dates&gt;&lt;year&gt;2006&lt;/year&gt;&lt;/dates&gt;&lt;publisher&gt;[The University of Chicago Press, Wenner-Gren Foundation for Anthropological Research]&lt;/publisher&gt;&lt;isbn&gt;00113204, 15375382&lt;/isbn&gt;&lt;urls&gt;&lt;related-urls&gt;&lt;url&gt;http://www.jstor.org/stable/10.1086/506280&lt;/url&gt;&lt;/related-urls&gt;&lt;/urls&gt;&lt;custom1&gt;Full publication date: October 2006&lt;/custom1&gt;&lt;electronic-resource-num&gt;10.1086/506280&lt;/electronic-resource-num&gt;&lt;/record&gt;&lt;/Cite&gt;&lt;/EndNote&gt;</w:instrText>
      </w:r>
      <w:r w:rsidR="00CB5E42" w:rsidRPr="00D35CA5">
        <w:fldChar w:fldCharType="separate"/>
      </w:r>
      <w:r w:rsidR="001F5C7F" w:rsidRPr="00D35CA5">
        <w:rPr>
          <w:noProof/>
        </w:rPr>
        <w:t>(Monnier 2006)</w:t>
      </w:r>
      <w:r w:rsidR="00CB5E42" w:rsidRPr="00D35CA5">
        <w:fldChar w:fldCharType="end"/>
      </w:r>
      <w:r w:rsidR="00CB5E42" w:rsidRPr="00D35CA5">
        <w:t>.</w:t>
      </w:r>
    </w:p>
    <w:p w14:paraId="488841ED" w14:textId="77A125EF" w:rsidR="00170AE1" w:rsidRPr="00D35CA5" w:rsidRDefault="00F66AAE" w:rsidP="008A2E2B">
      <w:pPr>
        <w:spacing w:line="360" w:lineRule="auto"/>
      </w:pPr>
      <w:r w:rsidRPr="00D35CA5">
        <w:t xml:space="preserve">In contrast to west Eurasia and Africa, </w:t>
      </w:r>
      <w:r w:rsidR="000C5226" w:rsidRPr="00D35CA5">
        <w:t xml:space="preserve">it </w:t>
      </w:r>
      <w:r w:rsidR="00534948" w:rsidRPr="00D35CA5">
        <w:t xml:space="preserve">has been </w:t>
      </w:r>
      <w:r w:rsidR="000C5226" w:rsidRPr="00D35CA5">
        <w:t xml:space="preserve">argued that there </w:t>
      </w:r>
      <w:r w:rsidR="00534948" w:rsidRPr="00D35CA5">
        <w:t>was</w:t>
      </w:r>
      <w:r w:rsidR="000C5226" w:rsidRPr="00D35CA5">
        <w:t xml:space="preserve"> a lack of distinct </w:t>
      </w:r>
      <w:r w:rsidR="0027716C" w:rsidRPr="00D35CA5">
        <w:t xml:space="preserve">technological change </w:t>
      </w:r>
      <w:r w:rsidR="007E1D2F" w:rsidRPr="00D35CA5">
        <w:t>(i.e.</w:t>
      </w:r>
      <w:r w:rsidR="001127E5" w:rsidRPr="00D35CA5">
        <w:t>,</w:t>
      </w:r>
      <w:r w:rsidR="007E1D2F" w:rsidRPr="00D35CA5">
        <w:t xml:space="preserve"> </w:t>
      </w:r>
      <w:r w:rsidR="00534948" w:rsidRPr="00D35CA5">
        <w:t xml:space="preserve">presence of the </w:t>
      </w:r>
      <w:r w:rsidR="007E1D2F" w:rsidRPr="00D35CA5">
        <w:t>Levallois concept)</w:t>
      </w:r>
      <w:r w:rsidR="000C5226" w:rsidRPr="00D35CA5">
        <w:t xml:space="preserve"> in lithic technolog</w:t>
      </w:r>
      <w:r w:rsidR="00534948" w:rsidRPr="00D35CA5">
        <w:t>ies</w:t>
      </w:r>
      <w:r w:rsidR="000C5226" w:rsidRPr="00D35CA5">
        <w:t xml:space="preserve"> </w:t>
      </w:r>
      <w:r w:rsidR="008B6041" w:rsidRPr="00D35CA5">
        <w:t xml:space="preserve">in east Asia </w:t>
      </w:r>
      <w:r w:rsidR="000C5226" w:rsidRPr="00D35CA5">
        <w:t xml:space="preserve">since the Lower Palaeolithic period </w:t>
      </w:r>
      <w:r w:rsidR="00CB5E42" w:rsidRPr="00D35CA5">
        <w:fldChar w:fldCharType="begin"/>
      </w:r>
      <w:r w:rsidR="001F5C7F" w:rsidRPr="00D35CA5">
        <w:instrText xml:space="preserve"> ADDIN EN.CITE &lt;EndNote&gt;&lt;Cite&gt;&lt;Author&gt;Gao&lt;/Author&gt;&lt;Year&gt;1999&lt;/Year&gt;&lt;RecNum&gt;5677&lt;/RecNum&gt;&lt;DisplayText&gt;(Gao 1999)&lt;/DisplayText&gt;&lt;record&gt;&lt;rec-number&gt;5677&lt;/rec-number&gt;&lt;foreign-keys&gt;&lt;key app="EN" db-id="2e0tpp90z59szvexrf15t22p2ewafwer550w" timestamp="1551254923"&gt;5677&lt;/key&gt;&lt;/foreign-keys&gt;&lt;ref-type name="Journal Article"&gt;17&lt;/ref-type&gt;&lt;contributors&gt;&lt;authors&gt;&lt;author&gt;X Gao &lt;/author&gt;&lt;/authors&gt;&lt;/contributors&gt;&lt;titles&gt;&lt;title&gt;A discussion of the &amp;apos;Chinese Middle Paleolithic&amp;apos;&lt;/title&gt;&lt;secondary-title&gt;Acta Anthropologica Sinica&lt;/secondary-title&gt;&lt;/titles&gt;&lt;periodical&gt;&lt;full-title&gt;Acta Anthropologica Sinica&lt;/full-title&gt;&lt;/periodical&gt;&lt;pages&gt;1-16&lt;/pages&gt;&lt;volume&gt;18&lt;/volume&gt;&lt;number&gt;1&lt;/number&gt;&lt;dates&gt;&lt;year&gt;1999&lt;/year&gt;&lt;/dates&gt;&lt;urls&gt;&lt;/urls&gt;&lt;/record&gt;&lt;/Cite&gt;&lt;/EndNote&gt;</w:instrText>
      </w:r>
      <w:r w:rsidR="00CB5E42" w:rsidRPr="00D35CA5">
        <w:fldChar w:fldCharType="separate"/>
      </w:r>
      <w:r w:rsidR="001F5C7F" w:rsidRPr="00D35CA5">
        <w:rPr>
          <w:noProof/>
        </w:rPr>
        <w:t>(Gao 1999)</w:t>
      </w:r>
      <w:r w:rsidR="00CB5E42" w:rsidRPr="00D35CA5">
        <w:fldChar w:fldCharType="end"/>
      </w:r>
      <w:r w:rsidR="000C5226" w:rsidRPr="00D35CA5">
        <w:t xml:space="preserve"> </w:t>
      </w:r>
      <w:r w:rsidR="00C335A3" w:rsidRPr="00D35CA5">
        <w:t xml:space="preserve">until relatively late in </w:t>
      </w:r>
      <w:r w:rsidR="00806A06" w:rsidRPr="00D35CA5">
        <w:t xml:space="preserve">Upper </w:t>
      </w:r>
      <w:r w:rsidR="00C335A3" w:rsidRPr="00D35CA5">
        <w:t>Pal</w:t>
      </w:r>
      <w:r w:rsidR="00534948" w:rsidRPr="00D35CA5">
        <w:t>a</w:t>
      </w:r>
      <w:r w:rsidR="00C335A3" w:rsidRPr="00D35CA5">
        <w:t xml:space="preserve">eolithic period, approximately 30 to </w:t>
      </w:r>
      <w:r w:rsidR="00F830F0" w:rsidRPr="00D35CA5">
        <w:t xml:space="preserve">40 </w:t>
      </w:r>
      <w:r w:rsidR="00C335A3" w:rsidRPr="00D35CA5">
        <w:t>ka,</w:t>
      </w:r>
      <w:r w:rsidR="000C5226" w:rsidRPr="00D35CA5">
        <w:t xml:space="preserve"> </w:t>
      </w:r>
      <w:r w:rsidR="00534948" w:rsidRPr="00D35CA5">
        <w:t xml:space="preserve">which may be due to </w:t>
      </w:r>
      <w:r w:rsidR="000C5226" w:rsidRPr="00D35CA5">
        <w:t>modern humans migrat</w:t>
      </w:r>
      <w:r w:rsidR="00534948" w:rsidRPr="00D35CA5">
        <w:t>ing</w:t>
      </w:r>
      <w:r w:rsidR="000C5226" w:rsidRPr="00D35CA5">
        <w:t xml:space="preserve"> in</w:t>
      </w:r>
      <w:r w:rsidR="00806A06" w:rsidRPr="00D35CA5">
        <w:t>to these regions</w:t>
      </w:r>
      <w:r w:rsidR="00534948" w:rsidRPr="00D35CA5">
        <w:t xml:space="preserve">, bringing the </w:t>
      </w:r>
      <w:r w:rsidR="000C5226" w:rsidRPr="00D35CA5">
        <w:t>new technologies with them</w:t>
      </w:r>
      <w:r w:rsidR="0027716C" w:rsidRPr="00D35CA5">
        <w:t xml:space="preserve"> </w:t>
      </w:r>
      <w:r w:rsidR="00CA436D" w:rsidRPr="00D35CA5">
        <w:fldChar w:fldCharType="begin"/>
      </w:r>
      <w:r w:rsidR="001F5C7F" w:rsidRPr="00D35CA5">
        <w:instrText xml:space="preserve"> ADDIN EN.CITE &lt;EndNote&gt;&lt;Cite&gt;&lt;Author&gt;Foley&lt;/Author&gt;&lt;Year&gt;2003&lt;/Year&gt;&lt;RecNum&gt;1619&lt;/RecNum&gt;&lt;DisplayText&gt;(Foley and Lahr 2003, Bae, Douka et al. 2017)&lt;/DisplayText&gt;&lt;record&gt;&lt;rec-number&gt;1619&lt;/rec-number&gt;&lt;foreign-keys&gt;&lt;key app="EN" db-id="2e0tpp90z59szvexrf15t22p2ewafwer550w" timestamp="0"&gt;1619&lt;/key&gt;&lt;/foreign-keys&gt;&lt;ref-type name="Journal Article"&gt;17&lt;/ref-type&gt;&lt;contributors&gt;&lt;authors&gt;&lt;author&gt;Foley, Robert &lt;/author&gt;&lt;author&gt;Lahr, Marta Mirazon&lt;/author&gt;&lt;/authors&gt;&lt;/contributors&gt;&lt;titles&gt;&lt;title&gt;On stony ground: Lithic technology, human evolution, and the emergence of culture&lt;/title&gt;&lt;secondary-title&gt;Evolutionary Anthropology: Issues, News, and Reviews&lt;/secondary-title&gt;&lt;/titles&gt;&lt;periodical&gt;&lt;full-title&gt;Evolutionary Anthropology: Issues, News, and Reviews&lt;/full-title&gt;&lt;/periodical&gt;&lt;pages&gt;109-122&lt;/pages&gt;&lt;volume&gt;12&lt;/volume&gt;&lt;number&gt;3&lt;/number&gt;&lt;dates&gt;&lt;year&gt;2003&lt;/year&gt;&lt;/dates&gt;&lt;isbn&gt;1520-6505&lt;/isbn&gt;&lt;urls&gt;&lt;related-urls&gt;&lt;url&gt;http://dx.doi.org/10.1002/evan.10108 &lt;/url&gt;&lt;/related-urls&gt;&lt;/urls&gt;&lt;/record&gt;&lt;/Cite&gt;&lt;Cite&gt;&lt;Author&gt;Bae&lt;/Author&gt;&lt;Year&gt;2017&lt;/Year&gt;&lt;RecNum&gt;5484&lt;/RecNum&gt;&lt;record&gt;&lt;rec-number&gt;5484&lt;/rec-number&gt;&lt;foreign-keys&gt;&lt;key app="EN" db-id="2e0tpp90z59szvexrf15t22p2ewafwer550w" timestamp="1580552141"&gt;5484&lt;/key&gt;&lt;/foreign-keys&gt;&lt;ref-type name="Journal Article"&gt;17&lt;/ref-type&gt;&lt;contributors&gt;&lt;authors&gt;&lt;author&gt;Bae, Christopher J.&lt;/author&gt;&lt;author&gt;Douka, Katerina&lt;/author&gt;&lt;author&gt;Petraglia, Michael D.&lt;/author&gt;&lt;/authors&gt;&lt;/contributors&gt;&lt;titles&gt;&lt;title&gt;On the origin of modern humans: Asian perspectives&lt;/title&gt;&lt;secondary-title&gt;Science&lt;/secondary-title&gt;&lt;/titles&gt;&lt;periodical&gt;&lt;full-title&gt;Science&lt;/full-title&gt;&lt;/periodical&gt;&lt;pages&gt;eaai9067&lt;/pages&gt;&lt;volume&gt;358&lt;/volume&gt;&lt;number&gt;6368&lt;/number&gt;&lt;dates&gt;&lt;year&gt;2017&lt;/year&gt;&lt;/dates&gt;&lt;urls&gt;&lt;related-urls&gt;&lt;url&gt;http://science.sciencemag.org/content/358/6368/eaai9067.abstract&lt;/url&gt;&lt;/related-urls&gt;&lt;/urls&gt;&lt;electronic-resource-num&gt;10.1126/science.aai9067&lt;/electronic-resource-num&gt;&lt;/record&gt;&lt;/Cite&gt;&lt;/EndNote&gt;</w:instrText>
      </w:r>
      <w:r w:rsidR="00CA436D" w:rsidRPr="00D35CA5">
        <w:fldChar w:fldCharType="separate"/>
      </w:r>
      <w:r w:rsidR="001F5C7F" w:rsidRPr="00D35CA5">
        <w:rPr>
          <w:noProof/>
        </w:rPr>
        <w:t>(Foley and Lahr 2003, Bae, Douka et al. 2017)</w:t>
      </w:r>
      <w:r w:rsidR="00CA436D" w:rsidRPr="00D35CA5">
        <w:fldChar w:fldCharType="end"/>
      </w:r>
      <w:r w:rsidR="000C5226" w:rsidRPr="00D35CA5">
        <w:t>.</w:t>
      </w:r>
      <w:r w:rsidR="00C335A3" w:rsidRPr="00D35CA5">
        <w:t xml:space="preserve"> </w:t>
      </w:r>
      <w:r w:rsidR="002F64D5" w:rsidRPr="00D35CA5">
        <w:t xml:space="preserve">The lack of </w:t>
      </w:r>
      <w:r w:rsidR="00534948" w:rsidRPr="00D35CA5">
        <w:t xml:space="preserve">complex </w:t>
      </w:r>
      <w:r w:rsidR="002F64D5" w:rsidRPr="00D35CA5">
        <w:t>stone tool technolog</w:t>
      </w:r>
      <w:r w:rsidR="00534948" w:rsidRPr="00D35CA5">
        <w:t>ies</w:t>
      </w:r>
      <w:r w:rsidR="002F64D5" w:rsidRPr="00D35CA5">
        <w:t xml:space="preserve"> in </w:t>
      </w:r>
      <w:r w:rsidR="00611A09" w:rsidRPr="00D35CA5">
        <w:t>East</w:t>
      </w:r>
      <w:r w:rsidR="002F64D5" w:rsidRPr="00D35CA5">
        <w:t xml:space="preserve"> Asia</w:t>
      </w:r>
      <w:r w:rsidR="00534948" w:rsidRPr="00D35CA5">
        <w:t xml:space="preserve"> before </w:t>
      </w:r>
      <w:r w:rsidR="00534948" w:rsidRPr="00D35CA5">
        <w:lastRenderedPageBreak/>
        <w:t>MIS 3</w:t>
      </w:r>
      <w:r w:rsidR="002F64D5" w:rsidRPr="00D35CA5">
        <w:t xml:space="preserve"> implies</w:t>
      </w:r>
      <w:r w:rsidR="00C335A3" w:rsidRPr="00D35CA5">
        <w:t xml:space="preserve"> that hominin populations in this region </w:t>
      </w:r>
      <w:r w:rsidR="00534948" w:rsidRPr="00D35CA5">
        <w:t>may have been</w:t>
      </w:r>
      <w:r w:rsidR="00C335A3" w:rsidRPr="00D35CA5">
        <w:t xml:space="preserve"> culturally and genetically isolated during the early and middle Pleistocene</w:t>
      </w:r>
      <w:r w:rsidR="0027716C" w:rsidRPr="00D35CA5">
        <w:t xml:space="preserve"> </w:t>
      </w:r>
      <w:r w:rsidR="00CA436D" w:rsidRPr="00D35CA5">
        <w:fldChar w:fldCharType="begin"/>
      </w:r>
      <w:r w:rsidR="001F5C7F" w:rsidRPr="00D35CA5">
        <w:instrText xml:space="preserve"> ADDIN EN.CITE &lt;EndNote&gt;&lt;Cite&gt;&lt;Author&gt;Wang&lt;/Author&gt;&lt;Year&gt;2017&lt;/Year&gt;&lt;RecNum&gt;5875&lt;/RecNum&gt;&lt;DisplayText&gt;(Wang 2017)&lt;/DisplayText&gt;&lt;record&gt;&lt;rec-number&gt;5875&lt;/rec-number&gt;&lt;foreign-keys&gt;&lt;key app="EN" db-id="2e0tpp90z59szvexrf15t22p2ewafwer550w" timestamp="1562316630"&gt;5875&lt;/key&gt;&lt;/foreign-keys&gt;&lt;ref-type name="Journal Article"&gt;17&lt;/ref-type&gt;&lt;contributors&gt;&lt;authors&gt;&lt;author&gt;Wang, Youping&lt;/author&gt;&lt;/authors&gt;&lt;/contributors&gt;&lt;titles&gt;&lt;title&gt;Late Pleistocene Human Migrations in China&lt;/title&gt;&lt;secondary-title&gt;Current Anthropology&lt;/secondary-title&gt;&lt;/titles&gt;&lt;periodical&gt;&lt;full-title&gt;Current Anthropology&lt;/full-title&gt;&lt;/periodical&gt;&lt;pages&gt;S504-S513&lt;/pages&gt;&lt;volume&gt;58&lt;/volume&gt;&lt;number&gt;S17&lt;/number&gt;&lt;dates&gt;&lt;year&gt;2017&lt;/year&gt;&lt;pub-dates&gt;&lt;date&gt;2017/12/01&lt;/date&gt;&lt;/pub-dates&gt;&lt;/dates&gt;&lt;publisher&gt;The University of Chicago Press&lt;/publisher&gt;&lt;isbn&gt;0011-3204&lt;/isbn&gt;&lt;urls&gt;&lt;related-urls&gt;&lt;url&gt;https://doi.org/10.1086/693899&lt;/url&gt;&lt;/related-urls&gt;&lt;/urls&gt;&lt;electronic-resource-num&gt;10.1086/693899&lt;/electronic-resource-num&gt;&lt;access-date&gt;2019/07/05&lt;/access-date&gt;&lt;/record&gt;&lt;/Cite&gt;&lt;/EndNote&gt;</w:instrText>
      </w:r>
      <w:r w:rsidR="00CA436D" w:rsidRPr="00D35CA5">
        <w:fldChar w:fldCharType="separate"/>
      </w:r>
      <w:r w:rsidR="001F5C7F" w:rsidRPr="00D35CA5">
        <w:rPr>
          <w:noProof/>
        </w:rPr>
        <w:t>(Wang 2017)</w:t>
      </w:r>
      <w:r w:rsidR="00CA436D" w:rsidRPr="00D35CA5">
        <w:fldChar w:fldCharType="end"/>
      </w:r>
      <w:r w:rsidR="00C335A3" w:rsidRPr="00D35CA5">
        <w:t xml:space="preserve">. This theory, however, was challenged by </w:t>
      </w:r>
      <w:r w:rsidR="00276B6C" w:rsidRPr="00D35CA5">
        <w:t xml:space="preserve">a recent </w:t>
      </w:r>
      <w:r w:rsidRPr="00D35CA5">
        <w:t xml:space="preserve">discovery of Levallois technology from the </w:t>
      </w:r>
      <w:proofErr w:type="spellStart"/>
      <w:r w:rsidRPr="00D35CA5">
        <w:t>Guanyindong</w:t>
      </w:r>
      <w:proofErr w:type="spellEnd"/>
      <w:r w:rsidRPr="00D35CA5">
        <w:t xml:space="preserve"> site, southwest China, dated to ~170 to 80 ka </w:t>
      </w:r>
      <w:r w:rsidR="00CB5E42" w:rsidRPr="00D35CA5">
        <w:fldChar w:fldCharType="begin"/>
      </w:r>
      <w:r w:rsidR="001F5C7F" w:rsidRPr="00D35CA5">
        <w:instrText xml:space="preserve"> ADDIN EN.CITE &lt;EndNote&gt;&lt;Cite&gt;&lt;Author&gt;Hu&lt;/Author&gt;&lt;Year&gt;2019&lt;/Year&gt;&lt;RecNum&gt;5457&lt;/RecNum&gt;&lt;DisplayText&gt;(Hu, Marwick et al. 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CB5E42" w:rsidRPr="00D35CA5">
        <w:fldChar w:fldCharType="separate"/>
      </w:r>
      <w:r w:rsidR="001F5C7F" w:rsidRPr="00D35CA5">
        <w:rPr>
          <w:noProof/>
        </w:rPr>
        <w:t>(Hu, Marwick et al. 2019)</w:t>
      </w:r>
      <w:r w:rsidR="00CB5E42" w:rsidRPr="00D35CA5">
        <w:fldChar w:fldCharType="end"/>
      </w:r>
      <w:r w:rsidR="00CB5E42" w:rsidRPr="00D35CA5">
        <w:t>.</w:t>
      </w:r>
      <w:r w:rsidR="00675F79" w:rsidRPr="00D35CA5">
        <w:t xml:space="preserve"> The findings from </w:t>
      </w:r>
      <w:proofErr w:type="spellStart"/>
      <w:r w:rsidR="00675F79" w:rsidRPr="00D35CA5">
        <w:t>Guanyi</w:t>
      </w:r>
      <w:ins w:id="128" w:author="Ben Marwick" w:date="2020-09-17T12:01:00Z">
        <w:r w:rsidR="00225820">
          <w:t>n</w:t>
        </w:r>
      </w:ins>
      <w:r w:rsidR="00675F79" w:rsidRPr="00D35CA5">
        <w:t>d</w:t>
      </w:r>
      <w:del w:id="129" w:author="Ben Marwick" w:date="2020-09-17T12:01:00Z">
        <w:r w:rsidR="00675F79" w:rsidRPr="00D35CA5" w:rsidDel="00225820">
          <w:delText>n</w:delText>
        </w:r>
      </w:del>
      <w:r w:rsidR="00675F79" w:rsidRPr="00D35CA5">
        <w:t>ong</w:t>
      </w:r>
      <w:proofErr w:type="spellEnd"/>
      <w:r w:rsidR="00675F79" w:rsidRPr="00D35CA5">
        <w:t xml:space="preserve"> suggest that </w:t>
      </w:r>
      <w:r w:rsidR="00FF7973" w:rsidRPr="00D35CA5">
        <w:t xml:space="preserve">the </w:t>
      </w:r>
      <w:r w:rsidR="00CB78BF" w:rsidRPr="00D35CA5">
        <w:t xml:space="preserve">degree of stasis and isolation in the </w:t>
      </w:r>
      <w:r w:rsidR="00FF7973" w:rsidRPr="00D35CA5">
        <w:t xml:space="preserve">stone </w:t>
      </w:r>
      <w:r w:rsidR="00CB78BF" w:rsidRPr="00D35CA5">
        <w:t xml:space="preserve">artefact technologies </w:t>
      </w:r>
      <w:r w:rsidR="00FF7973" w:rsidRPr="00D35CA5">
        <w:t xml:space="preserve">in East Asia during Middle and Late Pleistocene may </w:t>
      </w:r>
      <w:r w:rsidR="00276B6C" w:rsidRPr="00D35CA5">
        <w:t>have been</w:t>
      </w:r>
      <w:r w:rsidR="00CB78BF" w:rsidRPr="00D35CA5">
        <w:t xml:space="preserve"> overestimated</w:t>
      </w:r>
      <w:r w:rsidR="00675F79" w:rsidRPr="00D35CA5">
        <w:t>.</w:t>
      </w:r>
      <w:del w:id="130" w:author="Ben Marwick" w:date="2020-09-17T13:28:00Z">
        <w:r w:rsidR="00D4326A" w:rsidRPr="00D35CA5" w:rsidDel="007E0431">
          <w:delText xml:space="preserve"> This</w:delText>
        </w:r>
        <w:r w:rsidR="003245E1" w:rsidRPr="00D35CA5" w:rsidDel="007E0431">
          <w:delText xml:space="preserve"> fact</w:delText>
        </w:r>
        <w:r w:rsidR="00D4326A" w:rsidRPr="00D35CA5" w:rsidDel="007E0431">
          <w:delText xml:space="preserve"> is</w:delText>
        </w:r>
        <w:r w:rsidR="003245E1" w:rsidRPr="00D35CA5" w:rsidDel="007E0431">
          <w:delText xml:space="preserve"> </w:delText>
        </w:r>
        <w:r w:rsidR="007E328F" w:rsidRPr="00D35CA5" w:rsidDel="007E0431">
          <w:delText xml:space="preserve">future </w:delText>
        </w:r>
        <w:r w:rsidR="00D4326A" w:rsidRPr="00D35CA5" w:rsidDel="007E0431">
          <w:delText>stressed by</w:delText>
        </w:r>
        <w:r w:rsidR="00C335A3" w:rsidRPr="00D35CA5" w:rsidDel="007E0431">
          <w:delText xml:space="preserve"> </w:delText>
        </w:r>
        <w:r w:rsidR="003245E1" w:rsidRPr="00D35CA5" w:rsidDel="007E0431">
          <w:delText>the study in this paper.</w:delText>
        </w:r>
      </w:del>
      <w:r w:rsidR="003245E1" w:rsidRPr="00D35CA5">
        <w:t xml:space="preserve"> W</w:t>
      </w:r>
      <w:r w:rsidR="003479F8" w:rsidRPr="00D35CA5">
        <w:t>e present</w:t>
      </w:r>
      <w:r w:rsidR="00D16E2F" w:rsidRPr="00D35CA5">
        <w:t xml:space="preserve"> </w:t>
      </w:r>
      <w:r w:rsidR="00CB78BF" w:rsidRPr="00D35CA5">
        <w:t xml:space="preserve">here the results of a </w:t>
      </w:r>
      <w:r w:rsidR="00D35CA5">
        <w:t>systematic</w:t>
      </w:r>
      <w:r w:rsidR="00D16E2F" w:rsidRPr="00D35CA5">
        <w:t xml:space="preserve"> study of the</w:t>
      </w:r>
      <w:r w:rsidR="003479F8" w:rsidRPr="00D35CA5">
        <w:t xml:space="preserve"> lithic assemblage </w:t>
      </w:r>
      <w:r w:rsidR="00D16E2F" w:rsidRPr="00D35CA5">
        <w:t xml:space="preserve">from </w:t>
      </w:r>
      <w:proofErr w:type="spellStart"/>
      <w:r w:rsidR="00D16E2F" w:rsidRPr="00D35CA5">
        <w:t>Guanyindong</w:t>
      </w:r>
      <w:proofErr w:type="spellEnd"/>
      <w:r w:rsidR="00D16E2F" w:rsidRPr="00D35CA5">
        <w:t xml:space="preserve">, which </w:t>
      </w:r>
      <w:ins w:id="131" w:author="Ben Marwick" w:date="2020-09-17T13:28:00Z">
        <w:r w:rsidR="007E0431">
          <w:t xml:space="preserve">further </w:t>
        </w:r>
      </w:ins>
      <w:r w:rsidR="00D16E2F" w:rsidRPr="00D35CA5">
        <w:t>reveals</w:t>
      </w:r>
      <w:r w:rsidR="00D251A0" w:rsidRPr="00D35CA5">
        <w:t xml:space="preserve"> diverse</w:t>
      </w:r>
      <w:r w:rsidR="00D16E2F" w:rsidRPr="00D35CA5">
        <w:t xml:space="preserve"> lithic production</w:t>
      </w:r>
      <w:r w:rsidR="00861F58" w:rsidRPr="00D35CA5">
        <w:t xml:space="preserve"> </w:t>
      </w:r>
      <w:r w:rsidR="00CB78BF" w:rsidRPr="00D35CA5">
        <w:t xml:space="preserve">strategies </w:t>
      </w:r>
      <w:r w:rsidR="00861F58" w:rsidRPr="00D35CA5">
        <w:t>that</w:t>
      </w:r>
      <w:r w:rsidR="00AD7CEC" w:rsidRPr="00D35CA5">
        <w:t xml:space="preserve"> are</w:t>
      </w:r>
      <w:r w:rsidR="00D16E2F" w:rsidRPr="00D35CA5">
        <w:t xml:space="preserve"> </w:t>
      </w:r>
      <w:r w:rsidR="00EA3486" w:rsidRPr="00D35CA5">
        <w:t>comparable</w:t>
      </w:r>
      <w:r w:rsidR="00674BC3" w:rsidRPr="00D35CA5">
        <w:t xml:space="preserve"> and </w:t>
      </w:r>
      <w:r w:rsidR="00D16E2F" w:rsidRPr="00D35CA5">
        <w:t xml:space="preserve">to those found </w:t>
      </w:r>
      <w:r w:rsidR="0006081E" w:rsidRPr="00D35CA5">
        <w:t xml:space="preserve">in </w:t>
      </w:r>
      <w:r w:rsidR="00D16E2F" w:rsidRPr="00D35CA5">
        <w:t>west Eurasia and Africa</w:t>
      </w:r>
      <w:r w:rsidR="0006081E" w:rsidRPr="00D35CA5">
        <w:t xml:space="preserve"> during the same period</w:t>
      </w:r>
      <w:r w:rsidR="00D16E2F" w:rsidRPr="00D35CA5">
        <w:t xml:space="preserve">. </w:t>
      </w:r>
    </w:p>
    <w:p w14:paraId="4BFE8310" w14:textId="4774E6B2" w:rsidR="00F9608C" w:rsidRPr="006B1F84" w:rsidRDefault="007E0431" w:rsidP="00F9608C">
      <w:pPr>
        <w:spacing w:line="360" w:lineRule="auto"/>
      </w:pPr>
      <w:ins w:id="132" w:author="Ben Marwick" w:date="2020-09-17T13:28:00Z">
        <w:r>
          <w:rPr>
            <w:color w:val="333333"/>
          </w:rPr>
          <w:t>D</w:t>
        </w:r>
      </w:ins>
      <w:del w:id="133" w:author="Ben Marwick" w:date="2020-09-17T13:28:00Z">
        <w:r w:rsidR="00D35CA5" w:rsidDel="007E0431">
          <w:rPr>
            <w:color w:val="333333"/>
          </w:rPr>
          <w:delText>The d</w:delText>
        </w:r>
      </w:del>
      <w:r w:rsidR="00AF79C4" w:rsidRPr="00D35CA5">
        <w:rPr>
          <w:color w:val="333333"/>
        </w:rPr>
        <w:t xml:space="preserve">etailed description of the geological context and stratigraphy </w:t>
      </w:r>
      <w:ins w:id="134" w:author="Ben Marwick" w:date="2020-09-17T13:28:00Z">
        <w:r>
          <w:rPr>
            <w:color w:val="333333"/>
          </w:rPr>
          <w:t xml:space="preserve">of </w:t>
        </w:r>
        <w:proofErr w:type="spellStart"/>
        <w:r w:rsidRPr="00D35CA5">
          <w:t>Guanyindong</w:t>
        </w:r>
        <w:proofErr w:type="spellEnd"/>
        <w:r w:rsidRPr="00D35CA5">
          <w:rPr>
            <w:color w:val="333333"/>
          </w:rPr>
          <w:t xml:space="preserve"> </w:t>
        </w:r>
      </w:ins>
      <w:r w:rsidR="00AF79C4" w:rsidRPr="00D35CA5">
        <w:rPr>
          <w:color w:val="333333"/>
        </w:rPr>
        <w:t>has been provided in Li</w:t>
      </w:r>
      <w:r w:rsidR="00D35CA5">
        <w:rPr>
          <w:color w:val="333333"/>
        </w:rPr>
        <w:t xml:space="preserve"> et al.</w:t>
      </w:r>
      <w:r w:rsidR="00AF79C4" w:rsidRPr="00D35CA5">
        <w:rPr>
          <w:color w:val="333333"/>
        </w:rPr>
        <w:t xml:space="preserve"> </w:t>
      </w:r>
      <w:r w:rsidR="00AF79C4" w:rsidRPr="00D35CA5">
        <w:rPr>
          <w:color w:val="333333"/>
        </w:rPr>
        <w:fldChar w:fldCharType="begin"/>
      </w:r>
      <w:r w:rsidR="00D35CA5">
        <w:rPr>
          <w:color w:val="333333"/>
        </w:rPr>
        <w:instrText xml:space="preserve"> ADDIN EN.CITE &lt;EndNote&gt;&lt;Cite ExcludeAuth="1"&gt;&lt;Author&gt;Li&lt;/Author&gt;&lt;Year&gt;1986&lt;/Year&gt;&lt;RecNum&gt;5619&lt;/RecNum&gt;&lt;DisplayText&gt;(1986)&lt;/DisplayText&gt;&lt;record&gt;&lt;rec-number&gt;5619&lt;/rec-number&gt;&lt;foreign-keys&gt;&lt;key app="EN" db-id="2e0tpp90z59szvexrf15t22p2ewafwer550w" timestamp="1527754215"&gt;5619&lt;/key&gt;&lt;/foreign-keys&gt;&lt;ref-type name="Journal Article"&gt;17&lt;/ref-type&gt;&lt;contributors&gt;&lt;authors&gt;&lt;author&gt;Li, Y., Wen, B.&lt;/author&gt;&lt;/authors&gt;&lt;/contributors&gt;&lt;titles&gt;&lt;title&gt;Guanyindong: A Lower Paleolithic Site at Qianxi County, Guizhou Province&lt;/title&gt;&lt;/titles&gt;&lt;pages&gt;&lt;style face="normal" font="default" size="100%"&gt;1&lt;/style&gt;&lt;style face="normal" font="default" charset="134" size="100%"&gt;–181&lt;/style&gt;&lt;/pages&gt;&lt;dates&gt;&lt;year&gt;1986&lt;/year&gt;&lt;/dates&gt;&lt;urls&gt;&lt;/urls&gt;&lt;/record&gt;&lt;/Cite&gt;&lt;/EndNote&gt;</w:instrText>
      </w:r>
      <w:r w:rsidR="00AF79C4" w:rsidRPr="00D35CA5">
        <w:rPr>
          <w:color w:val="333333"/>
        </w:rPr>
        <w:fldChar w:fldCharType="separate"/>
      </w:r>
      <w:r w:rsidR="00D35CA5">
        <w:rPr>
          <w:noProof/>
          <w:color w:val="333333"/>
        </w:rPr>
        <w:t>(1986)</w:t>
      </w:r>
      <w:r w:rsidR="00AF79C4" w:rsidRPr="00D35CA5">
        <w:rPr>
          <w:color w:val="333333"/>
        </w:rPr>
        <w:fldChar w:fldCharType="end"/>
      </w:r>
      <w:r w:rsidR="00AF79C4" w:rsidRPr="00D35CA5">
        <w:rPr>
          <w:color w:val="333333"/>
        </w:rPr>
        <w:t xml:space="preserve"> and Hu et al. </w:t>
      </w:r>
      <w:r w:rsidR="00AF79C4" w:rsidRPr="00D35CA5">
        <w:rPr>
          <w:color w:val="333333"/>
        </w:rPr>
        <w:fldChar w:fldCharType="begin"/>
      </w:r>
      <w:r w:rsidR="00AF79C4" w:rsidRPr="00D35CA5">
        <w:rPr>
          <w:color w:val="333333"/>
        </w:rPr>
        <w:instrText xml:space="preserve"> ADDIN EN.CITE &lt;EndNote&gt;&lt;Cite ExcludeAuth="1"&gt;&lt;Author&gt;Hu&lt;/Author&gt;&lt;Year&gt;2019&lt;/Year&gt;&lt;RecNum&gt;5457&lt;/RecNum&gt;&lt;DisplayText&gt;(2019)&lt;/DisplayText&gt;&lt;record&gt;&lt;rec-number&gt;5457&lt;/rec-number&gt;&lt;foreign-keys&gt;&lt;key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AF79C4" w:rsidRPr="00D35CA5">
        <w:rPr>
          <w:color w:val="333333"/>
        </w:rPr>
        <w:fldChar w:fldCharType="separate"/>
      </w:r>
      <w:r w:rsidR="00AF79C4" w:rsidRPr="00D35CA5">
        <w:rPr>
          <w:color w:val="333333"/>
        </w:rPr>
        <w:t>(2019)</w:t>
      </w:r>
      <w:r w:rsidR="00AF79C4" w:rsidRPr="00D35CA5">
        <w:rPr>
          <w:color w:val="333333"/>
        </w:rPr>
        <w:fldChar w:fldCharType="end"/>
      </w:r>
      <w:r w:rsidR="00AF79C4" w:rsidRPr="00D35CA5">
        <w:rPr>
          <w:color w:val="333333"/>
        </w:rPr>
        <w:t xml:space="preserve">. The artefact-bearing sediments from the west entrance were dated to between ~170 and ~80 ka </w:t>
      </w:r>
      <w:r w:rsidR="00AF79C4" w:rsidRPr="00D35CA5">
        <w:rPr>
          <w:color w:val="333333"/>
        </w:rPr>
        <w:fldChar w:fldCharType="begin"/>
      </w:r>
      <w:r w:rsidR="00AF79C4" w:rsidRPr="00D35CA5">
        <w:rPr>
          <w:color w:val="333333"/>
        </w:rPr>
        <w:instrText xml:space="preserve"> ADDIN EN.CITE &lt;EndNote&gt;&lt;Cite&gt;&lt;Author&gt;Hu&lt;/Author&gt;&lt;Year&gt;2019&lt;/Year&gt;&lt;RecNum&gt;5457&lt;/RecNum&gt;&lt;DisplayText&gt;(Hu, Marwick et al. 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AF79C4" w:rsidRPr="00D35CA5">
        <w:rPr>
          <w:color w:val="333333"/>
        </w:rPr>
        <w:fldChar w:fldCharType="separate"/>
      </w:r>
      <w:r w:rsidR="00AF79C4" w:rsidRPr="00D35CA5">
        <w:rPr>
          <w:color w:val="333333"/>
        </w:rPr>
        <w:t>(Hu, Marwick et al. 2019)</w:t>
      </w:r>
      <w:r w:rsidR="00AF79C4" w:rsidRPr="00D35CA5">
        <w:rPr>
          <w:color w:val="333333"/>
        </w:rPr>
        <w:fldChar w:fldCharType="end"/>
      </w:r>
      <w:r w:rsidR="00AF79C4" w:rsidRPr="00D35CA5">
        <w:rPr>
          <w:color w:val="333333"/>
        </w:rPr>
        <w:t xml:space="preserve">. To study the lithic characteristics of the </w:t>
      </w:r>
      <w:proofErr w:type="spellStart"/>
      <w:r w:rsidR="00AF79C4" w:rsidRPr="00D35CA5">
        <w:rPr>
          <w:color w:val="333333"/>
        </w:rPr>
        <w:t>Guanyindong</w:t>
      </w:r>
      <w:proofErr w:type="spellEnd"/>
      <w:r w:rsidR="00AF79C4" w:rsidRPr="00D35CA5">
        <w:rPr>
          <w:color w:val="333333"/>
        </w:rPr>
        <w:t xml:space="preserve"> assemblage, here we report on our analysis of a total of 2,211 artifacts from the west entrance (</w:t>
      </w:r>
      <w:r w:rsidR="00AB4448" w:rsidRPr="00AB4448">
        <w:rPr>
          <w:b/>
          <w:bCs/>
          <w:color w:val="333333"/>
        </w:rPr>
        <w:t xml:space="preserve">see </w:t>
      </w:r>
      <w:r w:rsidR="00AB4448" w:rsidRPr="00B16879">
        <w:rPr>
          <w:b/>
          <w:lang w:bidi="en-US"/>
        </w:rPr>
        <w:t>Supplementary</w:t>
      </w:r>
      <w:r w:rsidR="00AB4448" w:rsidRPr="00AB4448">
        <w:rPr>
          <w:b/>
          <w:bCs/>
          <w:color w:val="333333"/>
        </w:rPr>
        <w:t xml:space="preserve"> </w:t>
      </w:r>
      <w:r w:rsidR="00AB4448" w:rsidRPr="00AB4448">
        <w:rPr>
          <w:b/>
          <w:bCs/>
          <w:lang w:bidi="en-US"/>
        </w:rPr>
        <w:t xml:space="preserve">Information </w:t>
      </w:r>
      <w:r w:rsidR="00AF79C4" w:rsidRPr="00AB4448">
        <w:rPr>
          <w:b/>
          <w:bCs/>
          <w:color w:val="333333"/>
        </w:rPr>
        <w:t>Tabl</w:t>
      </w:r>
      <w:r w:rsidR="00AF79C4" w:rsidRPr="00DC3848">
        <w:rPr>
          <w:b/>
          <w:bCs/>
          <w:lang w:bidi="en-US"/>
        </w:rPr>
        <w:t xml:space="preserve">e </w:t>
      </w:r>
      <w:r w:rsidR="00DC3848">
        <w:rPr>
          <w:b/>
          <w:bCs/>
          <w:lang w:bidi="en-US"/>
        </w:rPr>
        <w:t>S</w:t>
      </w:r>
      <w:r w:rsidR="00AF79C4" w:rsidRPr="00DC3848">
        <w:rPr>
          <w:b/>
          <w:bCs/>
          <w:lang w:bidi="en-US"/>
        </w:rPr>
        <w:t>1</w:t>
      </w:r>
      <w:r w:rsidR="00AF79C4" w:rsidRPr="00D35CA5">
        <w:rPr>
          <w:color w:val="333333"/>
        </w:rPr>
        <w:t xml:space="preserve">). </w:t>
      </w:r>
      <w:del w:id="135" w:author="Ben Marwick" w:date="2020-09-17T13:49:00Z">
        <w:r w:rsidR="00AF79C4" w:rsidRPr="00D35CA5" w:rsidDel="008D1B9F">
          <w:rPr>
            <w:color w:val="333333"/>
          </w:rPr>
          <w:delText>Basically, the</w:delText>
        </w:r>
      </w:del>
      <w:ins w:id="136" w:author="Ben Marwick" w:date="2020-09-17T13:49:00Z">
        <w:r w:rsidR="008D1B9F">
          <w:rPr>
            <w:color w:val="333333"/>
          </w:rPr>
          <w:t>Our</w:t>
        </w:r>
      </w:ins>
      <w:r w:rsidR="00AF79C4" w:rsidRPr="00D35CA5">
        <w:rPr>
          <w:color w:val="333333"/>
        </w:rPr>
        <w:t xml:space="preserve"> sorting procedure divided the collection into four preliminary categories according to a technological approach</w:t>
      </w:r>
      <w:ins w:id="137" w:author="Ben Marwick" w:date="2020-09-17T13:49:00Z">
        <w:r w:rsidR="008D1B9F">
          <w:rPr>
            <w:color w:val="333333"/>
          </w:rPr>
          <w:t>, described further below.</w:t>
        </w:r>
      </w:ins>
      <w:ins w:id="138" w:author="Ben Marwick" w:date="2020-10-03T19:44:00Z">
        <w:r w:rsidR="004D4E56">
          <w:rPr>
            <w:color w:val="333333"/>
          </w:rPr>
          <w:t xml:space="preserve"> </w:t>
        </w:r>
      </w:ins>
      <w:del w:id="139" w:author="Ben Marwick" w:date="2020-09-17T13:49:00Z">
        <w:r w:rsidR="00AF79C4" w:rsidRPr="00D35CA5" w:rsidDel="008D1B9F">
          <w:rPr>
            <w:color w:val="333333"/>
          </w:rPr>
          <w:delText xml:space="preserve"> (more details in Methods). </w:delText>
        </w:r>
      </w:del>
      <w:r w:rsidR="00AF79C4" w:rsidRPr="00D35CA5">
        <w:rPr>
          <w:color w:val="333333"/>
        </w:rPr>
        <w:t>The categories consist of cores (n=248), flakes and flake fragments (n=195), retouched pieces (n=999), debris and chunks (n=769). Extensive technological analysis of the entire assemblage is described in</w:t>
      </w:r>
      <w:r w:rsidR="00AF79C4" w:rsidRPr="00AB4448">
        <w:rPr>
          <w:b/>
          <w:bCs/>
          <w:color w:val="333333"/>
        </w:rPr>
        <w:t xml:space="preserve"> </w:t>
      </w:r>
      <w:r w:rsidR="00AB4448" w:rsidRPr="00AB4448">
        <w:rPr>
          <w:b/>
          <w:bCs/>
          <w:lang w:bidi="en-US"/>
        </w:rPr>
        <w:t>Supplementary Information (SI)</w:t>
      </w:r>
      <w:r w:rsidR="00AF79C4" w:rsidRPr="00D35CA5">
        <w:rPr>
          <w:color w:val="333333"/>
        </w:rPr>
        <w:t>.</w:t>
      </w:r>
      <w:r w:rsidR="007D54D8">
        <w:rPr>
          <w:color w:val="333333"/>
        </w:rPr>
        <w:t xml:space="preserve"> </w:t>
      </w:r>
      <w:r w:rsidR="00F9608C" w:rsidRPr="006B1F84">
        <w:rPr>
          <w:color w:val="333333"/>
        </w:rPr>
        <w:t>The underlying phases</w:t>
      </w:r>
      <w:ins w:id="140" w:author="Ben Marwick" w:date="2020-09-17T13:49:00Z">
        <w:r w:rsidR="008D1B9F">
          <w:rPr>
            <w:color w:val="333333"/>
          </w:rPr>
          <w:t xml:space="preserve"> were</w:t>
        </w:r>
      </w:ins>
      <w:ins w:id="141" w:author="Ben Marwick" w:date="2020-09-17T13:50:00Z">
        <w:r w:rsidR="008D1B9F">
          <w:rPr>
            <w:color w:val="333333"/>
          </w:rPr>
          <w:t xml:space="preserve"> </w:t>
        </w:r>
      </w:ins>
      <w:del w:id="142" w:author="Ben Marwick" w:date="2020-09-17T13:49:00Z">
        <w:r w:rsidR="007D54D8" w:rsidDel="008D1B9F">
          <w:rPr>
            <w:color w:val="333333"/>
          </w:rPr>
          <w:delText>, particularly presented here,</w:delText>
        </w:r>
        <w:r w:rsidR="007D54D8" w:rsidRPr="006B1F84" w:rsidDel="008D1B9F">
          <w:rPr>
            <w:color w:val="333333"/>
          </w:rPr>
          <w:delText xml:space="preserve"> </w:delText>
        </w:r>
        <w:r w:rsidR="00F9608C" w:rsidRPr="006B1F84" w:rsidDel="008D1B9F">
          <w:rPr>
            <w:color w:val="333333"/>
          </w:rPr>
          <w:delText xml:space="preserve"> </w:delText>
        </w:r>
      </w:del>
      <w:r w:rsidR="00F9608C" w:rsidRPr="006B1F84">
        <w:rPr>
          <w:color w:val="333333"/>
        </w:rPr>
        <w:t>identified from the production processes of cores, flakes and retouched pieces</w:t>
      </w:r>
      <w:ins w:id="143" w:author="Ben Marwick" w:date="2020-09-17T13:50:00Z">
        <w:r w:rsidR="008D1B9F">
          <w:rPr>
            <w:color w:val="333333"/>
          </w:rPr>
          <w:t>, and</w:t>
        </w:r>
      </w:ins>
      <w:r w:rsidR="007D54D8">
        <w:rPr>
          <w:color w:val="333333"/>
        </w:rPr>
        <w:t xml:space="preserve"> </w:t>
      </w:r>
      <w:r w:rsidR="00F9608C" w:rsidRPr="006B1F84">
        <w:rPr>
          <w:color w:val="333333"/>
        </w:rPr>
        <w:t>suggest</w:t>
      </w:r>
      <w:del w:id="144" w:author="Ben Marwick" w:date="2020-09-17T13:50:00Z">
        <w:r w:rsidR="00F9608C" w:rsidRPr="006B1F84" w:rsidDel="008D1B9F">
          <w:rPr>
            <w:color w:val="333333"/>
          </w:rPr>
          <w:delText>s</w:delText>
        </w:r>
      </w:del>
      <w:r w:rsidR="00F9608C" w:rsidRPr="006B1F84">
        <w:rPr>
          <w:color w:val="333333"/>
        </w:rPr>
        <w:t xml:space="preserve"> a complicated reduction system,</w:t>
      </w:r>
      <w:r w:rsidR="00F9608C">
        <w:rPr>
          <w:color w:val="333333"/>
        </w:rPr>
        <w:t xml:space="preserve"> including Levallois strategies, </w:t>
      </w:r>
      <w:r w:rsidR="00F9608C" w:rsidRPr="009A7951">
        <w:rPr>
          <w:color w:val="333333"/>
        </w:rPr>
        <w:t>multipl</w:t>
      </w:r>
      <w:r w:rsidR="00F9608C">
        <w:rPr>
          <w:color w:val="333333"/>
        </w:rPr>
        <w:t>e</w:t>
      </w:r>
      <w:r w:rsidR="00F9608C" w:rsidRPr="009A7951">
        <w:rPr>
          <w:color w:val="333333"/>
        </w:rPr>
        <w:t xml:space="preserve"> blank production systems such </w:t>
      </w:r>
      <w:r w:rsidR="00F9608C">
        <w:rPr>
          <w:color w:val="333333"/>
        </w:rPr>
        <w:t>as</w:t>
      </w:r>
      <w:r w:rsidR="00F9608C" w:rsidRPr="009A7951">
        <w:rPr>
          <w:color w:val="333333"/>
        </w:rPr>
        <w:t xml:space="preserve"> discoid</w:t>
      </w:r>
      <w:r w:rsidR="00F9608C">
        <w:rPr>
          <w:color w:val="333333"/>
        </w:rPr>
        <w:t xml:space="preserve">, </w:t>
      </w:r>
      <w:proofErr w:type="spellStart"/>
      <w:r w:rsidR="00F9608C" w:rsidRPr="009A7951">
        <w:rPr>
          <w:color w:val="333333"/>
        </w:rPr>
        <w:t>Quina</w:t>
      </w:r>
      <w:proofErr w:type="spellEnd"/>
      <w:r w:rsidR="00F9608C">
        <w:rPr>
          <w:color w:val="333333"/>
        </w:rPr>
        <w:t>, core-on-flake and volumetric core</w:t>
      </w:r>
      <w:ins w:id="145" w:author="Ben Marwick" w:date="2020-09-17T13:50:00Z">
        <w:r w:rsidR="008D1B9F">
          <w:rPr>
            <w:color w:val="333333"/>
          </w:rPr>
          <w:t>s.</w:t>
        </w:r>
      </w:ins>
      <w:r w:rsidR="00F9608C">
        <w:rPr>
          <w:color w:val="333333"/>
        </w:rPr>
        <w:t xml:space="preserve"> </w:t>
      </w:r>
      <w:del w:id="146" w:author="Ben Marwick" w:date="2020-09-17T13:50:00Z">
        <w:r w:rsidR="00F9608C" w:rsidDel="008D1B9F">
          <w:rPr>
            <w:color w:val="333333"/>
          </w:rPr>
          <w:delText>which</w:delText>
        </w:r>
        <w:r w:rsidR="00F9608C" w:rsidRPr="009A7951" w:rsidDel="008D1B9F">
          <w:rPr>
            <w:color w:val="333333"/>
          </w:rPr>
          <w:delText xml:space="preserve"> </w:delText>
        </w:r>
        <w:r w:rsidR="00F9608C" w:rsidDel="008D1B9F">
          <w:rPr>
            <w:color w:val="333333"/>
          </w:rPr>
          <w:delText xml:space="preserve">are identified from the first time or a much earlier period than previously described. </w:delText>
        </w:r>
      </w:del>
    </w:p>
    <w:p w14:paraId="4E358050" w14:textId="6145164B" w:rsidR="00397B2A" w:rsidRPr="00F9608C" w:rsidRDefault="00397B2A" w:rsidP="000C5226">
      <w:pPr>
        <w:spacing w:line="360" w:lineRule="auto"/>
      </w:pPr>
    </w:p>
    <w:p w14:paraId="7EC7C8C3" w14:textId="0B306BD7" w:rsidR="00397B2A" w:rsidRPr="00D35CA5" w:rsidRDefault="00397B2A" w:rsidP="00AF7AB5">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Results</w:t>
      </w:r>
    </w:p>
    <w:p w14:paraId="18C93B15" w14:textId="51DBDC54" w:rsidR="00491AF7" w:rsidRPr="00D35CA5" w:rsidRDefault="00491AF7" w:rsidP="00AF7AB5">
      <w:pPr>
        <w:pStyle w:val="Heading2"/>
        <w:numPr>
          <w:ilvl w:val="0"/>
          <w:numId w:val="7"/>
        </w:numPr>
        <w:rPr>
          <w:sz w:val="24"/>
          <w:szCs w:val="24"/>
        </w:rPr>
      </w:pPr>
      <w:r w:rsidRPr="00D35CA5">
        <w:rPr>
          <w:sz w:val="24"/>
          <w:szCs w:val="24"/>
        </w:rPr>
        <w:t xml:space="preserve">Levallois production </w:t>
      </w:r>
    </w:p>
    <w:p w14:paraId="724B51CA" w14:textId="798281C2" w:rsidR="0043669A" w:rsidRDefault="00EB7945" w:rsidP="00BC0619">
      <w:pPr>
        <w:spacing w:line="360" w:lineRule="auto"/>
      </w:pPr>
      <w:r w:rsidRPr="00D35CA5">
        <w:t xml:space="preserve">A detailed system of Levallois lithic technology was discussed previously </w:t>
      </w:r>
      <w:r w:rsidR="00ED106B" w:rsidRPr="00D35CA5">
        <w:fldChar w:fldCharType="begin"/>
      </w:r>
      <w:r w:rsidR="00ED106B" w:rsidRPr="00D35CA5">
        <w:instrText xml:space="preserve"> ADDIN EN.CITE &lt;EndNote&gt;&lt;Cite&gt;&lt;Author&gt;Hu&lt;/Author&gt;&lt;Year&gt;2019&lt;/Year&gt;&lt;RecNum&gt;5457&lt;/RecNum&gt;&lt;DisplayText&gt;(Hu, Marwick et al. 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ED106B" w:rsidRPr="00D35CA5">
        <w:fldChar w:fldCharType="separate"/>
      </w:r>
      <w:r w:rsidR="00ED106B" w:rsidRPr="00D35CA5">
        <w:rPr>
          <w:noProof/>
        </w:rPr>
        <w:t>(Hu, Marwick et al. 2019)</w:t>
      </w:r>
      <w:r w:rsidR="00ED106B" w:rsidRPr="00D35CA5">
        <w:fldChar w:fldCharType="end"/>
      </w:r>
      <w:r w:rsidRPr="00D35CA5">
        <w:t xml:space="preserve">. In this paper, we </w:t>
      </w:r>
      <w:del w:id="147" w:author="Ben Marwick" w:date="2020-10-03T19:45:00Z">
        <w:r w:rsidRPr="00D35CA5" w:rsidDel="004D4E56">
          <w:delText xml:space="preserve">would like to </w:delText>
        </w:r>
      </w:del>
      <w:r w:rsidR="00DF1257" w:rsidRPr="00D35CA5">
        <w:t>explore</w:t>
      </w:r>
      <w:r w:rsidRPr="00D35CA5">
        <w:t xml:space="preserve"> the ‘</w:t>
      </w:r>
      <w:r w:rsidR="00DF1257" w:rsidRPr="00D35CA5">
        <w:t>standardization</w:t>
      </w:r>
      <w:r w:rsidRPr="00D35CA5">
        <w:t>’</w:t>
      </w:r>
      <w:r w:rsidR="00DF1257" w:rsidRPr="00D35CA5">
        <w:t xml:space="preserve"> of Levallois flake in the assemblage by comparing main attributes between Levallois flakes and non-Levallois flakes. </w:t>
      </w:r>
      <w:r w:rsidR="00491AF7" w:rsidRPr="00D35CA5">
        <w:t xml:space="preserve">It </w:t>
      </w:r>
      <w:r w:rsidR="00497E39" w:rsidRPr="00D35CA5">
        <w:t>has been</w:t>
      </w:r>
      <w:r w:rsidR="00491AF7" w:rsidRPr="00D35CA5">
        <w:t xml:space="preserve"> suggested that Levallois debitage system</w:t>
      </w:r>
      <w:ins w:id="148" w:author="Ben Marwick" w:date="2020-10-03T19:45:00Z">
        <w:r w:rsidR="004D4E56">
          <w:t>s</w:t>
        </w:r>
      </w:ins>
      <w:r w:rsidR="00491AF7" w:rsidRPr="00D35CA5">
        <w:t xml:space="preserve"> </w:t>
      </w:r>
      <w:del w:id="149" w:author="Ben Marwick" w:date="2020-10-03T19:45:00Z">
        <w:r w:rsidR="00491AF7" w:rsidRPr="00D35CA5" w:rsidDel="004D4E56">
          <w:delText xml:space="preserve">is </w:delText>
        </w:r>
      </w:del>
      <w:ins w:id="150" w:author="Ben Marwick" w:date="2020-10-03T19:45:00Z">
        <w:r w:rsidR="004D4E56">
          <w:t>are</w:t>
        </w:r>
        <w:r w:rsidR="004D4E56" w:rsidRPr="00D35CA5">
          <w:t xml:space="preserve"> </w:t>
        </w:r>
      </w:ins>
      <w:r w:rsidR="00491AF7" w:rsidRPr="00D35CA5">
        <w:t xml:space="preserve">optimal in terms of raw material </w:t>
      </w:r>
      <w:del w:id="151" w:author="Ben Marwick" w:date="2020-10-03T19:45:00Z">
        <w:r w:rsidR="00491AF7" w:rsidRPr="00D35CA5" w:rsidDel="004D4E56">
          <w:delText xml:space="preserve">economy </w:delText>
        </w:r>
      </w:del>
      <w:ins w:id="152" w:author="Ben Marwick" w:date="2020-10-03T19:45:00Z">
        <w:r w:rsidR="004D4E56" w:rsidRPr="00D35CA5">
          <w:t>econom</w:t>
        </w:r>
        <w:r w:rsidR="004D4E56">
          <w:t>ics</w:t>
        </w:r>
        <w:r w:rsidR="004D4E56" w:rsidRPr="00D35CA5">
          <w:t xml:space="preserve"> </w:t>
        </w:r>
      </w:ins>
      <w:r w:rsidR="00491AF7" w:rsidRPr="00D35CA5">
        <w:t xml:space="preserve">and flake utility </w:t>
      </w:r>
      <w:r w:rsidR="00E45268" w:rsidRPr="00D35CA5">
        <w:t>since</w:t>
      </w:r>
      <w:r w:rsidR="00491AF7" w:rsidRPr="00D35CA5">
        <w:t xml:space="preserve"> </w:t>
      </w:r>
      <w:ins w:id="153" w:author="Ben Marwick" w:date="2020-10-03T19:45:00Z">
        <w:r w:rsidR="004D4E56">
          <w:t>they</w:t>
        </w:r>
      </w:ins>
      <w:del w:id="154" w:author="Ben Marwick" w:date="2020-10-03T19:45:00Z">
        <w:r w:rsidR="00491AF7" w:rsidRPr="00D35CA5" w:rsidDel="004D4E56">
          <w:delText>it</w:delText>
        </w:r>
      </w:del>
      <w:r w:rsidR="00E45268" w:rsidRPr="00D35CA5">
        <w:t xml:space="preserve"> increase the </w:t>
      </w:r>
      <w:r w:rsidR="002211FE" w:rsidRPr="00D35CA5">
        <w:t xml:space="preserve">raw material’s </w:t>
      </w:r>
      <w:r w:rsidR="00E45268" w:rsidRPr="00D35CA5">
        <w:t xml:space="preserve">efficiency </w:t>
      </w:r>
      <w:r w:rsidR="002211FE" w:rsidRPr="00D35CA5">
        <w:t>and</w:t>
      </w:r>
      <w:r w:rsidR="00E45268" w:rsidRPr="00D35CA5">
        <w:t xml:space="preserve"> the </w:t>
      </w:r>
      <w:del w:id="155" w:author="Ben Marwick" w:date="2020-10-03T19:45:00Z">
        <w:r w:rsidR="00E45268" w:rsidRPr="00D35CA5" w:rsidDel="004D4E56">
          <w:delText>longest</w:delText>
        </w:r>
        <w:r w:rsidR="00491AF7" w:rsidRPr="00D35CA5" w:rsidDel="004D4E56">
          <w:delText xml:space="preserve"> </w:delText>
        </w:r>
      </w:del>
      <w:ins w:id="156" w:author="Ben Marwick" w:date="2020-10-03T19:45:00Z">
        <w:r w:rsidR="004D4E56">
          <w:t>length of</w:t>
        </w:r>
        <w:r w:rsidR="004D4E56" w:rsidRPr="00D35CA5">
          <w:t xml:space="preserve"> </w:t>
        </w:r>
      </w:ins>
      <w:r w:rsidR="00491AF7" w:rsidRPr="00D35CA5">
        <w:t xml:space="preserve">‘cutting edge’ </w:t>
      </w:r>
      <w:ins w:id="157" w:author="Ben Marwick" w:date="2020-10-03T19:45:00Z">
        <w:r w:rsidR="004D4E56">
          <w:t xml:space="preserve">that </w:t>
        </w:r>
        <w:r w:rsidR="004D4E56" w:rsidRPr="00D35CA5">
          <w:t xml:space="preserve">can be created </w:t>
        </w:r>
      </w:ins>
      <w:r w:rsidR="00491AF7" w:rsidRPr="00D35CA5">
        <w:t>from a given blank</w:t>
      </w:r>
      <w:r w:rsidR="002211FE" w:rsidRPr="00D35CA5">
        <w:t xml:space="preserve"> </w:t>
      </w:r>
      <w:del w:id="158" w:author="Ben Marwick" w:date="2020-10-03T19:45:00Z">
        <w:r w:rsidR="002211FE" w:rsidRPr="00D35CA5" w:rsidDel="004D4E56">
          <w:delText>can be created</w:delText>
        </w:r>
        <w:r w:rsidR="00491AF7" w:rsidRPr="00D35CA5" w:rsidDel="004D4E56">
          <w:delText xml:space="preserve"> </w:delText>
        </w:r>
      </w:del>
      <w:r w:rsidR="000F7345" w:rsidRPr="00D35CA5">
        <w:fldChar w:fldCharType="begin">
          <w:fldData xml:space="preserve">PEVuZE5vdGU+PENpdGU+PEF1dGhvcj5MeWNldHQ8L0F1dGhvcj48WWVhcj4yMDEzPC9ZZWFyPjxS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</w:fldData>
        </w:fldChar>
      </w:r>
      <w:r w:rsidR="001F5C7F" w:rsidRPr="00D35CA5">
        <w:instrText xml:space="preserve"> ADDIN EN.CITE </w:instrText>
      </w:r>
      <w:r w:rsidR="001F5C7F" w:rsidRPr="00D35CA5">
        <w:fldChar w:fldCharType="begin">
          <w:fldData xml:space="preserve">PEVuZE5vdGU+PENpdGU+PEF1dGhvcj5MeWNldHQ8L0F1dGhvcj48WWVhcj4yMDEzPC9ZZWFyPjxS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</w:fldData>
        </w:fldChar>
      </w:r>
      <w:r w:rsidR="001F5C7F" w:rsidRPr="00D35CA5">
        <w:instrText xml:space="preserve"> ADDIN EN.CITE.DATA </w:instrText>
      </w:r>
      <w:r w:rsidR="001F5C7F" w:rsidRPr="00D35CA5">
        <w:fldChar w:fldCharType="end"/>
      </w:r>
      <w:r w:rsidR="000F7345" w:rsidRPr="00D35CA5">
        <w:fldChar w:fldCharType="separate"/>
      </w:r>
      <w:r w:rsidR="001F5C7F" w:rsidRPr="00D35CA5">
        <w:rPr>
          <w:noProof/>
        </w:rPr>
        <w:t>(Brantingham and Kuhn 2001, Lycett and Eren 2013)</w:t>
      </w:r>
      <w:r w:rsidR="000F7345" w:rsidRPr="00D35CA5">
        <w:fldChar w:fldCharType="end"/>
      </w:r>
      <w:r w:rsidR="00491AF7" w:rsidRPr="00D35CA5">
        <w:t xml:space="preserve">. </w:t>
      </w:r>
      <w:r w:rsidR="00CE24F9" w:rsidRPr="00D35CA5">
        <w:t>In other words,</w:t>
      </w:r>
      <w:r w:rsidR="00491AF7" w:rsidRPr="00D35CA5">
        <w:t xml:space="preserve"> </w:t>
      </w:r>
      <w:r w:rsidR="00AB453C" w:rsidRPr="00D35CA5">
        <w:t>L</w:t>
      </w:r>
      <w:r w:rsidR="00491AF7" w:rsidRPr="00D35CA5">
        <w:t>evallois flakes exhibit a greater standardization in their a</w:t>
      </w:r>
      <w:r w:rsidR="00537BB4" w:rsidRPr="00D35CA5">
        <w:t xml:space="preserve">ttributes compared </w:t>
      </w:r>
      <w:r w:rsidR="00537BB4" w:rsidRPr="00D35CA5">
        <w:lastRenderedPageBreak/>
        <w:t>with the ‘non-</w:t>
      </w:r>
      <w:r w:rsidR="00491AF7" w:rsidRPr="00D35CA5">
        <w:t>preferred’ flakes. In order to test this, we compared the coefficient of variation (CV)</w:t>
      </w:r>
      <w:r w:rsidR="00364985" w:rsidRPr="00D35CA5">
        <w:t xml:space="preserve"> of</w:t>
      </w:r>
      <w:r w:rsidR="0005099E" w:rsidRPr="00D35CA5">
        <w:t xml:space="preserve"> </w:t>
      </w:r>
      <w:r w:rsidR="00491AF7" w:rsidRPr="00D35CA5">
        <w:t>Levallois and complete flakes (including retouched complete flakes) on the base of several essential attributes (</w:t>
      </w:r>
      <w:r w:rsidR="00AB4448" w:rsidRPr="00AB4448">
        <w:rPr>
          <w:b/>
          <w:bCs/>
        </w:rPr>
        <w:fldChar w:fldCharType="begin"/>
      </w:r>
      <w:r w:rsidR="00AB4448" w:rsidRPr="00AB4448">
        <w:rPr>
          <w:b/>
          <w:bCs/>
        </w:rPr>
        <w:instrText xml:space="preserve"> REF _Ref39257187 \h  \* MERGEFORMAT </w:instrText>
      </w:r>
      <w:r w:rsidR="00AB4448" w:rsidRPr="00AB4448">
        <w:rPr>
          <w:b/>
          <w:bCs/>
        </w:rPr>
      </w:r>
      <w:r w:rsidR="00AB4448" w:rsidRPr="00AB4448">
        <w:rPr>
          <w:b/>
          <w:bCs/>
        </w:rPr>
        <w:fldChar w:fldCharType="separate"/>
      </w:r>
      <w:r w:rsidR="0081667D" w:rsidRPr="0081667D">
        <w:rPr>
          <w:b/>
          <w:bCs/>
        </w:rPr>
        <w:t>Table 1</w:t>
      </w:r>
      <w:r w:rsidR="00AB4448" w:rsidRPr="00AB4448">
        <w:rPr>
          <w:b/>
          <w:bCs/>
        </w:rPr>
        <w:fldChar w:fldCharType="end"/>
      </w:r>
      <w:r w:rsidR="00491AF7" w:rsidRPr="00D35CA5">
        <w:t>).</w:t>
      </w:r>
      <w:r w:rsidR="00A51F0F" w:rsidRPr="00D35CA5">
        <w:t xml:space="preserve"> </w:t>
      </w:r>
      <w:r w:rsidR="00AC7ED8" w:rsidRPr="00D35CA5">
        <w:t xml:space="preserve">We found that the </w:t>
      </w:r>
      <w:r w:rsidR="004E70EC" w:rsidRPr="00D35CA5">
        <w:t>CV values of L</w:t>
      </w:r>
      <w:r w:rsidR="00491AF7" w:rsidRPr="00D35CA5">
        <w:t xml:space="preserve">evallois flakes are </w:t>
      </w:r>
      <w:r w:rsidR="00AC7ED8" w:rsidRPr="00D35CA5">
        <w:t xml:space="preserve">substantially </w:t>
      </w:r>
      <w:r w:rsidR="00491AF7" w:rsidRPr="00D35CA5">
        <w:t xml:space="preserve">smaller than those of complete flakes (Mann-Whitney </w:t>
      </w:r>
      <w:del w:id="159" w:author="Ben Marwick" w:date="2020-10-04T01:35:00Z">
        <w:r w:rsidR="00491AF7" w:rsidRPr="00D35CA5" w:rsidDel="00231B32">
          <w:delText xml:space="preserve">U </w:delText>
        </w:r>
      </w:del>
      <w:ins w:id="160" w:author="Ben Marwick" w:date="2020-10-04T01:35:00Z">
        <w:r w:rsidR="00231B32">
          <w:t>W</w:t>
        </w:r>
        <w:r w:rsidR="00231B32" w:rsidRPr="00D35CA5">
          <w:t xml:space="preserve"> </w:t>
        </w:r>
      </w:ins>
      <w:r w:rsidR="00491AF7" w:rsidRPr="00D35CA5">
        <w:t xml:space="preserve">= </w:t>
      </w:r>
      <w:del w:id="161" w:author="Ben Marwick" w:date="2020-10-04T01:35:00Z">
        <w:r w:rsidR="00491AF7" w:rsidRPr="00D35CA5" w:rsidDel="00231B32">
          <w:delText>13</w:delText>
        </w:r>
      </w:del>
      <w:ins w:id="162" w:author="Ben Marwick" w:date="2020-10-04T01:35:00Z">
        <w:r w:rsidR="00231B32">
          <w:t>61</w:t>
        </w:r>
      </w:ins>
      <w:r w:rsidR="00491AF7" w:rsidRPr="00D35CA5">
        <w:t xml:space="preserve">; </w:t>
      </w:r>
      <w:del w:id="163" w:author="Ben Marwick" w:date="2020-10-04T01:35:00Z">
        <w:r w:rsidR="00491AF7" w:rsidRPr="00D35CA5" w:rsidDel="00231B32">
          <w:delText xml:space="preserve">exact </w:delText>
        </w:r>
      </w:del>
      <w:r w:rsidR="00491AF7" w:rsidRPr="00D35CA5">
        <w:t>p</w:t>
      </w:r>
      <w:ins w:id="164" w:author="Ben Marwick" w:date="2020-10-04T01:35:00Z">
        <w:r w:rsidR="00231B32">
          <w:t xml:space="preserve"> </w:t>
        </w:r>
      </w:ins>
      <w:del w:id="165" w:author="Ben Marwick" w:date="2020-10-04T01:35:00Z">
        <w:r w:rsidR="00491AF7" w:rsidRPr="00D35CA5" w:rsidDel="00231B32">
          <w:delText>-value</w:delText>
        </w:r>
      </w:del>
      <w:r w:rsidR="00491AF7" w:rsidRPr="00D35CA5">
        <w:t xml:space="preserve"> = 0.</w:t>
      </w:r>
      <w:del w:id="166" w:author="Ben Marwick" w:date="2020-10-04T01:35:00Z">
        <w:r w:rsidR="00491AF7" w:rsidRPr="00D35CA5" w:rsidDel="00231B32">
          <w:delText>004</w:delText>
        </w:r>
      </w:del>
      <w:ins w:id="167" w:author="Ben Marwick" w:date="2020-10-04T01:35:00Z">
        <w:r w:rsidR="00231B32" w:rsidRPr="00D35CA5">
          <w:t>0</w:t>
        </w:r>
        <w:r w:rsidR="00231B32">
          <w:t>3</w:t>
        </w:r>
        <w:r w:rsidR="00C60574">
          <w:t>3</w:t>
        </w:r>
      </w:ins>
      <w:r w:rsidR="00491AF7" w:rsidRPr="00D35CA5">
        <w:t xml:space="preserve">), supporting the prediction that Levallois flakes are more standardised than </w:t>
      </w:r>
      <w:r w:rsidR="006E4449" w:rsidRPr="00D35CA5">
        <w:t xml:space="preserve">other </w:t>
      </w:r>
      <w:r w:rsidR="00491AF7" w:rsidRPr="00D35CA5">
        <w:t xml:space="preserve">complete flakes </w:t>
      </w:r>
      <w:r w:rsidR="002211FE" w:rsidRPr="00D35CA5">
        <w:fldChar w:fldCharType="begin"/>
      </w:r>
      <w:r w:rsidR="001F5C7F" w:rsidRPr="00D35CA5">
        <w:instrText xml:space="preserve"> ADDIN EN.CITE &lt;EndNote&gt;&lt;Cite&gt;&lt;Author&gt;Lycett&lt;/Author&gt;&lt;Year&gt;2013&lt;/Year&gt;&lt;RecNum&gt;5621&lt;/RecNum&gt;&lt;DisplayText&gt;(Lycett and Eren 2013)&lt;/DisplayText&gt;&lt;record&gt;&lt;rec-number&gt;5621&lt;/rec-number&gt;&lt;foreign-keys&gt;&lt;key app="EN" db-id="2e0tpp90z59szvexrf15t22p2ewafwer550w" timestamp="1527754215"&gt;5621&lt;/key&gt;&lt;/foreign-keys&gt;&lt;ref-type name="Journal Article"&gt;17&lt;/ref-type&gt;&lt;contributors&gt;&lt;authors&gt;&lt;author&gt;Lycett, S. J.&lt;/author&gt;&lt;author&gt;Eren, M. I.&lt;/author&gt;&lt;/authors&gt;&lt;/contributors&gt;&lt;titles&gt;&lt;title&gt;Levallois economics: an examination of &amp;apos;waste&amp;apos; production in experimentally produced Levallois reduction sequences&lt;/title&gt;&lt;secondary-title&gt;Journal of Archaeological Science&lt;/secondary-title&gt;&lt;/titles&gt;&lt;periodical&gt;&lt;full-title&gt;Journal of Archaeological Science&lt;/full-title&gt;&lt;/periodical&gt;&lt;pages&gt;2384-2392&lt;/pages&gt;&lt;volume&gt;40&lt;/volume&gt;&lt;number&gt;5&lt;/number&gt;&lt;dates&gt;&lt;year&gt;2013&lt;/year&gt;&lt;/dates&gt;&lt;urls&gt;&lt;/urls&gt;&lt;electronic-resource-num&gt;10.1016/j.jas.2013.01.016&lt;/electronic-resource-num&gt;&lt;/record&gt;&lt;/Cite&gt;&lt;/EndNote&gt;</w:instrText>
      </w:r>
      <w:r w:rsidR="002211FE" w:rsidRPr="00D35CA5">
        <w:fldChar w:fldCharType="separate"/>
      </w:r>
      <w:r w:rsidR="001F5C7F" w:rsidRPr="00D35CA5">
        <w:rPr>
          <w:noProof/>
        </w:rPr>
        <w:t>(Lycett and Eren 2013)</w:t>
      </w:r>
      <w:r w:rsidR="002211FE" w:rsidRPr="00D35CA5">
        <w:fldChar w:fldCharType="end"/>
      </w:r>
      <w:r w:rsidR="002211FE" w:rsidRPr="00D35CA5">
        <w:t xml:space="preserve">. </w:t>
      </w:r>
      <w:r w:rsidR="00491AF7" w:rsidRPr="00AB4448">
        <w:rPr>
          <w:b/>
          <w:bCs/>
        </w:rPr>
        <w:t xml:space="preserve"> </w:t>
      </w:r>
      <w:r w:rsidR="00C01BD8" w:rsidRPr="00AB4448">
        <w:rPr>
          <w:b/>
          <w:bCs/>
        </w:rPr>
        <w:fldChar w:fldCharType="begin"/>
      </w:r>
      <w:r w:rsidR="00C01BD8" w:rsidRPr="00AB4448">
        <w:rPr>
          <w:b/>
          <w:bCs/>
        </w:rPr>
        <w:instrText xml:space="preserve"> REF _Ref39022200 \h  \* MERGEFORMAT </w:instrText>
      </w:r>
      <w:r w:rsidR="00C01BD8" w:rsidRPr="00AB4448">
        <w:rPr>
          <w:b/>
          <w:bCs/>
        </w:rPr>
      </w:r>
      <w:r w:rsidR="00C01BD8" w:rsidRPr="00AB4448">
        <w:rPr>
          <w:b/>
          <w:bCs/>
        </w:rPr>
        <w:fldChar w:fldCharType="separate"/>
      </w:r>
      <w:r w:rsidR="0081667D" w:rsidRPr="0081667D">
        <w:rPr>
          <w:b/>
          <w:bCs/>
        </w:rPr>
        <w:t xml:space="preserve">Figure </w:t>
      </w:r>
      <w:r w:rsidR="0081667D">
        <w:rPr>
          <w:b/>
          <w:bCs/>
        </w:rPr>
        <w:t>1</w:t>
      </w:r>
      <w:r w:rsidR="00C01BD8" w:rsidRPr="00AB4448">
        <w:rPr>
          <w:b/>
          <w:bCs/>
        </w:rPr>
        <w:fldChar w:fldCharType="end"/>
      </w:r>
      <w:r w:rsidR="000E4BE6">
        <w:rPr>
          <w:b/>
          <w:bCs/>
        </w:rPr>
        <w:t>A-C</w:t>
      </w:r>
      <w:r w:rsidR="00815138" w:rsidRPr="00D35CA5">
        <w:t xml:space="preserve"> shows the dimension comparison between Levallois and non- </w:t>
      </w:r>
      <w:r w:rsidR="002211FE" w:rsidRPr="00D35CA5">
        <w:t>L</w:t>
      </w:r>
      <w:r w:rsidR="00815138" w:rsidRPr="00D35CA5">
        <w:t xml:space="preserve">evallois flakes. Mass and </w:t>
      </w:r>
      <w:r w:rsidR="00AC7ED8" w:rsidRPr="00D35CA5">
        <w:t xml:space="preserve">metric </w:t>
      </w:r>
      <w:r w:rsidR="00815138" w:rsidRPr="00D35CA5">
        <w:t>dimension</w:t>
      </w:r>
      <w:r w:rsidR="00AC7ED8" w:rsidRPr="00D35CA5">
        <w:t>s</w:t>
      </w:r>
      <w:r w:rsidR="00815138" w:rsidRPr="00D35CA5">
        <w:t xml:space="preserve"> are similar between </w:t>
      </w:r>
      <w:r w:rsidR="002211FE" w:rsidRPr="00D35CA5">
        <w:t>L</w:t>
      </w:r>
      <w:r w:rsidR="00815138" w:rsidRPr="00D35CA5">
        <w:t>eva</w:t>
      </w:r>
      <w:r w:rsidR="002211FE" w:rsidRPr="00D35CA5">
        <w:t>llois</w:t>
      </w:r>
      <w:r w:rsidR="00815138" w:rsidRPr="00D35CA5">
        <w:t xml:space="preserve"> and non-</w:t>
      </w:r>
      <w:r w:rsidR="002211FE" w:rsidRPr="00D35CA5">
        <w:t>L</w:t>
      </w:r>
      <w:r w:rsidR="00815138" w:rsidRPr="00D35CA5">
        <w:t>eva</w:t>
      </w:r>
      <w:r w:rsidR="002211FE" w:rsidRPr="00D35CA5">
        <w:t>llois</w:t>
      </w:r>
      <w:r w:rsidR="00815138" w:rsidRPr="00D35CA5">
        <w:t xml:space="preserve">, but </w:t>
      </w:r>
      <w:r w:rsidR="002211FE" w:rsidRPr="00D35CA5">
        <w:t>L</w:t>
      </w:r>
      <w:r w:rsidR="00815138" w:rsidRPr="00D35CA5">
        <w:t>eva</w:t>
      </w:r>
      <w:r w:rsidR="002211FE" w:rsidRPr="00D35CA5">
        <w:t>llois</w:t>
      </w:r>
      <w:r w:rsidR="00815138" w:rsidRPr="00D35CA5">
        <w:t xml:space="preserve"> </w:t>
      </w:r>
      <w:r w:rsidR="00670DEC" w:rsidRPr="00D35CA5">
        <w:t xml:space="preserve">flakes </w:t>
      </w:r>
      <w:r w:rsidR="00815138" w:rsidRPr="00D35CA5">
        <w:t>are thinner than non-</w:t>
      </w:r>
      <w:r w:rsidR="002211FE" w:rsidRPr="00D35CA5">
        <w:t>L</w:t>
      </w:r>
      <w:r w:rsidR="00815138" w:rsidRPr="00D35CA5">
        <w:t>eva</w:t>
      </w:r>
      <w:r w:rsidR="002211FE" w:rsidRPr="00D35CA5">
        <w:t>llois</w:t>
      </w:r>
      <w:r w:rsidR="00815138" w:rsidRPr="00D35CA5">
        <w:t xml:space="preserve"> flakes. </w:t>
      </w:r>
      <w:r w:rsidR="00DC29BF" w:rsidRPr="00D35CA5">
        <w:t xml:space="preserve"> We might infer that </w:t>
      </w:r>
      <w:r w:rsidR="006E4449" w:rsidRPr="00D35CA5">
        <w:t>the Levallois</w:t>
      </w:r>
      <w:r w:rsidR="00DC29BF" w:rsidRPr="00D35CA5">
        <w:t xml:space="preserve"> strategy was employed to reliably produce thinner flakes. Although t</w:t>
      </w:r>
      <w:r w:rsidR="00DF1257" w:rsidRPr="00D35CA5">
        <w:t xml:space="preserve">he </w:t>
      </w:r>
      <w:del w:id="168" w:author="Ben Marwick" w:date="2020-10-04T01:53:00Z">
        <w:r w:rsidR="00DF1257" w:rsidRPr="00D35CA5" w:rsidDel="00FC5725">
          <w:delText xml:space="preserve">comparison </w:delText>
        </w:r>
      </w:del>
      <w:r w:rsidR="00DF1257" w:rsidRPr="00D35CA5">
        <w:t xml:space="preserve">result </w:t>
      </w:r>
      <w:ins w:id="169" w:author="Ben Marwick" w:date="2020-10-04T01:53:00Z">
        <w:r w:rsidR="00FC5725">
          <w:t xml:space="preserve">of the </w:t>
        </w:r>
        <w:r w:rsidR="00FC5725" w:rsidRPr="00D35CA5">
          <w:t xml:space="preserve">comparison </w:t>
        </w:r>
      </w:ins>
      <w:r w:rsidR="00DF1257" w:rsidRPr="00D35CA5">
        <w:t xml:space="preserve">shows that Levallois flakes are </w:t>
      </w:r>
      <w:del w:id="170" w:author="Ben Marwick" w:date="2020-10-04T01:53:00Z">
        <w:r w:rsidR="00DF1257" w:rsidRPr="00D35CA5" w:rsidDel="00FC5725">
          <w:delText>statistic</w:delText>
        </w:r>
      </w:del>
      <w:ins w:id="171" w:author="Ben Marwick" w:date="2020-10-04T01:53:00Z">
        <w:r w:rsidR="00FC5725" w:rsidRPr="00D35CA5">
          <w:t>statistic</w:t>
        </w:r>
        <w:r w:rsidR="00FC5725">
          <w:t>ally</w:t>
        </w:r>
      </w:ins>
      <w:r w:rsidR="00DF1257" w:rsidRPr="00D35CA5">
        <w:t xml:space="preserve"> </w:t>
      </w:r>
      <w:del w:id="172" w:author="Ben Marwick" w:date="2020-10-04T01:53:00Z">
        <w:r w:rsidR="00E242D2" w:rsidRPr="00D35CA5" w:rsidDel="00FC5725">
          <w:delText>‘</w:delText>
        </w:r>
      </w:del>
      <w:r w:rsidR="00DF1257" w:rsidRPr="00D35CA5">
        <w:t>distin</w:t>
      </w:r>
      <w:ins w:id="173" w:author="Ben Marwick" w:date="2020-10-04T01:53:00Z">
        <w:r w:rsidR="00FC5725">
          <w:t>ctive</w:t>
        </w:r>
      </w:ins>
      <w:del w:id="174" w:author="Ben Marwick" w:date="2020-10-04T01:53:00Z">
        <w:r w:rsidR="00DF1257" w:rsidRPr="00D35CA5" w:rsidDel="00FC5725">
          <w:delText>guishable</w:delText>
        </w:r>
        <w:r w:rsidR="00E242D2" w:rsidRPr="00D35CA5" w:rsidDel="00FC5725">
          <w:delText>’</w:delText>
        </w:r>
      </w:del>
      <w:r w:rsidR="00DC29BF" w:rsidRPr="00D35CA5">
        <w:t xml:space="preserve">, whether they </w:t>
      </w:r>
      <w:del w:id="175" w:author="Ben Marwick" w:date="2020-10-04T01:54:00Z">
        <w:r w:rsidR="00DC29BF" w:rsidRPr="00D35CA5" w:rsidDel="00FC5725">
          <w:delText xml:space="preserve">are </w:delText>
        </w:r>
      </w:del>
      <w:ins w:id="176" w:author="Ben Marwick" w:date="2020-10-04T01:54:00Z">
        <w:r w:rsidR="00FC5725">
          <w:t>were</w:t>
        </w:r>
        <w:r w:rsidR="00FC5725" w:rsidRPr="00D35CA5">
          <w:t xml:space="preserve"> </w:t>
        </w:r>
      </w:ins>
      <w:r w:rsidR="00DC29BF" w:rsidRPr="00D35CA5">
        <w:t>‘preferable</w:t>
      </w:r>
      <w:r w:rsidR="006E4449" w:rsidRPr="00D35CA5">
        <w:t>’ need</w:t>
      </w:r>
      <w:ins w:id="177" w:author="Ben Marwick" w:date="2020-10-04T01:53:00Z">
        <w:r w:rsidR="00FC5725">
          <w:t>s</w:t>
        </w:r>
      </w:ins>
      <w:r w:rsidR="00DC29BF" w:rsidRPr="00D35CA5">
        <w:t xml:space="preserve"> to be test</w:t>
      </w:r>
      <w:r w:rsidR="006E4449" w:rsidRPr="00D35CA5">
        <w:t>ed</w:t>
      </w:r>
      <w:r w:rsidR="00DC29BF" w:rsidRPr="00D35CA5">
        <w:t xml:space="preserve"> through more systematic studies including refitting (</w:t>
      </w:r>
      <w:r w:rsidR="006E4449" w:rsidRPr="00D35CA5">
        <w:t xml:space="preserve">unfortunately </w:t>
      </w:r>
      <w:r w:rsidR="00DC29BF" w:rsidRPr="00D35CA5">
        <w:t>not possible in this site) and experiment</w:t>
      </w:r>
      <w:ins w:id="178" w:author="Ben Marwick" w:date="2020-10-04T00:47:00Z">
        <w:r w:rsidR="005922BA">
          <w:t>al</w:t>
        </w:r>
      </w:ins>
      <w:r w:rsidR="00DC29BF" w:rsidRPr="00D35CA5">
        <w:t xml:space="preserve"> analysis. </w:t>
      </w:r>
    </w:p>
    <w:p w14:paraId="051E3883" w14:textId="3FDD01F3" w:rsidR="00AB4448" w:rsidRDefault="00AB4448" w:rsidP="00AB4448">
      <w:pPr>
        <w:pStyle w:val="Caption"/>
        <w:rPr>
          <w:rFonts w:ascii="Times New Roman" w:hAnsi="Times New Roman" w:cs="Times New Roman"/>
          <w:b/>
          <w:bCs/>
        </w:rPr>
      </w:pPr>
      <w:bookmarkStart w:id="179" w:name="_Ref39257187"/>
      <w:commentRangeStart w:id="180"/>
      <w:r w:rsidRPr="00AB4448">
        <w:rPr>
          <w:rFonts w:ascii="Times New Roman" w:hAnsi="Times New Roman" w:cs="Times New Roman"/>
          <w:b/>
          <w:bCs/>
        </w:rPr>
        <w:t xml:space="preserve">Table </w:t>
      </w:r>
      <w:r w:rsidRPr="00AB4448">
        <w:rPr>
          <w:rFonts w:ascii="Times New Roman" w:hAnsi="Times New Roman" w:cs="Times New Roman"/>
          <w:b/>
          <w:bCs/>
        </w:rPr>
        <w:fldChar w:fldCharType="begin"/>
      </w:r>
      <w:r w:rsidRPr="00AB4448">
        <w:rPr>
          <w:rFonts w:ascii="Times New Roman" w:hAnsi="Times New Roman" w:cs="Times New Roman"/>
          <w:b/>
          <w:bCs/>
        </w:rPr>
        <w:instrText xml:space="preserve"> SEQ Table \* ARABIC </w:instrText>
      </w:r>
      <w:r w:rsidRPr="00AB4448">
        <w:rPr>
          <w:rFonts w:ascii="Times New Roman" w:hAnsi="Times New Roman" w:cs="Times New Roman"/>
          <w:b/>
          <w:bCs/>
        </w:rPr>
        <w:fldChar w:fldCharType="separate"/>
      </w:r>
      <w:r w:rsidR="0081667D">
        <w:rPr>
          <w:rFonts w:ascii="Times New Roman" w:hAnsi="Times New Roman" w:cs="Times New Roman"/>
          <w:b/>
          <w:bCs/>
          <w:noProof/>
        </w:rPr>
        <w:t>1</w:t>
      </w:r>
      <w:r w:rsidRPr="00AB4448">
        <w:rPr>
          <w:rFonts w:ascii="Times New Roman" w:hAnsi="Times New Roman" w:cs="Times New Roman"/>
          <w:b/>
          <w:bCs/>
        </w:rPr>
        <w:fldChar w:fldCharType="end"/>
      </w:r>
      <w:bookmarkEnd w:id="179"/>
      <w:commentRangeEnd w:id="180"/>
      <w:r w:rsidR="00FC5725">
        <w:rPr>
          <w:rStyle w:val="CommentReference"/>
          <w:rFonts w:ascii="Times New Roman" w:eastAsia="Times New Roman" w:hAnsi="Times New Roman" w:cs="Times New Roman"/>
        </w:rPr>
        <w:commentReference w:id="180"/>
      </w:r>
      <w:r w:rsidRPr="00AB4448">
        <w:rPr>
          <w:rFonts w:ascii="Times New Roman" w:hAnsi="Times New Roman" w:cs="Times New Roman"/>
          <w:b/>
          <w:bCs/>
          <w:sz w:val="24"/>
          <w:szCs w:val="24"/>
        </w:rPr>
        <w:t xml:space="preserve"> | </w:t>
      </w:r>
      <w:r w:rsidRPr="00AB4448">
        <w:rPr>
          <w:rFonts w:ascii="Times New Roman" w:hAnsi="Times New Roman" w:cs="Times New Roman"/>
          <w:b/>
          <w:bCs/>
        </w:rPr>
        <w:t>Results of descriptive statistics for Levallois and non-Levallois flakes</w:t>
      </w:r>
      <w:r w:rsidRPr="00AB4448">
        <w:rPr>
          <w:rFonts w:ascii="Times New Roman" w:hAnsi="Times New Roman" w:cs="Times New Roman" w:hint="eastAsia"/>
          <w:b/>
          <w:bCs/>
        </w:rPr>
        <w:t>.</w:t>
      </w:r>
      <w:r w:rsidRPr="00AB4448">
        <w:rPr>
          <w:rFonts w:ascii="Times New Roman" w:hAnsi="Times New Roman" w:cs="Times New Roman"/>
          <w:b/>
          <w:bCs/>
        </w:rPr>
        <w:t xml:space="preserve"> ‘</w:t>
      </w:r>
      <w:r w:rsidRPr="00AB4448">
        <w:rPr>
          <w:rFonts w:ascii="Times New Roman" w:hAnsi="Times New Roman" w:cs="Times New Roman" w:hint="eastAsia"/>
          <w:b/>
          <w:bCs/>
        </w:rPr>
        <w:t>PLF</w:t>
      </w:r>
      <w:r w:rsidRPr="00AB4448">
        <w:rPr>
          <w:rFonts w:ascii="Times New Roman" w:hAnsi="Times New Roman" w:cs="Times New Roman"/>
          <w:b/>
          <w:bCs/>
        </w:rPr>
        <w:t>’</w:t>
      </w:r>
      <w:r w:rsidRPr="00AB4448">
        <w:rPr>
          <w:rFonts w:ascii="Times New Roman" w:hAnsi="Times New Roman" w:cs="Times New Roman" w:hint="eastAsia"/>
          <w:b/>
          <w:bCs/>
        </w:rPr>
        <w:t xml:space="preserve"> stands for preferential Levallois flake; </w:t>
      </w:r>
      <w:r w:rsidRPr="00AB4448">
        <w:rPr>
          <w:rFonts w:ascii="Times New Roman" w:hAnsi="Times New Roman" w:cs="Times New Roman"/>
          <w:b/>
          <w:bCs/>
        </w:rPr>
        <w:t>‘</w:t>
      </w:r>
      <w:r w:rsidRPr="00AB4448">
        <w:rPr>
          <w:rFonts w:ascii="Times New Roman" w:hAnsi="Times New Roman" w:cs="Times New Roman" w:hint="eastAsia"/>
          <w:b/>
          <w:bCs/>
        </w:rPr>
        <w:t>CF</w:t>
      </w:r>
      <w:r w:rsidRPr="00AB4448">
        <w:rPr>
          <w:rFonts w:ascii="Times New Roman" w:hAnsi="Times New Roman" w:cs="Times New Roman"/>
          <w:b/>
          <w:bCs/>
        </w:rPr>
        <w:t>’</w:t>
      </w:r>
      <w:r w:rsidRPr="00AB4448">
        <w:rPr>
          <w:rFonts w:ascii="Times New Roman" w:hAnsi="Times New Roman" w:cs="Times New Roman" w:hint="eastAsia"/>
          <w:b/>
          <w:bCs/>
        </w:rPr>
        <w:t xml:space="preserve"> stands for complete flake.</w:t>
      </w:r>
    </w:p>
    <w:p w14:paraId="0C8CE5D9" w14:textId="70756469" w:rsidR="002158AF" w:rsidRDefault="002158AF" w:rsidP="00AB4448"/>
    <w:p w14:paraId="77ED94E1" w14:textId="0012EC9A" w:rsidR="00AB4448" w:rsidRDefault="002158AF" w:rsidP="00FC5725">
      <w:pPr>
        <w:spacing w:after="160" w:line="259" w:lineRule="auto"/>
        <w:rPr>
          <w:ins w:id="181" w:author="Ben Marwick" w:date="2020-10-04T01:41:00Z"/>
        </w:rPr>
      </w:pPr>
      <w:r>
        <w:br w:type="page"/>
      </w:r>
    </w:p>
    <w:tbl>
      <w:tblPr>
        <w:tblW w:w="8910" w:type="dxa"/>
        <w:tblCellSpacing w:w="0" w:type="dxa"/>
        <w:tblBorders>
          <w:top w:val="single" w:sz="12" w:space="0" w:color="A8A8A8"/>
          <w:bottom w:val="single" w:sz="12" w:space="0" w:color="A8A8A8"/>
        </w:tblBorders>
        <w:tblCellMar>
          <w:top w:w="15" w:type="dxa"/>
          <w:left w:w="15" w:type="dxa"/>
          <w:bottom w:w="15" w:type="dxa"/>
          <w:right w:w="15" w:type="dxa"/>
        </w:tblCellMar>
        <w:tblLook w:val="04A0" w:firstRow="1" w:lastRow="0" w:firstColumn="1" w:lastColumn="0" w:noHBand="0" w:noVBand="1"/>
      </w:tblPr>
      <w:tblGrid>
        <w:gridCol w:w="2501"/>
        <w:gridCol w:w="720"/>
        <w:gridCol w:w="720"/>
        <w:gridCol w:w="709"/>
        <w:gridCol w:w="720"/>
        <w:gridCol w:w="923"/>
        <w:gridCol w:w="923"/>
        <w:gridCol w:w="1694"/>
        <w:tblGridChange w:id="182">
          <w:tblGrid>
            <w:gridCol w:w="2501"/>
            <w:gridCol w:w="720"/>
            <w:gridCol w:w="720"/>
            <w:gridCol w:w="709"/>
            <w:gridCol w:w="720"/>
            <w:gridCol w:w="923"/>
            <w:gridCol w:w="923"/>
            <w:gridCol w:w="1694"/>
          </w:tblGrid>
        </w:tblGridChange>
      </w:tblGrid>
      <w:tr w:rsidR="00FC5725" w:rsidRPr="00FC5725" w14:paraId="514FC013" w14:textId="77777777" w:rsidTr="00FC5725">
        <w:trPr>
          <w:trHeight w:val="20"/>
          <w:tblHeader/>
          <w:tblCellSpacing w:w="0" w:type="dxa"/>
        </w:trPr>
        <w:tc>
          <w:tcPr>
            <w:tcW w:w="0" w:type="auto"/>
            <w:vMerge w:val="restart"/>
            <w:tcBorders>
              <w:left w:val="nil"/>
              <w:right w:val="nil"/>
            </w:tcBorders>
            <w:shd w:val="clear" w:color="auto" w:fill="auto"/>
            <w:tcMar>
              <w:top w:w="75" w:type="dxa"/>
              <w:left w:w="75" w:type="dxa"/>
              <w:bottom w:w="90" w:type="dxa"/>
              <w:right w:w="75" w:type="dxa"/>
            </w:tcMar>
            <w:vAlign w:val="bottom"/>
            <w:hideMark/>
          </w:tcPr>
          <w:p w14:paraId="77F0ED17" w14:textId="77777777" w:rsidR="002158AF" w:rsidRPr="00FC5725" w:rsidRDefault="002158AF" w:rsidP="00FC5725">
            <w:pPr>
              <w:rPr>
                <w:rFonts w:ascii="Arial" w:hAnsi="Arial" w:cs="Arial"/>
                <w:sz w:val="20"/>
                <w:szCs w:val="20"/>
              </w:rPr>
            </w:pPr>
          </w:p>
        </w:tc>
        <w:tc>
          <w:tcPr>
            <w:tcW w:w="0" w:type="auto"/>
            <w:gridSpan w:val="2"/>
            <w:tcBorders>
              <w:left w:val="single" w:sz="4" w:space="0" w:color="auto"/>
              <w:right w:val="single" w:sz="4" w:space="0" w:color="auto"/>
            </w:tcBorders>
            <w:shd w:val="clear" w:color="auto" w:fill="auto"/>
            <w:tcMar>
              <w:top w:w="0" w:type="dxa"/>
              <w:left w:w="60" w:type="dxa"/>
              <w:bottom w:w="0" w:type="dxa"/>
              <w:right w:w="60" w:type="dxa"/>
            </w:tcMar>
            <w:vAlign w:val="center"/>
            <w:hideMark/>
          </w:tcPr>
          <w:p w14:paraId="70C48EDA"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Mean (mm)</w:t>
            </w:r>
          </w:p>
        </w:tc>
        <w:tc>
          <w:tcPr>
            <w:tcW w:w="0" w:type="auto"/>
            <w:gridSpan w:val="2"/>
            <w:tcBorders>
              <w:right w:val="single" w:sz="4" w:space="0" w:color="auto"/>
            </w:tcBorders>
            <w:shd w:val="clear" w:color="auto" w:fill="auto"/>
            <w:tcMar>
              <w:top w:w="0" w:type="dxa"/>
              <w:left w:w="60" w:type="dxa"/>
              <w:bottom w:w="0" w:type="dxa"/>
              <w:right w:w="60" w:type="dxa"/>
            </w:tcMar>
            <w:vAlign w:val="center"/>
            <w:hideMark/>
          </w:tcPr>
          <w:p w14:paraId="3FA93902"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SD</w:t>
            </w:r>
          </w:p>
        </w:tc>
        <w:tc>
          <w:tcPr>
            <w:tcW w:w="3390" w:type="dxa"/>
            <w:gridSpan w:val="3"/>
            <w:shd w:val="clear" w:color="auto" w:fill="auto"/>
            <w:tcMar>
              <w:top w:w="0" w:type="dxa"/>
              <w:left w:w="60" w:type="dxa"/>
              <w:bottom w:w="0" w:type="dxa"/>
              <w:right w:w="0" w:type="dxa"/>
            </w:tcMar>
            <w:vAlign w:val="center"/>
            <w:hideMark/>
          </w:tcPr>
          <w:p w14:paraId="59FCC649" w14:textId="77777777" w:rsidR="002158AF" w:rsidRPr="00FC5725" w:rsidRDefault="002158AF" w:rsidP="00FC5725">
            <w:pPr>
              <w:jc w:val="center"/>
              <w:rPr>
                <w:rFonts w:ascii="Arial" w:hAnsi="Arial" w:cs="Arial"/>
                <w:b/>
                <w:bCs/>
                <w:color w:val="333333"/>
                <w:sz w:val="20"/>
                <w:szCs w:val="20"/>
              </w:rPr>
            </w:pPr>
            <w:r w:rsidRPr="00FC5725">
              <w:rPr>
                <w:rStyle w:val="gtcolumnspanner"/>
                <w:rFonts w:ascii="Arial" w:hAnsi="Arial" w:cs="Arial"/>
                <w:b/>
                <w:bCs/>
                <w:color w:val="333333"/>
                <w:sz w:val="20"/>
                <w:szCs w:val="20"/>
              </w:rPr>
              <w:t>CV (%)</w:t>
            </w:r>
          </w:p>
        </w:tc>
      </w:tr>
      <w:tr w:rsidR="002158AF" w:rsidRPr="00FC5725" w14:paraId="51E81E6F" w14:textId="77777777" w:rsidTr="00FC5725">
        <w:trPr>
          <w:trHeight w:val="20"/>
          <w:tblHeader/>
          <w:tblCellSpacing w:w="0" w:type="dxa"/>
        </w:trPr>
        <w:tc>
          <w:tcPr>
            <w:tcW w:w="0" w:type="auto"/>
            <w:vMerge/>
            <w:tcBorders>
              <w:left w:val="nil"/>
              <w:right w:val="nil"/>
            </w:tcBorders>
            <w:shd w:val="clear" w:color="auto" w:fill="auto"/>
            <w:vAlign w:val="center"/>
            <w:hideMark/>
          </w:tcPr>
          <w:p w14:paraId="7B8885C5" w14:textId="77777777" w:rsidR="002158AF" w:rsidRPr="00FC5725" w:rsidRDefault="002158AF" w:rsidP="00FC5725">
            <w:pPr>
              <w:rPr>
                <w:rFonts w:ascii="Arial" w:hAnsi="Arial" w:cs="Arial"/>
                <w:sz w:val="20"/>
                <w:szCs w:val="20"/>
              </w:rPr>
            </w:pPr>
          </w:p>
        </w:tc>
        <w:tc>
          <w:tcPr>
            <w:tcW w:w="0" w:type="auto"/>
            <w:tcBorders>
              <w:top w:val="single" w:sz="4" w:space="0" w:color="auto"/>
              <w:left w:val="single" w:sz="4" w:space="0" w:color="auto"/>
              <w:right w:val="nil"/>
            </w:tcBorders>
            <w:shd w:val="clear" w:color="auto" w:fill="auto"/>
            <w:tcMar>
              <w:top w:w="75" w:type="dxa"/>
              <w:left w:w="75" w:type="dxa"/>
              <w:bottom w:w="90" w:type="dxa"/>
              <w:right w:w="75" w:type="dxa"/>
            </w:tcMar>
            <w:vAlign w:val="bottom"/>
            <w:hideMark/>
          </w:tcPr>
          <w:p w14:paraId="3F80D3D9" w14:textId="34E43C31"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single" w:sz="4" w:space="0" w:color="auto"/>
            </w:tcBorders>
            <w:shd w:val="clear" w:color="auto" w:fill="auto"/>
            <w:tcMar>
              <w:top w:w="75" w:type="dxa"/>
              <w:left w:w="75" w:type="dxa"/>
              <w:bottom w:w="90" w:type="dxa"/>
              <w:right w:w="75" w:type="dxa"/>
            </w:tcMar>
            <w:vAlign w:val="bottom"/>
            <w:hideMark/>
          </w:tcPr>
          <w:p w14:paraId="4C4BFA48" w14:textId="435A65D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19CD7CD1" w14:textId="6A9B7B16"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single" w:sz="4" w:space="0" w:color="auto"/>
            </w:tcBorders>
            <w:shd w:val="clear" w:color="auto" w:fill="auto"/>
            <w:tcMar>
              <w:top w:w="75" w:type="dxa"/>
              <w:left w:w="75" w:type="dxa"/>
              <w:bottom w:w="90" w:type="dxa"/>
              <w:right w:w="75" w:type="dxa"/>
            </w:tcMar>
            <w:vAlign w:val="bottom"/>
            <w:hideMark/>
          </w:tcPr>
          <w:p w14:paraId="7B3A1D89" w14:textId="2AFDBA8E"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7F8C1923" w14:textId="2EF41895"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PLF</w:t>
            </w:r>
          </w:p>
        </w:tc>
        <w:tc>
          <w:tcPr>
            <w:tcW w:w="0" w:type="auto"/>
            <w:tcBorders>
              <w:top w:val="single" w:sz="4" w:space="0" w:color="auto"/>
              <w:left w:val="nil"/>
              <w:right w:val="nil"/>
            </w:tcBorders>
            <w:shd w:val="clear" w:color="auto" w:fill="auto"/>
            <w:tcMar>
              <w:top w:w="75" w:type="dxa"/>
              <w:left w:w="75" w:type="dxa"/>
              <w:bottom w:w="90" w:type="dxa"/>
              <w:right w:w="75" w:type="dxa"/>
            </w:tcMar>
            <w:vAlign w:val="bottom"/>
            <w:hideMark/>
          </w:tcPr>
          <w:p w14:paraId="3CAD4408" w14:textId="22E43241"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CF</w:t>
            </w:r>
          </w:p>
        </w:tc>
        <w:tc>
          <w:tcPr>
            <w:tcW w:w="1300" w:type="dxa"/>
            <w:tcBorders>
              <w:top w:val="single" w:sz="4" w:space="0" w:color="auto"/>
              <w:left w:val="nil"/>
              <w:right w:val="nil"/>
            </w:tcBorders>
            <w:shd w:val="clear" w:color="auto" w:fill="auto"/>
            <w:tcMar>
              <w:top w:w="75" w:type="dxa"/>
              <w:left w:w="75" w:type="dxa"/>
              <w:bottom w:w="90" w:type="dxa"/>
              <w:right w:w="75" w:type="dxa"/>
            </w:tcMar>
            <w:vAlign w:val="bottom"/>
            <w:hideMark/>
          </w:tcPr>
          <w:p w14:paraId="5E17CB89" w14:textId="51C1242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Difference</w:t>
            </w:r>
          </w:p>
        </w:tc>
      </w:tr>
      <w:tr w:rsidR="002158AF" w:rsidRPr="00FC5725" w14:paraId="07A0B737"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50E47618" w14:textId="727F7F6B"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Length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6793548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47.43</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1A1EA8C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49.12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53D4C5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18.42</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BA7212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19.93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5AF330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38.83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D44676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40.57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440DE6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-1.74</w:t>
            </w:r>
          </w:p>
        </w:tc>
      </w:tr>
      <w:tr w:rsidR="002158AF" w:rsidRPr="00FC5725" w14:paraId="0FC0CE77"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BA16962" w14:textId="0AA4BB0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Max dimension</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3A54BB7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55.96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FA92038"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62.73</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645E99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20.25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1E6F1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24.47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198924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36.18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531A92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39.00</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5D332FE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-2.82</w:t>
            </w:r>
          </w:p>
        </w:tc>
      </w:tr>
      <w:tr w:rsidR="002158AF" w:rsidRPr="00FC5725" w14:paraId="6D07711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2BD6B24" w14:textId="43BE9BAE"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Oriented width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67C441F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46.90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6F2333D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50.29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4887EC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17.91</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751AD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21.02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6E94B0C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38.18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94EC57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41.79</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3DFB4EB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-3.61</w:t>
            </w:r>
          </w:p>
        </w:tc>
      </w:tr>
      <w:tr w:rsidR="002158AF" w:rsidRPr="00FC5725" w14:paraId="1F542754"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518A3215" w14:textId="52A3D61D"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25%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3DB0286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32.40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A0B741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36.06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470E9A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12.40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ABF681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14.59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C09AA8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38.27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9DED06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40.47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3EE12C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-2.20</w:t>
            </w:r>
          </w:p>
        </w:tc>
      </w:tr>
      <w:tr w:rsidR="002158AF" w:rsidRPr="00FC5725" w14:paraId="45A611C6"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A7587B8" w14:textId="701CF9CC"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50%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09E4A59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37.13</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3B256F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41.66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BBF474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13.37</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41D565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16.74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48522C4"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35.99</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2937BA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40.18</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1EFC070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-4.18</w:t>
            </w:r>
          </w:p>
        </w:tc>
      </w:tr>
      <w:tr w:rsidR="002158AF" w:rsidRPr="00FC5725" w14:paraId="09755350"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0F04B34C" w14:textId="338C843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Width at 75%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425F205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30.60</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6683FC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34.96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7863D2D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12.49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89D681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15.88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9AFF5E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40.82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E788E4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45.42</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61F830C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-4.60</w:t>
            </w:r>
          </w:p>
        </w:tc>
      </w:tr>
      <w:tr w:rsidR="002158AF" w:rsidRPr="00FC5725" w14:paraId="4FCE5C43"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509DCEE" w14:textId="518D0D2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Oriented thickness</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166D917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12.16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0473728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17.88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BFC8FA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4.45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031F32B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9.02</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EE9496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36.64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6B2EE9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50.46</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0977B10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-13.82</w:t>
            </w:r>
          </w:p>
        </w:tc>
      </w:tr>
      <w:tr w:rsidR="002158AF" w:rsidRPr="00FC5725" w14:paraId="0DA12A1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AB65B92" w14:textId="52D5265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25%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00E3B2B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11.05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A4C565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16.10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D9A5B53"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4.44</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45AE31CE"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8.14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6B97D9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40.20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5139D7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50.55</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6C8D8E83"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-10.35</w:t>
            </w:r>
          </w:p>
        </w:tc>
      </w:tr>
      <w:tr w:rsidR="002158AF" w:rsidRPr="00FC5725" w14:paraId="53FA701B"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AD83015" w14:textId="2E6D3714"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50%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2B9884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11.95</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2AD959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17.07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85153A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4.78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302AFD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920AF36"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40.01</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5EE77D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50.87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287963E7"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-10.86</w:t>
            </w:r>
          </w:p>
        </w:tc>
      </w:tr>
      <w:tr w:rsidR="002158AF" w:rsidRPr="00FC5725" w14:paraId="6C73F9F5"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49AB97D2" w14:textId="65850F72"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Thickness at 75% max</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6EC2F3A"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10.04</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3DDC990A"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14.24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52E7EDB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2697AAED"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7.68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2384FBF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42.74</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FC349F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53.93</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41F844C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-11.19</w:t>
            </w:r>
          </w:p>
        </w:tc>
      </w:tr>
      <w:tr w:rsidR="002158AF" w:rsidRPr="00FC5725" w14:paraId="0FCAC1F2"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358BAE31" w14:textId="245A5E3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Platform width</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4AA64B18"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31.69</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689BA185"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33.46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3590684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16.38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7FFE048C"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18.28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4F01600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51.68</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2CCC4A2"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54.64</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04A02C29"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-2.95</w:t>
            </w:r>
          </w:p>
        </w:tc>
      </w:tr>
      <w:tr w:rsidR="002158AF" w:rsidRPr="00FC5725" w14:paraId="31BBFF2B" w14:textId="77777777" w:rsidTr="00FC5725">
        <w:trPr>
          <w:trHeight w:val="20"/>
          <w:tblCellSpacing w:w="0" w:type="dxa"/>
        </w:trPr>
        <w:tc>
          <w:tcPr>
            <w:tcW w:w="0" w:type="auto"/>
            <w:tcBorders>
              <w:top w:val="single" w:sz="6" w:space="0" w:color="D3D3D3"/>
              <w:left w:val="nil"/>
              <w:right w:val="single" w:sz="12" w:space="0" w:color="D3D3D3"/>
            </w:tcBorders>
            <w:shd w:val="clear" w:color="auto" w:fill="auto"/>
            <w:tcMar>
              <w:top w:w="120" w:type="dxa"/>
              <w:left w:w="180" w:type="dxa"/>
              <w:bottom w:w="120" w:type="dxa"/>
              <w:right w:w="75" w:type="dxa"/>
            </w:tcMar>
            <w:vAlign w:val="center"/>
            <w:hideMark/>
          </w:tcPr>
          <w:p w14:paraId="707F08FD" w14:textId="173302D0"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Platform thickness</w:t>
            </w:r>
          </w:p>
        </w:tc>
        <w:tc>
          <w:tcPr>
            <w:tcW w:w="0" w:type="auto"/>
            <w:tcBorders>
              <w:top w:val="single" w:sz="6" w:space="0" w:color="D3D3D3"/>
              <w:left w:val="single" w:sz="4" w:space="0" w:color="auto"/>
              <w:right w:val="nil"/>
            </w:tcBorders>
            <w:shd w:val="clear" w:color="auto" w:fill="auto"/>
            <w:tcMar>
              <w:top w:w="120" w:type="dxa"/>
              <w:left w:w="75" w:type="dxa"/>
              <w:bottom w:w="120" w:type="dxa"/>
              <w:right w:w="75" w:type="dxa"/>
            </w:tcMar>
            <w:vAlign w:val="center"/>
            <w:hideMark/>
          </w:tcPr>
          <w:p w14:paraId="5488C9A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10.98</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1EAE12D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13.30</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716B5C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4.66</w:t>
            </w:r>
          </w:p>
        </w:tc>
        <w:tc>
          <w:tcPr>
            <w:tcW w:w="0" w:type="auto"/>
            <w:tcBorders>
              <w:top w:val="single" w:sz="6" w:space="0" w:color="D3D3D3"/>
              <w:left w:val="nil"/>
              <w:right w:val="single" w:sz="4" w:space="0" w:color="auto"/>
            </w:tcBorders>
            <w:shd w:val="clear" w:color="auto" w:fill="auto"/>
            <w:tcMar>
              <w:top w:w="120" w:type="dxa"/>
              <w:left w:w="75" w:type="dxa"/>
              <w:bottom w:w="120" w:type="dxa"/>
              <w:right w:w="75" w:type="dxa"/>
            </w:tcMar>
            <w:vAlign w:val="center"/>
            <w:hideMark/>
          </w:tcPr>
          <w:p w14:paraId="5D475E31"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8.07</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15F556AB"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42.46</w:t>
            </w:r>
          </w:p>
        </w:tc>
        <w:tc>
          <w:tcPr>
            <w:tcW w:w="0" w:type="auto"/>
            <w:tcBorders>
              <w:top w:val="single" w:sz="6" w:space="0" w:color="D3D3D3"/>
              <w:left w:val="nil"/>
              <w:right w:val="nil"/>
            </w:tcBorders>
            <w:shd w:val="clear" w:color="auto" w:fill="auto"/>
            <w:tcMar>
              <w:top w:w="120" w:type="dxa"/>
              <w:left w:w="75" w:type="dxa"/>
              <w:bottom w:w="120" w:type="dxa"/>
              <w:right w:w="75" w:type="dxa"/>
            </w:tcMar>
            <w:vAlign w:val="center"/>
            <w:hideMark/>
          </w:tcPr>
          <w:p w14:paraId="000AA1EF"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60.67</w:t>
            </w:r>
          </w:p>
        </w:tc>
        <w:tc>
          <w:tcPr>
            <w:tcW w:w="1300" w:type="dxa"/>
            <w:tcBorders>
              <w:top w:val="single" w:sz="6" w:space="0" w:color="D3D3D3"/>
              <w:left w:val="nil"/>
              <w:right w:val="nil"/>
            </w:tcBorders>
            <w:shd w:val="clear" w:color="auto" w:fill="auto"/>
            <w:tcMar>
              <w:top w:w="120" w:type="dxa"/>
              <w:left w:w="75" w:type="dxa"/>
              <w:bottom w:w="120" w:type="dxa"/>
              <w:right w:w="75" w:type="dxa"/>
            </w:tcMar>
            <w:vAlign w:val="center"/>
            <w:hideMark/>
          </w:tcPr>
          <w:p w14:paraId="32F31010" w14:textId="77777777" w:rsidR="002158AF" w:rsidRPr="00FC5725" w:rsidRDefault="002158AF" w:rsidP="00FC5725">
            <w:pPr>
              <w:rPr>
                <w:rFonts w:ascii="Arial" w:hAnsi="Arial" w:cs="Arial"/>
                <w:color w:val="333333"/>
                <w:sz w:val="20"/>
                <w:szCs w:val="20"/>
              </w:rPr>
            </w:pPr>
            <w:r w:rsidRPr="00FC5725">
              <w:rPr>
                <w:rFonts w:ascii="Arial" w:hAnsi="Arial" w:cs="Arial"/>
                <w:color w:val="333333"/>
                <w:sz w:val="20"/>
                <w:szCs w:val="20"/>
              </w:rPr>
              <w:t>-18.21</w:t>
            </w:r>
          </w:p>
        </w:tc>
      </w:tr>
    </w:tbl>
    <w:p w14:paraId="16330347" w14:textId="77777777" w:rsidR="002158AF" w:rsidRPr="00AB4448" w:rsidRDefault="002158AF" w:rsidP="00AB4448"/>
    <w:p w14:paraId="206D989A" w14:textId="7515FD0F" w:rsidR="00C01BD8" w:rsidRPr="00D35CA5" w:rsidRDefault="00F173AD" w:rsidP="00AF7AB5">
      <w:pPr>
        <w:keepNext/>
        <w:spacing w:line="360" w:lineRule="auto"/>
      </w:pPr>
      <w:r>
        <w:rPr>
          <w:noProof/>
        </w:rPr>
        <w:lastRenderedPageBreak/>
        <w:drawing>
          <wp:inline distT="0" distB="0" distL="0" distR="0" wp14:anchorId="1BBE2465" wp14:editId="442B3B52">
            <wp:extent cx="5731510" cy="409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AA941CD" w14:textId="0A4621DC" w:rsidR="007B1FB8" w:rsidRPr="00D35CA5" w:rsidRDefault="00C01BD8" w:rsidP="00AF7AB5">
      <w:pPr>
        <w:pStyle w:val="Caption"/>
        <w:rPr>
          <w:rFonts w:ascii="Times New Roman" w:hAnsi="Times New Roman" w:cs="Times New Roman"/>
          <w:sz w:val="24"/>
          <w:szCs w:val="24"/>
        </w:rPr>
      </w:pPr>
      <w:bookmarkStart w:id="183" w:name="_Ref39022200"/>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1</w:t>
      </w:r>
      <w:r w:rsidRPr="0081667D">
        <w:rPr>
          <w:rFonts w:ascii="Times New Roman" w:hAnsi="Times New Roman" w:cs="Times New Roman"/>
          <w:b/>
          <w:bCs/>
          <w:sz w:val="24"/>
          <w:szCs w:val="24"/>
        </w:rPr>
        <w:fldChar w:fldCharType="end"/>
      </w:r>
      <w:bookmarkEnd w:id="183"/>
      <w:r w:rsidR="0081667D" w:rsidRPr="0081667D">
        <w:rPr>
          <w:rFonts w:ascii="Times New Roman" w:hAnsi="Times New Roman" w:cs="Times New Roman"/>
          <w:b/>
          <w:bCs/>
          <w:sz w:val="24"/>
          <w:szCs w:val="24"/>
        </w:rPr>
        <w:t xml:space="preserve"> | </w:t>
      </w:r>
      <w:r w:rsidR="00494051">
        <w:rPr>
          <w:rFonts w:ascii="Times New Roman" w:hAnsi="Times New Roman" w:cs="Times New Roman"/>
          <w:b/>
          <w:bCs/>
          <w:sz w:val="24"/>
          <w:szCs w:val="24"/>
        </w:rPr>
        <w:t xml:space="preserve">Comparison of Levallois flakes vs non-Levallois flakes and </w:t>
      </w:r>
      <w:proofErr w:type="spellStart"/>
      <w:r w:rsidR="00494051">
        <w:rPr>
          <w:rFonts w:ascii="Times New Roman" w:hAnsi="Times New Roman" w:cs="Times New Roman"/>
          <w:b/>
          <w:bCs/>
          <w:sz w:val="24"/>
          <w:szCs w:val="24"/>
        </w:rPr>
        <w:t>Quina</w:t>
      </w:r>
      <w:proofErr w:type="spellEnd"/>
      <w:r w:rsidR="00494051">
        <w:rPr>
          <w:rFonts w:ascii="Times New Roman" w:hAnsi="Times New Roman" w:cs="Times New Roman"/>
          <w:b/>
          <w:bCs/>
          <w:sz w:val="24"/>
          <w:szCs w:val="24"/>
        </w:rPr>
        <w:t xml:space="preserve"> tools vs non-</w:t>
      </w:r>
      <w:proofErr w:type="spellStart"/>
      <w:r w:rsidR="00494051">
        <w:rPr>
          <w:rFonts w:ascii="Times New Roman" w:hAnsi="Times New Roman" w:cs="Times New Roman"/>
          <w:b/>
          <w:bCs/>
          <w:sz w:val="24"/>
          <w:szCs w:val="24"/>
        </w:rPr>
        <w:t>Quina</w:t>
      </w:r>
      <w:proofErr w:type="spellEnd"/>
      <w:r w:rsidR="00494051">
        <w:rPr>
          <w:rFonts w:ascii="Times New Roman" w:hAnsi="Times New Roman" w:cs="Times New Roman"/>
          <w:b/>
          <w:bCs/>
          <w:sz w:val="24"/>
          <w:szCs w:val="24"/>
        </w:rPr>
        <w:t xml:space="preserve"> tools. </w:t>
      </w:r>
      <w:r w:rsidRPr="00494051">
        <w:rPr>
          <w:rFonts w:ascii="Times New Roman" w:hAnsi="Times New Roman" w:cs="Times New Roman"/>
          <w:sz w:val="24"/>
          <w:szCs w:val="24"/>
        </w:rPr>
        <w:t>(</w:t>
      </w:r>
      <w:r w:rsidR="00494051" w:rsidRPr="00494051">
        <w:rPr>
          <w:rFonts w:ascii="Times New Roman" w:hAnsi="Times New Roman" w:cs="Times New Roman"/>
          <w:sz w:val="24"/>
          <w:szCs w:val="24"/>
        </w:rPr>
        <w:t>A</w:t>
      </w:r>
      <w:r w:rsidRPr="00494051">
        <w:rPr>
          <w:rFonts w:ascii="Times New Roman" w:hAnsi="Times New Roman" w:cs="Times New Roman"/>
          <w:sz w:val="24"/>
          <w:szCs w:val="24"/>
        </w:rPr>
        <w:t xml:space="preserve"> – </w:t>
      </w:r>
      <w:r w:rsidR="00494051" w:rsidRPr="00494051">
        <w:rPr>
          <w:rFonts w:ascii="Times New Roman" w:hAnsi="Times New Roman" w:cs="Times New Roman"/>
          <w:sz w:val="24"/>
          <w:szCs w:val="24"/>
        </w:rPr>
        <w:t>C</w:t>
      </w:r>
      <w:r w:rsidRPr="00494051">
        <w:rPr>
          <w:rFonts w:ascii="Times New Roman" w:hAnsi="Times New Roman" w:cs="Times New Roman"/>
          <w:sz w:val="24"/>
          <w:szCs w:val="24"/>
        </w:rPr>
        <w:t>) Histograms showing comparison between Levallois flakes and non-Levallois flakes on mass, maximum dimension and thickness at 50% of maximum dimension.</w:t>
      </w:r>
      <w:r w:rsidRPr="00D35CA5">
        <w:rPr>
          <w:rFonts w:ascii="Times New Roman" w:hAnsi="Times New Roman" w:cs="Times New Roman"/>
          <w:sz w:val="24"/>
          <w:szCs w:val="24"/>
        </w:rPr>
        <w:t xml:space="preserve"> (</w:t>
      </w:r>
      <w:r w:rsidR="00494051">
        <w:rPr>
          <w:rFonts w:ascii="Times New Roman" w:hAnsi="Times New Roman" w:cs="Times New Roman"/>
          <w:sz w:val="24"/>
          <w:szCs w:val="24"/>
        </w:rPr>
        <w:t>D</w:t>
      </w:r>
      <w:r w:rsidRPr="00D35CA5">
        <w:rPr>
          <w:rFonts w:ascii="Times New Roman" w:hAnsi="Times New Roman" w:cs="Times New Roman"/>
          <w:sz w:val="24"/>
          <w:szCs w:val="24"/>
        </w:rPr>
        <w:t xml:space="preserve">) </w:t>
      </w:r>
      <w:ins w:id="184" w:author="Ben Marwick" w:date="2020-10-03T23:54:00Z">
        <w:r w:rsidR="00F173AD" w:rsidRPr="00494051">
          <w:rPr>
            <w:rFonts w:ascii="Times New Roman" w:hAnsi="Times New Roman" w:cs="Times New Roman"/>
            <w:sz w:val="24"/>
            <w:szCs w:val="24"/>
          </w:rPr>
          <w:t xml:space="preserve">Histograms showing comparison </w:t>
        </w:r>
        <w:r w:rsidR="00F173AD">
          <w:rPr>
            <w:rFonts w:ascii="Times New Roman" w:hAnsi="Times New Roman" w:cs="Times New Roman"/>
            <w:sz w:val="24"/>
            <w:szCs w:val="24"/>
          </w:rPr>
          <w:t xml:space="preserve">of </w:t>
        </w:r>
      </w:ins>
      <w:del w:id="185" w:author="Ben Marwick" w:date="2020-10-03T23:54:00Z">
        <w:r w:rsidRPr="00D35CA5" w:rsidDel="00F173AD">
          <w:rPr>
            <w:rFonts w:ascii="Times New Roman" w:hAnsi="Times New Roman" w:cs="Times New Roman"/>
            <w:sz w:val="24"/>
            <w:szCs w:val="24"/>
          </w:rPr>
          <w:delText xml:space="preserve">Density distribution of </w:delText>
        </w:r>
      </w:del>
      <w:del w:id="186" w:author="Ben Marwick" w:date="2020-10-03T23:55:00Z">
        <w:r w:rsidRPr="00D35CA5" w:rsidDel="00A6126E">
          <w:rPr>
            <w:rFonts w:ascii="Times New Roman" w:hAnsi="Times New Roman" w:cs="Times New Roman"/>
            <w:sz w:val="24"/>
            <w:szCs w:val="24"/>
          </w:rPr>
          <w:delText xml:space="preserve">edge angle </w:delText>
        </w:r>
      </w:del>
      <w:ins w:id="187" w:author="Ben Marwick" w:date="2020-10-03T23:55:00Z">
        <w:r w:rsidR="00A6126E" w:rsidRPr="00D35CA5">
          <w:rPr>
            <w:rFonts w:ascii="Times New Roman" w:hAnsi="Times New Roman" w:cs="Times New Roman"/>
            <w:sz w:val="24"/>
            <w:szCs w:val="24"/>
          </w:rPr>
          <w:t xml:space="preserve">thickness </w:t>
        </w:r>
        <w:r w:rsidR="00F173AD">
          <w:rPr>
            <w:rFonts w:ascii="Times New Roman" w:hAnsi="Times New Roman" w:cs="Times New Roman"/>
            <w:sz w:val="24"/>
            <w:szCs w:val="24"/>
          </w:rPr>
          <w:t xml:space="preserve">distributions </w:t>
        </w:r>
      </w:ins>
      <w:r w:rsidRPr="00D35CA5">
        <w:rPr>
          <w:rFonts w:ascii="Times New Roman" w:hAnsi="Times New Roman" w:cs="Times New Roman"/>
          <w:sz w:val="24"/>
          <w:szCs w:val="24"/>
        </w:rPr>
        <w:t xml:space="preserve">between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w:t>
      </w:r>
      <w:ins w:id="188" w:author="Ben Marwick" w:date="2020-10-03T23:55:00Z">
        <w:r w:rsidR="00A6126E">
          <w:rPr>
            <w:rFonts w:ascii="Times New Roman" w:hAnsi="Times New Roman" w:cs="Times New Roman"/>
            <w:sz w:val="24"/>
            <w:szCs w:val="24"/>
          </w:rPr>
          <w:t xml:space="preserve"> </w:t>
        </w:r>
        <w:r w:rsidR="00A6126E" w:rsidRPr="00D35CA5">
          <w:rPr>
            <w:rFonts w:ascii="Times New Roman" w:hAnsi="Times New Roman" w:cs="Times New Roman"/>
            <w:sz w:val="24"/>
            <w:szCs w:val="24"/>
          </w:rPr>
          <w:t xml:space="preserve">at different locations </w:t>
        </w:r>
        <w:r w:rsidR="00A6126E">
          <w:rPr>
            <w:rFonts w:ascii="Times New Roman" w:hAnsi="Times New Roman" w:cs="Times New Roman"/>
            <w:sz w:val="24"/>
            <w:szCs w:val="24"/>
          </w:rPr>
          <w:t xml:space="preserve">on the flake </w:t>
        </w:r>
        <w:r w:rsidR="00A6126E" w:rsidRPr="00D35CA5">
          <w:rPr>
            <w:rFonts w:ascii="Times New Roman" w:hAnsi="Times New Roman" w:cs="Times New Roman"/>
            <w:sz w:val="24"/>
            <w:szCs w:val="24"/>
          </w:rPr>
          <w:t>(25%, 50% and 75% at maximum dimension)</w:t>
        </w:r>
      </w:ins>
      <w:r w:rsidRPr="00D35CA5">
        <w:rPr>
          <w:rFonts w:ascii="Times New Roman" w:hAnsi="Times New Roman" w:cs="Times New Roman"/>
          <w:sz w:val="24"/>
          <w:szCs w:val="24"/>
        </w:rPr>
        <w:t>.</w:t>
      </w:r>
      <w:r w:rsidR="00494051">
        <w:rPr>
          <w:rFonts w:ascii="Times New Roman" w:hAnsi="Times New Roman" w:cs="Times New Roman"/>
          <w:sz w:val="24"/>
          <w:szCs w:val="24"/>
        </w:rPr>
        <w:t xml:space="preserve"> (E)</w:t>
      </w:r>
      <w:r w:rsidRPr="00D35CA5">
        <w:rPr>
          <w:rFonts w:ascii="Times New Roman" w:hAnsi="Times New Roman" w:cs="Times New Roman"/>
          <w:sz w:val="24"/>
          <w:szCs w:val="24"/>
        </w:rPr>
        <w:t xml:space="preserve"> </w:t>
      </w:r>
      <w:ins w:id="189" w:author="Ben Marwick" w:date="2020-10-03T23:55:00Z">
        <w:r w:rsidR="00A6126E" w:rsidRPr="00494051">
          <w:rPr>
            <w:rFonts w:ascii="Times New Roman" w:hAnsi="Times New Roman" w:cs="Times New Roman"/>
            <w:sz w:val="24"/>
            <w:szCs w:val="24"/>
          </w:rPr>
          <w:t>Histogram</w:t>
        </w:r>
        <w:r w:rsidR="00A6126E">
          <w:rPr>
            <w:rFonts w:ascii="Times New Roman" w:hAnsi="Times New Roman" w:cs="Times New Roman"/>
            <w:sz w:val="24"/>
            <w:szCs w:val="24"/>
          </w:rPr>
          <w:t xml:space="preserve"> </w:t>
        </w:r>
      </w:ins>
      <w:del w:id="190" w:author="Ben Marwick" w:date="2020-10-03T23:55:00Z">
        <w:r w:rsidRPr="00D35CA5" w:rsidDel="00A6126E">
          <w:rPr>
            <w:rFonts w:ascii="Times New Roman" w:hAnsi="Times New Roman" w:cs="Times New Roman"/>
            <w:sz w:val="24"/>
            <w:szCs w:val="24"/>
          </w:rPr>
          <w:delText xml:space="preserve">Density distribution </w:delText>
        </w:r>
      </w:del>
      <w:r w:rsidRPr="00D35CA5">
        <w:rPr>
          <w:rFonts w:ascii="Times New Roman" w:hAnsi="Times New Roman" w:cs="Times New Roman"/>
          <w:sz w:val="24"/>
          <w:szCs w:val="24"/>
        </w:rPr>
        <w:t xml:space="preserve">of </w:t>
      </w:r>
      <w:ins w:id="191" w:author="Ben Marwick" w:date="2020-10-03T23:55:00Z">
        <w:r w:rsidR="00A6126E" w:rsidRPr="00D35CA5">
          <w:rPr>
            <w:rFonts w:ascii="Times New Roman" w:hAnsi="Times New Roman" w:cs="Times New Roman"/>
            <w:sz w:val="24"/>
            <w:szCs w:val="24"/>
          </w:rPr>
          <w:t>edge angle</w:t>
        </w:r>
        <w:r w:rsidR="00A6126E">
          <w:rPr>
            <w:rFonts w:ascii="Times New Roman" w:hAnsi="Times New Roman" w:cs="Times New Roman"/>
            <w:sz w:val="24"/>
            <w:szCs w:val="24"/>
          </w:rPr>
          <w:t>s</w:t>
        </w:r>
        <w:r w:rsidR="00A6126E" w:rsidRPr="00D35CA5">
          <w:rPr>
            <w:rFonts w:ascii="Times New Roman" w:hAnsi="Times New Roman" w:cs="Times New Roman"/>
            <w:sz w:val="24"/>
            <w:szCs w:val="24"/>
          </w:rPr>
          <w:t xml:space="preserve"> </w:t>
        </w:r>
      </w:ins>
      <w:del w:id="192" w:author="Ben Marwick" w:date="2020-10-03T23:55:00Z">
        <w:r w:rsidRPr="00D35CA5" w:rsidDel="00A6126E">
          <w:rPr>
            <w:rFonts w:ascii="Times New Roman" w:hAnsi="Times New Roman" w:cs="Times New Roman"/>
            <w:sz w:val="24"/>
            <w:szCs w:val="24"/>
          </w:rPr>
          <w:delText xml:space="preserve">thickness at different locations (25%, 50% and 75% at maximum dimension) </w:delText>
        </w:r>
      </w:del>
      <w:r w:rsidRPr="00D35CA5">
        <w:rPr>
          <w:rFonts w:ascii="Times New Roman" w:hAnsi="Times New Roman" w:cs="Times New Roman"/>
          <w:sz w:val="24"/>
          <w:szCs w:val="24"/>
        </w:rPr>
        <w:t xml:space="preserve">between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 (</w:t>
      </w:r>
      <w:r w:rsidR="00494051">
        <w:rPr>
          <w:rFonts w:ascii="Times New Roman" w:hAnsi="Times New Roman" w:cs="Times New Roman"/>
          <w:sz w:val="24"/>
          <w:szCs w:val="24"/>
        </w:rPr>
        <w:t>F</w:t>
      </w:r>
      <w:r w:rsidRPr="00D35CA5">
        <w:rPr>
          <w:rFonts w:ascii="Times New Roman" w:hAnsi="Times New Roman" w:cs="Times New Roman"/>
          <w:sz w:val="24"/>
          <w:szCs w:val="24"/>
        </w:rPr>
        <w:t xml:space="preserve">) Histograms of GIUR of </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and non-</w:t>
      </w:r>
      <w:proofErr w:type="spellStart"/>
      <w:r w:rsidRPr="00D35CA5">
        <w:rPr>
          <w:rFonts w:ascii="Times New Roman" w:hAnsi="Times New Roman" w:cs="Times New Roman"/>
          <w:sz w:val="24"/>
          <w:szCs w:val="24"/>
        </w:rPr>
        <w:t>Quina</w:t>
      </w:r>
      <w:proofErr w:type="spellEnd"/>
      <w:r w:rsidRPr="00D35CA5">
        <w:rPr>
          <w:rFonts w:ascii="Times New Roman" w:hAnsi="Times New Roman" w:cs="Times New Roman"/>
          <w:sz w:val="24"/>
          <w:szCs w:val="24"/>
        </w:rPr>
        <w:t xml:space="preserve"> tools</w:t>
      </w:r>
      <w:ins w:id="193" w:author="Ben Marwick" w:date="2020-10-03T23:56:00Z">
        <w:r w:rsidR="00A6126E">
          <w:rPr>
            <w:rFonts w:ascii="Times New Roman" w:hAnsi="Times New Roman" w:cs="Times New Roman"/>
            <w:sz w:val="24"/>
            <w:szCs w:val="24"/>
          </w:rPr>
          <w:t xml:space="preserve">, also showing a density </w:t>
        </w:r>
      </w:ins>
      <w:ins w:id="194" w:author="Ben Marwick" w:date="2020-10-04T01:54:00Z">
        <w:r w:rsidR="00FC5725">
          <w:rPr>
            <w:rFonts w:ascii="Times New Roman" w:hAnsi="Times New Roman" w:cs="Times New Roman"/>
            <w:sz w:val="24"/>
            <w:szCs w:val="24"/>
          </w:rPr>
          <w:t xml:space="preserve">line </w:t>
        </w:r>
      </w:ins>
      <w:ins w:id="195" w:author="Ben Marwick" w:date="2020-10-03T23:56:00Z">
        <w:r w:rsidR="00A6126E">
          <w:rPr>
            <w:rFonts w:ascii="Times New Roman" w:hAnsi="Times New Roman" w:cs="Times New Roman"/>
            <w:sz w:val="24"/>
            <w:szCs w:val="24"/>
          </w:rPr>
          <w:t xml:space="preserve">to reveal the </w:t>
        </w:r>
      </w:ins>
      <w:ins w:id="196" w:author="Ben Marwick" w:date="2020-10-03T23:57:00Z">
        <w:r w:rsidR="00A6126E">
          <w:rPr>
            <w:rFonts w:ascii="Times New Roman" w:hAnsi="Times New Roman" w:cs="Times New Roman"/>
            <w:sz w:val="24"/>
            <w:szCs w:val="24"/>
          </w:rPr>
          <w:t>details of the</w:t>
        </w:r>
      </w:ins>
      <w:ins w:id="197" w:author="Ben Marwick" w:date="2020-10-03T23:56:00Z">
        <w:r w:rsidR="00A6126E">
          <w:rPr>
            <w:rFonts w:ascii="Times New Roman" w:hAnsi="Times New Roman" w:cs="Times New Roman"/>
            <w:sz w:val="24"/>
            <w:szCs w:val="24"/>
          </w:rPr>
          <w:t xml:space="preserve"> distribution of GIUR values</w:t>
        </w:r>
      </w:ins>
      <w:r w:rsidRPr="00D35CA5">
        <w:rPr>
          <w:rFonts w:ascii="Times New Roman" w:hAnsi="Times New Roman" w:cs="Times New Roman"/>
          <w:sz w:val="24"/>
          <w:szCs w:val="24"/>
        </w:rPr>
        <w:t>.</w:t>
      </w:r>
    </w:p>
    <w:p w14:paraId="160C1943" w14:textId="6F87856E" w:rsidR="006F0407" w:rsidRPr="00D35CA5" w:rsidRDefault="006F0407" w:rsidP="00AF7AB5">
      <w:pPr>
        <w:pStyle w:val="Heading2"/>
        <w:numPr>
          <w:ilvl w:val="0"/>
          <w:numId w:val="7"/>
        </w:numPr>
        <w:rPr>
          <w:sz w:val="24"/>
          <w:szCs w:val="24"/>
        </w:rPr>
      </w:pPr>
      <w:r w:rsidRPr="00D35CA5">
        <w:rPr>
          <w:sz w:val="24"/>
          <w:szCs w:val="24"/>
        </w:rPr>
        <w:t xml:space="preserve">Discoid Production </w:t>
      </w:r>
    </w:p>
    <w:p w14:paraId="538B0863" w14:textId="30F6BD32" w:rsidR="001878E7" w:rsidRPr="00D35CA5" w:rsidRDefault="006F0407" w:rsidP="004D1AD2">
      <w:pPr>
        <w:spacing w:line="360" w:lineRule="auto"/>
        <w:jc w:val="both"/>
      </w:pPr>
      <w:r w:rsidRPr="00D35CA5">
        <w:t xml:space="preserve">Discoid/Mousterian debitage </w:t>
      </w:r>
      <w:r w:rsidR="00C575C0" w:rsidRPr="00D35CA5">
        <w:fldChar w:fldCharType="begin"/>
      </w:r>
      <w:r w:rsidR="001F5C7F" w:rsidRPr="00D35CA5">
        <w:instrText xml:space="preserve"> ADDIN EN.CITE &lt;EndNote&gt;&lt;Cite&gt;&lt;Author&gt;Bordes&lt;/Author&gt;&lt;Year&gt;1961&lt;/Year&gt;&lt;RecNum&gt;1315&lt;/RecNum&gt;&lt;DisplayText&gt;(Bordes 1961, Boëda 1993)&lt;/DisplayText&gt;&lt;record&gt;&lt;rec-number&gt;1315&lt;/rec-number&gt;&lt;foreign-keys&gt;&lt;key app="EN" db-id="2e0tpp90z59szvexrf15t22p2ewafwer550w" timestamp="0"&gt;1315&lt;/key&gt;&lt;/foreign-keys&gt;&lt;ref-type name="Book"&gt;6&lt;/ref-type&gt;&lt;contributors&gt;&lt;authors&gt;&lt;author&gt;Bordes, F. &lt;/author&gt;&lt;/authors&gt;&lt;/contributors&gt;&lt;titles&gt;&lt;title&gt;Typologie du Paléolithique Ancien et Moyen&lt;/title&gt;&lt;/titles&gt;&lt;dates&gt;&lt;year&gt;1961&lt;/year&gt;&lt;/dates&gt;&lt;pub-location&gt;Paris&lt;/pub-location&gt;&lt;publisher&gt;Centre National de la Recherche Scientifique&lt;/publisher&gt;&lt;urls&gt;&lt;/urls&gt;&lt;/record&gt;&lt;/Cite&gt;&lt;Cite&gt;&lt;Author&gt;Boëda&lt;/Author&gt;&lt;Year&gt;1993&lt;/Year&gt;&lt;RecNum&gt;5682&lt;/RecNum&gt;&lt;record&gt;&lt;rec-number&gt;5682&lt;/rec-number&gt;&lt;foreign-keys&gt;&lt;key app="EN" db-id="2e0tpp90z59szvexrf15t22p2ewafwer550w" timestamp="1551313147"&gt;5682&lt;/key&gt;&lt;/foreign-keys&gt;&lt;ref-type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00C575C0" w:rsidRPr="00D35CA5">
        <w:fldChar w:fldCharType="separate"/>
      </w:r>
      <w:r w:rsidR="001F5C7F" w:rsidRPr="00D35CA5">
        <w:rPr>
          <w:noProof/>
        </w:rPr>
        <w:t>(Bordes 1961, Boëda 1993)</w:t>
      </w:r>
      <w:r w:rsidR="00C575C0" w:rsidRPr="00D35CA5">
        <w:fldChar w:fldCharType="end"/>
      </w:r>
      <w:r w:rsidRPr="00D35CA5">
        <w:t xml:space="preserve"> has been found in many sites </w:t>
      </w:r>
      <w:del w:id="198" w:author="Ben Marwick" w:date="2020-10-04T01:55:00Z">
        <w:r w:rsidRPr="00D35CA5" w:rsidDel="00FC5725">
          <w:delText>with a</w:delText>
        </w:r>
      </w:del>
      <w:ins w:id="199" w:author="Ben Marwick" w:date="2020-10-04T01:55:00Z">
        <w:r w:rsidR="00FC5725">
          <w:t>and shows</w:t>
        </w:r>
      </w:ins>
      <w:r w:rsidRPr="00D35CA5">
        <w:t xml:space="preserve"> significant variability </w:t>
      </w:r>
      <w:r w:rsidR="005F7EDD" w:rsidRPr="00D35CA5">
        <w:fldChar w:fldCharType="begin">
          <w:fldData xml:space="preserve">PEVuZE5vdGU+PENpdGU+PEF1dGhvcj5KYXViZXJ0PC9BdXRob3I+PFllYXI+MTk5MzwvWWVhcj48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=
</w:fldData>
        </w:fldChar>
      </w:r>
      <w:r w:rsidR="001F5C7F" w:rsidRPr="00D35CA5">
        <w:instrText xml:space="preserve"> ADDIN EN.CITE </w:instrText>
      </w:r>
      <w:r w:rsidR="001F5C7F" w:rsidRPr="00D35CA5">
        <w:fldChar w:fldCharType="begin">
          <w:fldData xml:space="preserve">PEVuZE5vdGU+PENpdGU+PEF1dGhvcj5KYXViZXJ0PC9BdXRob3I+PFllYXI+MTk5MzwvWWVhcj48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=
</w:fldData>
        </w:fldChar>
      </w:r>
      <w:r w:rsidR="001F5C7F" w:rsidRPr="00D35CA5">
        <w:instrText xml:space="preserve"> ADDIN EN.CITE.DATA </w:instrText>
      </w:r>
      <w:r w:rsidR="001F5C7F" w:rsidRPr="00D35CA5">
        <w:fldChar w:fldCharType="end"/>
      </w:r>
      <w:r w:rsidR="005F7EDD" w:rsidRPr="00D35CA5">
        <w:fldChar w:fldCharType="separate"/>
      </w:r>
      <w:r w:rsidR="001F5C7F" w:rsidRPr="00D35CA5">
        <w:rPr>
          <w:noProof/>
        </w:rPr>
        <w:t>(Jaubert 1993, Peresani 1998, Pasty 2000)</w:t>
      </w:r>
      <w:r w:rsidR="005F7EDD" w:rsidRPr="00D35CA5">
        <w:fldChar w:fldCharType="end"/>
      </w:r>
      <w:r w:rsidR="007B1FB8" w:rsidRPr="00D35CA5">
        <w:t xml:space="preserve">. </w:t>
      </w:r>
      <w:r w:rsidRPr="00D35CA5">
        <w:t>For a discoid system</w:t>
      </w:r>
      <w:r w:rsidR="00AC7ED8" w:rsidRPr="00D35CA5">
        <w:t>,</w:t>
      </w:r>
      <w:r w:rsidRPr="00D35CA5">
        <w:t xml:space="preserve"> the core consist</w:t>
      </w:r>
      <w:r w:rsidR="00AC7ED8" w:rsidRPr="00D35CA5">
        <w:t>s</w:t>
      </w:r>
      <w:r w:rsidRPr="00D35CA5">
        <w:t xml:space="preserve"> of two highly convex surfaces and these surfaces can be used for both</w:t>
      </w:r>
      <w:r w:rsidR="00E21C69" w:rsidRPr="00D35CA5">
        <w:t xml:space="preserve"> </w:t>
      </w:r>
      <w:r w:rsidRPr="00D35CA5">
        <w:t>flake detachment or</w:t>
      </w:r>
      <w:r w:rsidR="00974899" w:rsidRPr="00D35CA5">
        <w:t xml:space="preserve"> </w:t>
      </w:r>
      <w:r w:rsidRPr="00D35CA5">
        <w:t>as striking platform</w:t>
      </w:r>
      <w:r w:rsidR="00AC7ED8" w:rsidRPr="00D35CA5">
        <w:t>s</w:t>
      </w:r>
      <w:r w:rsidR="0097336C" w:rsidRPr="00D35CA5">
        <w:t xml:space="preserve"> </w:t>
      </w:r>
      <w:r w:rsidR="00E21C69" w:rsidRPr="00D35CA5">
        <w:t>w</w:t>
      </w:r>
      <w:r w:rsidRPr="00D35CA5">
        <w:t xml:space="preserve">ithin a single operational sequence. </w:t>
      </w:r>
      <w:r w:rsidR="00441E23" w:rsidRPr="00D35CA5">
        <w:t xml:space="preserve">This can be contrasted with the </w:t>
      </w:r>
      <w:r w:rsidRPr="00D35CA5">
        <w:t>Levallois</w:t>
      </w:r>
      <w:r w:rsidR="00441E23" w:rsidRPr="00D35CA5">
        <w:t xml:space="preserve"> strategy where</w:t>
      </w:r>
      <w:r w:rsidRPr="00D35CA5">
        <w:t xml:space="preserve"> the two surfaces are hierarchically related </w:t>
      </w:r>
      <w:del w:id="200" w:author="Ben Marwick" w:date="2020-10-04T01:56:00Z">
        <w:r w:rsidRPr="00D35CA5" w:rsidDel="00FC5725">
          <w:delText xml:space="preserve">that </w:delText>
        </w:r>
      </w:del>
      <w:ins w:id="201" w:author="Ben Marwick" w:date="2020-10-04T01:56:00Z">
        <w:r w:rsidR="00FC5725">
          <w:t>and</w:t>
        </w:r>
        <w:r w:rsidR="00FC5725" w:rsidRPr="00D35CA5">
          <w:t xml:space="preserve"> </w:t>
        </w:r>
      </w:ins>
      <w:r w:rsidRPr="00D35CA5">
        <w:t xml:space="preserve">cannot be reversed and their roles cannot be </w:t>
      </w:r>
      <w:r w:rsidR="00441E23" w:rsidRPr="00D35CA5">
        <w:t>exchanged</w:t>
      </w:r>
      <w:r w:rsidRPr="00D35CA5">
        <w:t xml:space="preserve">. </w:t>
      </w:r>
      <w:r w:rsidR="001878E7" w:rsidRPr="00D35CA5">
        <w:t xml:space="preserve">The </w:t>
      </w:r>
      <w:del w:id="202" w:author="Ben Marwick" w:date="2020-10-04T01:56:00Z">
        <w:r w:rsidR="001878E7" w:rsidRPr="00D35CA5" w:rsidDel="00FC5725">
          <w:delText xml:space="preserve">usage </w:delText>
        </w:r>
      </w:del>
      <w:ins w:id="203" w:author="Ben Marwick" w:date="2020-10-04T01:56:00Z">
        <w:r w:rsidR="00FC5725" w:rsidRPr="00D35CA5">
          <w:t>us</w:t>
        </w:r>
        <w:r w:rsidR="00FC5725">
          <w:t>e</w:t>
        </w:r>
        <w:r w:rsidR="00FC5725" w:rsidRPr="00D35CA5">
          <w:t xml:space="preserve"> </w:t>
        </w:r>
      </w:ins>
      <w:r w:rsidR="001878E7" w:rsidRPr="00D35CA5">
        <w:t xml:space="preserve">of the </w:t>
      </w:r>
      <w:ins w:id="204" w:author="Ben Marwick" w:date="2020-10-04T01:56:00Z">
        <w:r w:rsidR="00A1322F" w:rsidRPr="00D35CA5">
          <w:t xml:space="preserve">discoid </w:t>
        </w:r>
      </w:ins>
      <w:r w:rsidR="00E75F0E" w:rsidRPr="00D35CA5">
        <w:t xml:space="preserve">method in </w:t>
      </w:r>
      <w:proofErr w:type="spellStart"/>
      <w:r w:rsidR="00E75F0E" w:rsidRPr="00D35CA5">
        <w:t>Guanyindong</w:t>
      </w:r>
      <w:proofErr w:type="spellEnd"/>
      <w:r w:rsidR="00E75F0E" w:rsidRPr="00D35CA5">
        <w:t xml:space="preserve"> </w:t>
      </w:r>
      <w:r w:rsidR="001878E7" w:rsidRPr="00D35CA5">
        <w:t xml:space="preserve">is </w:t>
      </w:r>
      <w:r w:rsidR="00E75F0E" w:rsidRPr="00D35CA5">
        <w:t>indicated by ten discoid cores</w:t>
      </w:r>
      <w:r w:rsidR="006845B3" w:rsidRPr="00D35CA5">
        <w:t xml:space="preserve"> </w:t>
      </w:r>
      <w:r w:rsidR="00B609D6">
        <w:t xml:space="preserve">(see examples in </w:t>
      </w:r>
      <w:r w:rsidR="00B609D6">
        <w:fldChar w:fldCharType="begin"/>
      </w:r>
      <w:r w:rsidR="00B609D6">
        <w:instrText xml:space="preserve"> REF _Ref39014546 \h </w:instrText>
      </w:r>
      <w:r w:rsidR="00B609D6">
        <w:fldChar w:fldCharType="separate"/>
      </w:r>
      <w:r w:rsidR="00B609D6" w:rsidRPr="00AB4448">
        <w:rPr>
          <w:b/>
          <w:bCs/>
        </w:rPr>
        <w:t xml:space="preserve">Figure </w:t>
      </w:r>
      <w:r w:rsidR="00B609D6">
        <w:rPr>
          <w:b/>
          <w:bCs/>
          <w:noProof/>
        </w:rPr>
        <w:t>2</w:t>
      </w:r>
      <w:r w:rsidR="00B609D6">
        <w:fldChar w:fldCharType="end"/>
      </w:r>
      <w:r w:rsidR="00B609D6">
        <w:rPr>
          <w:b/>
          <w:bCs/>
        </w:rPr>
        <w:t>a-c</w:t>
      </w:r>
      <w:r w:rsidR="00B609D6">
        <w:t>)</w:t>
      </w:r>
      <w:ins w:id="205" w:author="Ben Marwick" w:date="2020-10-04T01:56:00Z">
        <w:r w:rsidR="00FC5725">
          <w:t xml:space="preserve"> </w:t>
        </w:r>
      </w:ins>
      <w:r w:rsidR="00E75F0E" w:rsidRPr="00D35CA5">
        <w:t xml:space="preserve">and </w:t>
      </w:r>
      <w:r w:rsidR="001F7D9B" w:rsidRPr="00D35CA5">
        <w:t xml:space="preserve">diversified products such </w:t>
      </w:r>
      <w:del w:id="206" w:author="Ben Marwick" w:date="2020-10-04T01:56:00Z">
        <w:r w:rsidR="001F7D9B" w:rsidRPr="00D35CA5" w:rsidDel="00FC5725">
          <w:delText xml:space="preserve">like </w:delText>
        </w:r>
      </w:del>
      <w:ins w:id="207" w:author="Ben Marwick" w:date="2020-10-04T01:56:00Z">
        <w:r w:rsidR="00FC5725">
          <w:t>as</w:t>
        </w:r>
        <w:r w:rsidR="00FC5725" w:rsidRPr="00D35CA5">
          <w:t xml:space="preserve"> </w:t>
        </w:r>
      </w:ins>
      <w:r w:rsidR="00E75F0E" w:rsidRPr="00D35CA5">
        <w:t>triangle</w:t>
      </w:r>
      <w:ins w:id="208" w:author="Ben Marwick" w:date="2020-10-04T01:56:00Z">
        <w:r w:rsidR="00FC5725">
          <w:t>s</w:t>
        </w:r>
      </w:ins>
      <w:r w:rsidR="00E75F0E" w:rsidRPr="00D35CA5">
        <w:t xml:space="preserve">, and short thick flakes as well as </w:t>
      </w:r>
      <w:proofErr w:type="spellStart"/>
      <w:r w:rsidR="00E75F0E" w:rsidRPr="00D35CA5">
        <w:t>debordants</w:t>
      </w:r>
      <w:proofErr w:type="spellEnd"/>
      <w:r w:rsidR="00E75F0E" w:rsidRPr="00D35CA5">
        <w:t xml:space="preserve"> and backed flakes</w:t>
      </w:r>
      <w:r w:rsidR="00030298" w:rsidRPr="00D35CA5">
        <w:t xml:space="preserve"> (see examples in </w:t>
      </w:r>
      <w:r w:rsidR="00030298" w:rsidRPr="00AB4448">
        <w:rPr>
          <w:b/>
          <w:bCs/>
        </w:rPr>
        <w:fldChar w:fldCharType="begin"/>
      </w:r>
      <w:r w:rsidR="00030298" w:rsidRPr="00AB4448">
        <w:rPr>
          <w:b/>
          <w:bCs/>
        </w:rPr>
        <w:instrText xml:space="preserve"> REF _Ref39014546 \h  \* MERGEFORMAT </w:instrText>
      </w:r>
      <w:r w:rsidR="00030298" w:rsidRPr="00AB4448">
        <w:rPr>
          <w:b/>
          <w:bCs/>
        </w:rPr>
      </w:r>
      <w:r w:rsidR="00030298" w:rsidRPr="00AB4448">
        <w:rPr>
          <w:b/>
          <w:bCs/>
        </w:rPr>
        <w:fldChar w:fldCharType="separate"/>
      </w:r>
      <w:r w:rsidR="00030298" w:rsidRPr="0081667D">
        <w:rPr>
          <w:b/>
          <w:bCs/>
        </w:rPr>
        <w:t>Figure 2</w:t>
      </w:r>
      <w:r w:rsidR="00030298" w:rsidRPr="00AB4448">
        <w:rPr>
          <w:b/>
          <w:bCs/>
        </w:rPr>
        <w:fldChar w:fldCharType="end"/>
      </w:r>
      <w:r w:rsidR="00237C2C">
        <w:rPr>
          <w:b/>
          <w:bCs/>
        </w:rPr>
        <w:t xml:space="preserve"> </w:t>
      </w:r>
      <w:r w:rsidR="00237C2C" w:rsidRPr="00237C2C">
        <w:t>and</w:t>
      </w:r>
      <w:r w:rsidR="00237C2C">
        <w:rPr>
          <w:b/>
          <w:bCs/>
        </w:rPr>
        <w:t xml:space="preserve"> SI Figure S4</w:t>
      </w:r>
      <w:r w:rsidR="00030298" w:rsidRPr="00D35CA5">
        <w:t>)</w:t>
      </w:r>
      <w:r w:rsidR="00E75F0E" w:rsidRPr="00D35CA5">
        <w:t xml:space="preserve">. </w:t>
      </w:r>
    </w:p>
    <w:p w14:paraId="6931D18A" w14:textId="5B7D58B8" w:rsidR="006F0407" w:rsidRDefault="00C24B3F" w:rsidP="004D1AD2">
      <w:pPr>
        <w:spacing w:line="360" w:lineRule="auto"/>
        <w:jc w:val="both"/>
        <w:rPr>
          <w:ins w:id="209" w:author="Ben Marwick" w:date="2020-10-04T01:57:00Z"/>
        </w:rPr>
      </w:pPr>
      <w:r w:rsidRPr="00D35CA5">
        <w:lastRenderedPageBreak/>
        <w:t>Most cores exhibit one</w:t>
      </w:r>
      <w:r w:rsidR="001F7D9B" w:rsidRPr="00D35CA5">
        <w:t xml:space="preserve"> flaking surface with peripheral</w:t>
      </w:r>
      <w:del w:id="210" w:author="Ben Marwick" w:date="2020-10-04T01:57:00Z">
        <w:r w:rsidR="001F7D9B" w:rsidRPr="00D35CA5" w:rsidDel="00A1322F">
          <w:delText>ly</w:delText>
        </w:r>
      </w:del>
      <w:r w:rsidR="001F7D9B" w:rsidRPr="00D35CA5">
        <w:t xml:space="preserve"> exploitations by</w:t>
      </w:r>
      <w:r w:rsidR="00720B8B" w:rsidRPr="00D35CA5">
        <w:t xml:space="preserve"> secant and steeped</w:t>
      </w:r>
      <w:r w:rsidR="001F7D9B" w:rsidRPr="00D35CA5">
        <w:t xml:space="preserve"> removals</w:t>
      </w:r>
      <w:r w:rsidR="008663A9" w:rsidRPr="00D35CA5">
        <w:t xml:space="preserve">. </w:t>
      </w:r>
      <w:r w:rsidR="007D3DE0" w:rsidRPr="00D35CA5">
        <w:t>Those cores bearing a pyramidal cross-section always have one surface remain</w:t>
      </w:r>
      <w:ins w:id="211" w:author="Ben Marwick" w:date="2020-10-04T01:57:00Z">
        <w:r w:rsidR="00A1322F">
          <w:t>ing</w:t>
        </w:r>
      </w:ins>
      <w:r w:rsidR="007D3DE0" w:rsidRPr="00D35CA5">
        <w:t xml:space="preserve"> flat as striking platform and the other surface working as flaking surface formed by centripetal scars</w:t>
      </w:r>
      <w:r w:rsidR="001D06E0" w:rsidRPr="00D35CA5">
        <w:t xml:space="preserve"> which extend to the distal end</w:t>
      </w:r>
      <w:r w:rsidR="007D3DE0" w:rsidRPr="00D35CA5">
        <w:t>. The morphologies varied depend</w:t>
      </w:r>
      <w:ins w:id="212" w:author="Ben Marwick" w:date="2020-10-04T01:57:00Z">
        <w:r w:rsidR="00A1322F">
          <w:t>ing</w:t>
        </w:r>
      </w:ins>
      <w:r w:rsidR="007D3DE0" w:rsidRPr="00D35CA5">
        <w:t xml:space="preserve"> on the original blank shapes, either a sizable flake or a nodule</w:t>
      </w:r>
      <w:r w:rsidR="007D54D8" w:rsidRPr="00D35CA5" w:rsidDel="006845B3">
        <w:t>.</w:t>
      </w:r>
    </w:p>
    <w:p w14:paraId="6DA6FDE1" w14:textId="77777777" w:rsidR="00A1322F" w:rsidRPr="00D35CA5" w:rsidRDefault="00A1322F" w:rsidP="004D1AD2">
      <w:pPr>
        <w:spacing w:line="360" w:lineRule="auto"/>
        <w:jc w:val="both"/>
      </w:pPr>
    </w:p>
    <w:p w14:paraId="37408FCC" w14:textId="2BA2E0DA" w:rsidR="006F0407" w:rsidRDefault="006F0407" w:rsidP="005E57E4">
      <w:pPr>
        <w:spacing w:line="360" w:lineRule="auto"/>
        <w:jc w:val="both"/>
        <w:rPr>
          <w:ins w:id="213" w:author="Ben Marwick" w:date="2020-10-04T01:57:00Z"/>
        </w:rPr>
      </w:pPr>
      <w:r w:rsidRPr="00D35CA5">
        <w:t>The</w:t>
      </w:r>
      <w:r w:rsidR="00C33502" w:rsidRPr="00D35CA5">
        <w:t xml:space="preserve"> raw material</w:t>
      </w:r>
      <w:ins w:id="214" w:author="Ben Marwick" w:date="2020-10-04T01:57:00Z">
        <w:r w:rsidR="00A1322F">
          <w:t>s</w:t>
        </w:r>
      </w:ins>
      <w:r w:rsidR="00C33502" w:rsidRPr="00D35CA5">
        <w:t xml:space="preserve"> </w:t>
      </w:r>
      <w:del w:id="215" w:author="Ben Marwick" w:date="2020-10-04T01:57:00Z">
        <w:r w:rsidR="00C33502" w:rsidRPr="00D35CA5" w:rsidDel="00A1322F">
          <w:delText xml:space="preserve">is </w:delText>
        </w:r>
      </w:del>
      <w:ins w:id="216" w:author="Ben Marwick" w:date="2020-10-04T01:57:00Z">
        <w:r w:rsidR="00A1322F">
          <w:t>are</w:t>
        </w:r>
        <w:r w:rsidR="00A1322F" w:rsidRPr="00D35CA5">
          <w:t xml:space="preserve"> </w:t>
        </w:r>
      </w:ins>
      <w:r w:rsidR="00C33502" w:rsidRPr="00D35CA5">
        <w:t>dominated by chert (&gt;90%)</w:t>
      </w:r>
      <w:r w:rsidR="00F52A80" w:rsidRPr="00D35CA5">
        <w:t>. The</w:t>
      </w:r>
      <w:r w:rsidRPr="00D35CA5">
        <w:t xml:space="preserve"> </w:t>
      </w:r>
      <w:r w:rsidR="00B0472F" w:rsidRPr="00D35CA5">
        <w:t>median</w:t>
      </w:r>
      <w:r w:rsidRPr="00D35CA5">
        <w:t xml:space="preserve"> dimension of </w:t>
      </w:r>
      <w:r w:rsidR="00E33647" w:rsidRPr="00D35CA5">
        <w:t>cores</w:t>
      </w:r>
      <w:r w:rsidR="00E45268" w:rsidRPr="00D35CA5">
        <w:t xml:space="preserve"> </w:t>
      </w:r>
      <w:r w:rsidRPr="00D35CA5">
        <w:t xml:space="preserve">is </w:t>
      </w:r>
      <w:r w:rsidR="00F52A80" w:rsidRPr="00D35CA5">
        <w:t xml:space="preserve">around </w:t>
      </w:r>
      <w:r w:rsidR="003A20DB" w:rsidRPr="00D35CA5">
        <w:t>70</w:t>
      </w:r>
      <w:r w:rsidRPr="00D35CA5">
        <w:t xml:space="preserve"> mm</w:t>
      </w:r>
      <w:r w:rsidR="009B361B" w:rsidRPr="00D35CA5">
        <w:t xml:space="preserve"> and the average mass is about 160g</w:t>
      </w:r>
      <w:r w:rsidRPr="00D35CA5">
        <w:t xml:space="preserve">. </w:t>
      </w:r>
      <w:r w:rsidR="008F709E" w:rsidRPr="00D35CA5">
        <w:t>According to the major scars left on the working surface, t</w:t>
      </w:r>
      <w:r w:rsidR="00354212" w:rsidRPr="00D35CA5">
        <w:t>hose cores yield a limited number of products (always around 4-6).</w:t>
      </w:r>
      <w:r w:rsidRPr="00D35CA5">
        <w:t xml:space="preserve"> </w:t>
      </w:r>
      <w:r w:rsidR="00354212" w:rsidRPr="00D35CA5">
        <w:t>More than half of them have partial cortex</w:t>
      </w:r>
      <w:r w:rsidR="008F709E" w:rsidRPr="00D35CA5">
        <w:t xml:space="preserve"> (the cortex covers mostly 10</w:t>
      </w:r>
      <w:r w:rsidR="007D54D8" w:rsidRPr="00D35CA5">
        <w:t>%, but</w:t>
      </w:r>
      <w:r w:rsidR="008F709E" w:rsidRPr="00D35CA5">
        <w:t xml:space="preserve"> 50% area on some extreme specimen)</w:t>
      </w:r>
      <w:r w:rsidR="00354212" w:rsidRPr="00D35CA5">
        <w:t xml:space="preserve"> remain</w:t>
      </w:r>
      <w:ins w:id="217" w:author="Ben Marwick" w:date="2020-10-04T01:58:00Z">
        <w:r w:rsidR="00A1322F">
          <w:t>ing</w:t>
        </w:r>
      </w:ins>
      <w:r w:rsidR="00354212" w:rsidRPr="00D35CA5">
        <w:t xml:space="preserve"> on the platforms or distal places, probably as a result of </w:t>
      </w:r>
      <w:r w:rsidR="001D06E0" w:rsidRPr="00D35CA5">
        <w:t>local or early stage of manufacture. P</w:t>
      </w:r>
      <w:r w:rsidRPr="00D35CA5">
        <w:t xml:space="preserve">latforms are </w:t>
      </w:r>
      <w:r w:rsidR="00441E23" w:rsidRPr="00D35CA5">
        <w:t xml:space="preserve">mostly </w:t>
      </w:r>
      <w:r w:rsidRPr="00D35CA5">
        <w:t xml:space="preserve">plain. </w:t>
      </w:r>
    </w:p>
    <w:p w14:paraId="60F5DCB6" w14:textId="77777777" w:rsidR="00A1322F" w:rsidRPr="00D35CA5" w:rsidRDefault="00A1322F" w:rsidP="005E57E4">
      <w:pPr>
        <w:spacing w:line="360" w:lineRule="auto"/>
        <w:jc w:val="both"/>
      </w:pPr>
    </w:p>
    <w:p w14:paraId="0F9B2A5B" w14:textId="6EF31FED" w:rsidR="00FF54A4" w:rsidRDefault="006F0407" w:rsidP="005E57E4">
      <w:pPr>
        <w:spacing w:line="360" w:lineRule="auto"/>
        <w:jc w:val="both"/>
        <w:rPr>
          <w:ins w:id="218" w:author="Ben Marwick" w:date="2020-10-04T02:10:00Z"/>
        </w:rPr>
      </w:pPr>
      <w:r w:rsidRPr="00D35CA5">
        <w:t xml:space="preserve">A variety of end-products of discoid production are found </w:t>
      </w:r>
      <w:del w:id="219" w:author="Ben Marwick" w:date="2020-10-04T02:00:00Z">
        <w:r w:rsidRPr="00D35CA5" w:rsidDel="00A1322F">
          <w:delText xml:space="preserve">from </w:delText>
        </w:r>
      </w:del>
      <w:ins w:id="220" w:author="Ben Marwick" w:date="2020-10-04T02:00:00Z">
        <w:r w:rsidR="00A1322F">
          <w:t>in</w:t>
        </w:r>
        <w:r w:rsidR="00A1322F" w:rsidRPr="00D35CA5">
          <w:t xml:space="preserve"> </w:t>
        </w:r>
      </w:ins>
      <w:r w:rsidRPr="00D35CA5">
        <w:t xml:space="preserve">the </w:t>
      </w:r>
      <w:proofErr w:type="spellStart"/>
      <w:r w:rsidRPr="00D35CA5">
        <w:t>Guanyindong</w:t>
      </w:r>
      <w:proofErr w:type="spellEnd"/>
      <w:r w:rsidRPr="00D35CA5">
        <w:t xml:space="preserve"> assemblage</w:t>
      </w:r>
      <w:r w:rsidR="007B1FB8" w:rsidRPr="00D35CA5">
        <w:t xml:space="preserve"> </w:t>
      </w:r>
      <w:r w:rsidRPr="00D35CA5">
        <w:t>includ</w:t>
      </w:r>
      <w:r w:rsidR="007B1FB8" w:rsidRPr="00D35CA5">
        <w:t>ing</w:t>
      </w:r>
      <w:r w:rsidRPr="00D35CA5">
        <w:t xml:space="preserve"> pseudo-Levallois points, short </w:t>
      </w:r>
      <w:proofErr w:type="spellStart"/>
      <w:r w:rsidRPr="00D35CA5">
        <w:t>debordant</w:t>
      </w:r>
      <w:proofErr w:type="spellEnd"/>
      <w:r w:rsidRPr="00D35CA5">
        <w:t xml:space="preserve"> flakes, triangular </w:t>
      </w:r>
      <w:r w:rsidR="00C01BD8" w:rsidRPr="00D35CA5">
        <w:fldChar w:fldCharType="begin"/>
      </w:r>
      <w:r w:rsidR="00C01BD8" w:rsidRPr="00D35CA5">
        <w:instrText xml:space="preserve"> ADDIN EN.CITE &lt;EndNote&gt;&lt;Cite&gt;&lt;Author&gt;Peresani&lt;/Author&gt;&lt;Year&gt;1998&lt;/Year&gt;&lt;RecNum&gt;22&lt;/RecNum&gt;&lt;DisplayText&gt;(Peresani 1998)&lt;/DisplayText&gt;&lt;record&gt;&lt;rec-number&gt;22&lt;/rec-number&gt;&lt;foreign-keys&gt;&lt;key app="EN" db-id="9dszwxrw8zd9z3efv9k5vsxp2dvzxf0zaa0s" timestamp="1587975974"&gt;22&lt;/key&gt;&lt;/foreign-keys&gt;&lt;ref-type name="Journal Article"&gt;17&lt;/ref-type&gt;&lt;contributors&gt;&lt;authors&gt;&lt;author&gt;Marco Peresani&lt;/author&gt;&lt;/authors&gt;&lt;/contributors&gt;&lt;titles&gt;&lt;title&gt;La variabilité du débitage discoïde dans la grotte de Fumane (Italie du Nord)/The variability of discoid production at the grotte de Fumane &lt;/title&gt;&lt;secondary-title&gt;Paléo&lt;/secondary-title&gt;&lt;/titles&gt;&lt;pages&gt;123-146&lt;/pages&gt;&lt;volume&gt;10&lt;/volume&gt;&lt;dates&gt;&lt;year&gt;1998&lt;/year&gt;&lt;/dates&gt;&lt;urls&gt;&lt;/urls&gt;&lt;/record&gt;&lt;/Cite&gt;&lt;/EndNote&gt;</w:instrText>
      </w:r>
      <w:r w:rsidR="00C01BD8" w:rsidRPr="00D35CA5">
        <w:fldChar w:fldCharType="separate"/>
      </w:r>
      <w:r w:rsidR="00C01BD8" w:rsidRPr="00D35CA5">
        <w:rPr>
          <w:noProof/>
        </w:rPr>
        <w:t>(Peresani 1998)</w:t>
      </w:r>
      <w:r w:rsidR="00C01BD8" w:rsidRPr="00D35CA5">
        <w:fldChar w:fldCharType="end"/>
      </w:r>
      <w:r w:rsidR="00C01BD8" w:rsidRPr="00D35CA5">
        <w:t xml:space="preserve"> </w:t>
      </w:r>
      <w:r w:rsidRPr="00D35CA5">
        <w:t>and quadrangular flakes</w:t>
      </w:r>
      <w:r w:rsidR="006845B3" w:rsidRPr="00D35CA5">
        <w:t xml:space="preserve"> (see examples in</w:t>
      </w:r>
      <w:r w:rsidR="006845B3" w:rsidRPr="00AB4448">
        <w:rPr>
          <w:b/>
          <w:bCs/>
        </w:rPr>
        <w:t xml:space="preserve"> </w:t>
      </w:r>
      <w:r w:rsidR="006845B3" w:rsidRPr="00AB4448">
        <w:rPr>
          <w:b/>
          <w:bCs/>
        </w:rPr>
        <w:fldChar w:fldCharType="begin"/>
      </w:r>
      <w:r w:rsidR="006845B3" w:rsidRPr="00AB4448">
        <w:rPr>
          <w:b/>
          <w:bCs/>
        </w:rPr>
        <w:instrText xml:space="preserve"> REF _Ref39014546 \h </w:instrText>
      </w:r>
      <w:r w:rsidR="00C01BD8" w:rsidRPr="00AB4448">
        <w:rPr>
          <w:b/>
          <w:bCs/>
        </w:rPr>
        <w:instrText xml:space="preserve"> \* MERGEFORMAT </w:instrText>
      </w:r>
      <w:r w:rsidR="006845B3" w:rsidRPr="00AB4448">
        <w:rPr>
          <w:b/>
          <w:bCs/>
        </w:rPr>
      </w:r>
      <w:r w:rsidR="006845B3" w:rsidRPr="00AB4448">
        <w:rPr>
          <w:b/>
          <w:bCs/>
        </w:rPr>
        <w:fldChar w:fldCharType="separate"/>
      </w:r>
      <w:r w:rsidR="0081667D" w:rsidRPr="0081667D">
        <w:rPr>
          <w:b/>
          <w:bCs/>
        </w:rPr>
        <w:t>Figure 2</w:t>
      </w:r>
      <w:r w:rsidR="006845B3" w:rsidRPr="00AB4448">
        <w:rPr>
          <w:b/>
          <w:bCs/>
        </w:rPr>
        <w:fldChar w:fldCharType="end"/>
      </w:r>
      <w:r w:rsidR="00B609D6">
        <w:rPr>
          <w:b/>
          <w:bCs/>
        </w:rPr>
        <w:t>e-g</w:t>
      </w:r>
      <w:r w:rsidR="006845B3" w:rsidRPr="00D35CA5">
        <w:t>)</w:t>
      </w:r>
      <w:r w:rsidRPr="00D35CA5">
        <w:t xml:space="preserve">. </w:t>
      </w:r>
      <w:r w:rsidR="00D03C2A" w:rsidRPr="00D35CA5">
        <w:t xml:space="preserve">Among those products, </w:t>
      </w:r>
      <w:r w:rsidRPr="00D35CA5">
        <w:t xml:space="preserve">Pseudo-Levallois points and </w:t>
      </w:r>
      <w:proofErr w:type="spellStart"/>
      <w:r w:rsidRPr="00D35CA5">
        <w:t>debordant</w:t>
      </w:r>
      <w:proofErr w:type="spellEnd"/>
      <w:r w:rsidRPr="00D35CA5">
        <w:t xml:space="preserve"> flakes appeared in a small quantity</w:t>
      </w:r>
      <w:r w:rsidR="00E33647" w:rsidRPr="00D35CA5">
        <w:t xml:space="preserve">. </w:t>
      </w:r>
      <w:r w:rsidR="00832276" w:rsidRPr="00D35CA5">
        <w:t xml:space="preserve">Because </w:t>
      </w:r>
      <w:r w:rsidR="00BC51C6" w:rsidRPr="00D35CA5">
        <w:t>b</w:t>
      </w:r>
      <w:r w:rsidRPr="00D35CA5">
        <w:t>oth centripetal recurrent Levallois method</w:t>
      </w:r>
      <w:ins w:id="221" w:author="Ben Marwick" w:date="2020-10-04T02:00:00Z">
        <w:r w:rsidR="00A1322F">
          <w:t>s</w:t>
        </w:r>
      </w:ins>
      <w:r w:rsidRPr="00D35CA5">
        <w:t xml:space="preserve"> and discoid production</w:t>
      </w:r>
      <w:r w:rsidR="00E33647" w:rsidRPr="00D35CA5">
        <w:t xml:space="preserve"> </w:t>
      </w:r>
      <w:del w:id="222" w:author="Ben Marwick" w:date="2020-10-04T02:00:00Z">
        <w:r w:rsidR="00E33647" w:rsidRPr="00D35CA5" w:rsidDel="00A1322F">
          <w:delText xml:space="preserve">are </w:delText>
        </w:r>
      </w:del>
      <w:ins w:id="223" w:author="Ben Marwick" w:date="2020-10-04T02:00:00Z">
        <w:r w:rsidR="00A1322F">
          <w:t>can be</w:t>
        </w:r>
        <w:r w:rsidR="00A1322F" w:rsidRPr="00D35CA5">
          <w:t xml:space="preserve"> </w:t>
        </w:r>
      </w:ins>
      <w:r w:rsidR="00E33647" w:rsidRPr="00D35CA5">
        <w:t>responsible for these kind</w:t>
      </w:r>
      <w:r w:rsidR="00D03C2A" w:rsidRPr="00D35CA5">
        <w:t>s</w:t>
      </w:r>
      <w:r w:rsidR="00E33647" w:rsidRPr="00D35CA5">
        <w:t xml:space="preserve"> of flakes</w:t>
      </w:r>
      <w:r w:rsidR="00832276" w:rsidRPr="00D35CA5">
        <w:t xml:space="preserve">, </w:t>
      </w:r>
      <w:del w:id="224" w:author="Ben Marwick" w:date="2020-10-04T02:00:00Z">
        <w:r w:rsidR="00832276" w:rsidRPr="00D35CA5" w:rsidDel="00A1322F">
          <w:delText xml:space="preserve">so </w:delText>
        </w:r>
      </w:del>
      <w:r w:rsidR="00832276" w:rsidRPr="00D35CA5">
        <w:t>it is hard to separate those by</w:t>
      </w:r>
      <w:del w:id="225" w:author="Ben Marwick" w:date="2020-10-04T02:00:00Z">
        <w:r w:rsidR="00832276" w:rsidRPr="00D35CA5" w:rsidDel="00A1322F">
          <w:delText xml:space="preserve"> </w:delText>
        </w:r>
      </w:del>
      <w:r w:rsidR="00832276" w:rsidRPr="00D35CA5">
        <w:t>products from either of th</w:t>
      </w:r>
      <w:ins w:id="226" w:author="Ben Marwick" w:date="2020-10-04T02:00:00Z">
        <w:r w:rsidR="00A1322F">
          <w:t>e two</w:t>
        </w:r>
      </w:ins>
      <w:del w:id="227" w:author="Ben Marwick" w:date="2020-10-04T02:00:00Z">
        <w:r w:rsidR="00832276" w:rsidRPr="00D35CA5" w:rsidDel="00A1322F">
          <w:delText>e</w:delText>
        </w:r>
      </w:del>
      <w:r w:rsidR="00832276" w:rsidRPr="00D35CA5">
        <w:t xml:space="preserve"> production</w:t>
      </w:r>
      <w:ins w:id="228" w:author="Ben Marwick" w:date="2020-10-04T02:00:00Z">
        <w:r w:rsidR="00A1322F">
          <w:t xml:space="preserve"> systems</w:t>
        </w:r>
      </w:ins>
      <w:del w:id="229" w:author="Ben Marwick" w:date="2020-10-04T02:00:00Z">
        <w:r w:rsidR="00832276" w:rsidRPr="00D35CA5" w:rsidDel="00A1322F">
          <w:delText>s</w:delText>
        </w:r>
      </w:del>
      <w:r w:rsidRPr="00D35CA5">
        <w:t>.</w:t>
      </w:r>
      <w:r w:rsidR="00832276" w:rsidRPr="00D35CA5">
        <w:t xml:space="preserve"> </w:t>
      </w:r>
      <w:r w:rsidR="00A53809" w:rsidRPr="00D35CA5">
        <w:t>T</w:t>
      </w:r>
      <w:r w:rsidR="00BC51C6" w:rsidRPr="00D35CA5">
        <w:t>he</w:t>
      </w:r>
      <w:r w:rsidR="00722686" w:rsidRPr="00D35CA5">
        <w:t xml:space="preserve"> potency of</w:t>
      </w:r>
      <w:r w:rsidRPr="00D35CA5">
        <w:t xml:space="preserve"> debitage </w:t>
      </w:r>
      <w:del w:id="230" w:author="Ben Marwick" w:date="2020-10-04T02:01:00Z">
        <w:r w:rsidRPr="00D35CA5" w:rsidDel="00A1322F">
          <w:delText xml:space="preserve">of </w:delText>
        </w:r>
      </w:del>
      <w:ins w:id="231" w:author="Ben Marwick" w:date="2020-10-04T02:01:00Z">
        <w:r w:rsidR="00A1322F">
          <w:t xml:space="preserve">from </w:t>
        </w:r>
      </w:ins>
      <w:r w:rsidRPr="00D35CA5">
        <w:t xml:space="preserve">discoid production </w:t>
      </w:r>
      <w:r w:rsidR="00722686" w:rsidRPr="00D35CA5">
        <w:t>is evidenced</w:t>
      </w:r>
      <w:r w:rsidRPr="00D35CA5">
        <w:t xml:space="preserve"> by </w:t>
      </w:r>
      <w:r w:rsidR="00A53809" w:rsidRPr="00D35CA5">
        <w:t xml:space="preserve">a </w:t>
      </w:r>
      <w:r w:rsidRPr="00D35CA5">
        <w:t>large number of flakes</w:t>
      </w:r>
      <w:r w:rsidR="00722686" w:rsidRPr="00D35CA5">
        <w:t xml:space="preserve"> with triangular section</w:t>
      </w:r>
      <w:r w:rsidR="00FA37AD" w:rsidRPr="00D35CA5">
        <w:t xml:space="preserve"> (</w:t>
      </w:r>
      <w:r w:rsidR="00DC7100" w:rsidRPr="00D35CA5">
        <w:t>39% based on the data of complete unretouched flakes</w:t>
      </w:r>
      <w:r w:rsidR="008606DD" w:rsidRPr="00D35CA5">
        <w:t>, although t</w:t>
      </w:r>
      <w:r w:rsidR="00DC7100" w:rsidRPr="00D35CA5">
        <w:t>his section</w:t>
      </w:r>
      <w:r w:rsidR="00722686" w:rsidRPr="00D35CA5">
        <w:t xml:space="preserve"> can be </w:t>
      </w:r>
      <w:r w:rsidR="00DC7100" w:rsidRPr="00D35CA5">
        <w:t>obtained by</w:t>
      </w:r>
      <w:r w:rsidR="00722686" w:rsidRPr="00D35CA5">
        <w:t xml:space="preserve"> </w:t>
      </w:r>
      <w:proofErr w:type="spellStart"/>
      <w:r w:rsidR="00722686" w:rsidRPr="00D35CA5">
        <w:t>Quina</w:t>
      </w:r>
      <w:proofErr w:type="spellEnd"/>
      <w:r w:rsidR="00722686" w:rsidRPr="00D35CA5">
        <w:t xml:space="preserve"> system too</w:t>
      </w:r>
      <w:r w:rsidR="00FA37AD" w:rsidRPr="00D35CA5">
        <w:t>)</w:t>
      </w:r>
      <w:r w:rsidR="00722686" w:rsidRPr="00D35CA5">
        <w:t xml:space="preserve"> and numerous triangular flakes.</w:t>
      </w:r>
      <w:r w:rsidR="00FA37AD" w:rsidRPr="00D35CA5">
        <w:t xml:space="preserve"> </w:t>
      </w:r>
      <w:r w:rsidR="00DC7100" w:rsidRPr="00D35CA5">
        <w:t xml:space="preserve">Among the triangular flakes, </w:t>
      </w:r>
      <w:del w:id="232" w:author="Ben Marwick" w:date="2020-10-04T02:02:00Z">
        <w:r w:rsidR="00DC7100" w:rsidRPr="00D35CA5" w:rsidDel="00A1322F">
          <w:delText>a lot</w:delText>
        </w:r>
        <w:r w:rsidR="00C24E4F" w:rsidRPr="00D35CA5" w:rsidDel="00A1322F">
          <w:delText xml:space="preserve"> of</w:delText>
        </w:r>
      </w:del>
      <w:ins w:id="233" w:author="Ben Marwick" w:date="2020-10-04T02:02:00Z">
        <w:r w:rsidR="00A1322F">
          <w:t>many of</w:t>
        </w:r>
      </w:ins>
      <w:r w:rsidR="00C24E4F" w:rsidRPr="00D35CA5">
        <w:t xml:space="preserve"> them </w:t>
      </w:r>
      <w:r w:rsidRPr="00D35CA5">
        <w:t xml:space="preserve">have a triangular scar covering most </w:t>
      </w:r>
      <w:del w:id="234" w:author="Ben Marwick" w:date="2020-10-04T02:02:00Z">
        <w:r w:rsidRPr="00D35CA5" w:rsidDel="00A1322F">
          <w:delText xml:space="preserve">part </w:delText>
        </w:r>
      </w:del>
      <w:r w:rsidRPr="00D35CA5">
        <w:t xml:space="preserve">of the dorsal surface and creating the ridge </w:t>
      </w:r>
      <w:r w:rsidR="00C95DE9" w:rsidRPr="00D35CA5">
        <w:t>that guided the detachment of the</w:t>
      </w:r>
      <w:r w:rsidR="00A53809" w:rsidRPr="00D35CA5">
        <w:t xml:space="preserve"> subsequent</w:t>
      </w:r>
      <w:r w:rsidR="00C95DE9" w:rsidRPr="00D35CA5">
        <w:t xml:space="preserve"> flake</w:t>
      </w:r>
      <w:r w:rsidR="00FF54A4" w:rsidRPr="00D35CA5">
        <w:t xml:space="preserve"> leading to t</w:t>
      </w:r>
      <w:r w:rsidRPr="00D35CA5">
        <w:t xml:space="preserve">he </w:t>
      </w:r>
      <w:r w:rsidR="00FF54A4" w:rsidRPr="00D35CA5">
        <w:t xml:space="preserve">parallel or sub-parallel formation of </w:t>
      </w:r>
      <w:r w:rsidRPr="00D35CA5">
        <w:t xml:space="preserve">ventral and dorsal surfaces </w:t>
      </w:r>
      <w:r w:rsidR="00FF54A4" w:rsidRPr="00D35CA5">
        <w:t>and</w:t>
      </w:r>
      <w:r w:rsidR="00C95DE9" w:rsidRPr="00D35CA5">
        <w:t xml:space="preserve"> flat morphology</w:t>
      </w:r>
      <w:r w:rsidRPr="00D35CA5">
        <w:t xml:space="preserve">. </w:t>
      </w:r>
      <w:r w:rsidR="00A53809" w:rsidRPr="00D35CA5">
        <w:t xml:space="preserve">And </w:t>
      </w:r>
      <w:r w:rsidR="00C24E4F" w:rsidRPr="00D35CA5">
        <w:t xml:space="preserve">most of </w:t>
      </w:r>
      <w:r w:rsidR="00A53809" w:rsidRPr="00D35CA5">
        <w:t>those flakes were then retouched into tools</w:t>
      </w:r>
      <w:r w:rsidR="000537DB" w:rsidRPr="00D35CA5">
        <w:t xml:space="preserve"> (see </w:t>
      </w:r>
      <w:r w:rsidR="000537DB" w:rsidRPr="00AB4448">
        <w:rPr>
          <w:b/>
          <w:bCs/>
        </w:rPr>
        <w:t>SI</w:t>
      </w:r>
      <w:r w:rsidR="000537DB" w:rsidRPr="00D35CA5">
        <w:t xml:space="preserve"> for more details). </w:t>
      </w:r>
    </w:p>
    <w:p w14:paraId="001CC655" w14:textId="77777777" w:rsidR="00A1322F" w:rsidRPr="00D35CA5" w:rsidRDefault="00A1322F" w:rsidP="005E57E4">
      <w:pPr>
        <w:spacing w:line="360" w:lineRule="auto"/>
        <w:jc w:val="both"/>
      </w:pPr>
    </w:p>
    <w:p w14:paraId="584C88E0" w14:textId="24B58846" w:rsidR="00A1322F" w:rsidRPr="00D35CA5" w:rsidDel="0015037A" w:rsidRDefault="00352EAA" w:rsidP="005E57E4">
      <w:pPr>
        <w:spacing w:line="360" w:lineRule="auto"/>
        <w:jc w:val="both"/>
        <w:rPr>
          <w:del w:id="235" w:author="Ben Marwick" w:date="2020-10-04T02:12:00Z"/>
        </w:rPr>
      </w:pPr>
      <w:r w:rsidRPr="00D35CA5">
        <w:t xml:space="preserve">The </w:t>
      </w:r>
      <w:r w:rsidR="00DC7100" w:rsidRPr="00D35CA5">
        <w:t>relatively</w:t>
      </w:r>
      <w:r w:rsidRPr="00D35CA5">
        <w:t xml:space="preserve"> small number of discoid cores and large number of flakes potentially from discoid cores</w:t>
      </w:r>
      <w:ins w:id="236" w:author="Ben Marwick" w:date="2020-10-04T02:10:00Z">
        <w:r w:rsidR="00A1322F">
          <w:t>,</w:t>
        </w:r>
      </w:ins>
      <w:r w:rsidRPr="00D35CA5">
        <w:t xml:space="preserve"> as well as the high ratio of </w:t>
      </w:r>
      <w:ins w:id="237" w:author="Ben Marwick" w:date="2020-10-04T02:10:00Z">
        <w:r w:rsidR="0015037A">
          <w:t xml:space="preserve">those </w:t>
        </w:r>
      </w:ins>
      <w:r w:rsidRPr="00D35CA5">
        <w:t>transform</w:t>
      </w:r>
      <w:ins w:id="238" w:author="Ben Marwick" w:date="2020-10-04T02:10:00Z">
        <w:r w:rsidR="0015037A">
          <w:t>ed</w:t>
        </w:r>
      </w:ins>
      <w:r w:rsidRPr="00D35CA5">
        <w:t xml:space="preserve"> into tools may indicate</w:t>
      </w:r>
      <w:del w:id="239" w:author="Ben Marwick" w:date="2020-10-04T02:10:00Z">
        <w:r w:rsidRPr="00D35CA5" w:rsidDel="0015037A">
          <w:delText>d</w:delText>
        </w:r>
      </w:del>
      <w:r w:rsidRPr="00D35CA5">
        <w:t xml:space="preserve"> a </w:t>
      </w:r>
      <w:r w:rsidR="00C11A81" w:rsidRPr="00D35CA5">
        <w:t>high</w:t>
      </w:r>
      <w:ins w:id="240" w:author="Ben Marwick" w:date="2020-10-04T02:10:00Z">
        <w:r w:rsidR="0015037A">
          <w:t>ly</w:t>
        </w:r>
      </w:ins>
      <w:r w:rsidR="00C11A81" w:rsidRPr="00D35CA5">
        <w:t xml:space="preserve"> mobile </w:t>
      </w:r>
      <w:r w:rsidRPr="00D35CA5">
        <w:t>subsistence strategy</w:t>
      </w:r>
      <w:r w:rsidR="00C11A81" w:rsidRPr="00D35CA5">
        <w:t xml:space="preserve">. The </w:t>
      </w:r>
      <w:ins w:id="241" w:author="Ben Marwick" w:date="2020-10-04T02:11:00Z">
        <w:r w:rsidR="0015037A">
          <w:t xml:space="preserve">relative absence of </w:t>
        </w:r>
      </w:ins>
      <w:r w:rsidR="00C11A81" w:rsidRPr="00D35CA5">
        <w:t>late</w:t>
      </w:r>
      <w:del w:id="242" w:author="Ben Marwick" w:date="2020-10-04T02:11:00Z">
        <w:r w:rsidR="00C11A81" w:rsidRPr="00D35CA5" w:rsidDel="0015037A">
          <w:delText>r</w:delText>
        </w:r>
      </w:del>
      <w:r w:rsidR="00C11A81" w:rsidRPr="00D35CA5">
        <w:t xml:space="preserve"> stage</w:t>
      </w:r>
      <w:del w:id="243" w:author="Ben Marwick" w:date="2020-10-04T02:11:00Z">
        <w:r w:rsidR="00C11A81" w:rsidRPr="00D35CA5" w:rsidDel="0015037A">
          <w:delText xml:space="preserve"> of</w:delText>
        </w:r>
      </w:del>
      <w:r w:rsidR="00C11A81" w:rsidRPr="00D35CA5">
        <w:t xml:space="preserve"> cores </w:t>
      </w:r>
      <w:del w:id="244" w:author="Ben Marwick" w:date="2020-10-04T02:11:00Z">
        <w:r w:rsidR="00C11A81" w:rsidRPr="00D35CA5" w:rsidDel="0015037A">
          <w:delText xml:space="preserve">disappeared </w:delText>
        </w:r>
      </w:del>
      <w:r w:rsidR="00C11A81" w:rsidRPr="00D35CA5">
        <w:t xml:space="preserve">may due to transportation </w:t>
      </w:r>
      <w:del w:id="245" w:author="Ben Marwick" w:date="2020-10-04T02:11:00Z">
        <w:r w:rsidR="00C11A81" w:rsidRPr="00D35CA5" w:rsidDel="0015037A">
          <w:delText xml:space="preserve">reasons </w:delText>
        </w:r>
      </w:del>
      <w:r w:rsidR="00C11A81" w:rsidRPr="00D35CA5">
        <w:t xml:space="preserve">after the production of the </w:t>
      </w:r>
      <w:r w:rsidR="00226635" w:rsidRPr="00D35CA5">
        <w:t>targeted</w:t>
      </w:r>
      <w:r w:rsidR="00C11A81" w:rsidRPr="00D35CA5">
        <w:t xml:space="preserve"> end-products</w:t>
      </w:r>
      <w:r w:rsidR="00720B8B" w:rsidRPr="00D35CA5">
        <w:t xml:space="preserve"> which </w:t>
      </w:r>
      <w:r w:rsidR="00226635" w:rsidRPr="00D35CA5">
        <w:t>are</w:t>
      </w:r>
      <w:r w:rsidR="00720B8B" w:rsidRPr="00D35CA5">
        <w:t xml:space="preserve"> short, </w:t>
      </w:r>
      <w:r w:rsidR="00226635" w:rsidRPr="00D35CA5">
        <w:t>thick and probably, in some way, pointed</w:t>
      </w:r>
      <w:r w:rsidR="00C11A81" w:rsidRPr="00D35CA5">
        <w:t xml:space="preserve"> (i.e.</w:t>
      </w:r>
      <w:r w:rsidR="00720B8B" w:rsidRPr="00D35CA5">
        <w:t xml:space="preserve"> triangular </w:t>
      </w:r>
      <w:r w:rsidR="00226635" w:rsidRPr="00D35CA5">
        <w:t xml:space="preserve">flakes). </w:t>
      </w:r>
    </w:p>
    <w:p w14:paraId="7450FF56" w14:textId="5F3A1D0C" w:rsidR="007B1FB8" w:rsidRPr="00D35CA5" w:rsidRDefault="00226635" w:rsidP="005E57E4">
      <w:pPr>
        <w:spacing w:line="360" w:lineRule="auto"/>
        <w:jc w:val="both"/>
        <w:rPr>
          <w:color w:val="000000" w:themeColor="text1"/>
        </w:rPr>
      </w:pPr>
      <w:r w:rsidRPr="00D35CA5">
        <w:t>Despite the fact that the manufacture of Discoid method</w:t>
      </w:r>
      <w:ins w:id="246" w:author="Ben Marwick" w:date="2020-10-04T02:11:00Z">
        <w:r w:rsidR="0015037A">
          <w:t>s</w:t>
        </w:r>
      </w:ins>
      <w:r w:rsidRPr="00D35CA5">
        <w:t xml:space="preserve"> </w:t>
      </w:r>
      <w:r w:rsidR="000171EA" w:rsidRPr="00D35CA5">
        <w:t>need</w:t>
      </w:r>
      <w:r w:rsidRPr="00D35CA5">
        <w:t xml:space="preserve">s </w:t>
      </w:r>
      <w:ins w:id="247" w:author="Ben Marwick" w:date="2020-10-04T02:11:00Z">
        <w:r w:rsidR="0015037A">
          <w:t xml:space="preserve">a </w:t>
        </w:r>
      </w:ins>
      <w:r w:rsidRPr="00D35CA5">
        <w:t>low degree of predetermin</w:t>
      </w:r>
      <w:ins w:id="248" w:author="Ben Marwick" w:date="2020-10-04T02:11:00Z">
        <w:r w:rsidR="0015037A">
          <w:t>ation</w:t>
        </w:r>
      </w:ins>
      <w:del w:id="249" w:author="Ben Marwick" w:date="2020-10-04T02:11:00Z">
        <w:r w:rsidRPr="00D35CA5" w:rsidDel="0015037A">
          <w:delText>e</w:delText>
        </w:r>
      </w:del>
      <w:r w:rsidRPr="00D35CA5">
        <w:t xml:space="preserve">, </w:t>
      </w:r>
      <w:ins w:id="250" w:author="Ben Marwick" w:date="2020-10-04T02:11:00Z">
        <w:r w:rsidR="0015037A">
          <w:t>t</w:t>
        </w:r>
      </w:ins>
      <w:del w:id="251" w:author="Ben Marwick" w:date="2020-10-04T02:11:00Z">
        <w:r w:rsidRPr="00D35CA5" w:rsidDel="0015037A">
          <w:delText>T</w:delText>
        </w:r>
      </w:del>
      <w:r w:rsidRPr="00D35CA5">
        <w:t>he relative</w:t>
      </w:r>
      <w:ins w:id="252" w:author="Ben Marwick" w:date="2020-10-04T02:11:00Z">
        <w:r w:rsidR="0015037A">
          <w:t>ly</w:t>
        </w:r>
      </w:ins>
      <w:r w:rsidRPr="00D35CA5">
        <w:t xml:space="preserve"> high</w:t>
      </w:r>
      <w:r w:rsidR="000171EA" w:rsidRPr="00D35CA5">
        <w:t xml:space="preserve"> </w:t>
      </w:r>
      <w:r w:rsidR="00272007" w:rsidRPr="00D35CA5">
        <w:t>productivity (since it does not need re-preparation between each reduction phase)</w:t>
      </w:r>
      <w:r w:rsidR="000171EA" w:rsidRPr="00D35CA5">
        <w:t xml:space="preserve"> </w:t>
      </w:r>
      <w:r w:rsidRPr="00D35CA5">
        <w:t xml:space="preserve">and technological investment </w:t>
      </w:r>
      <w:r w:rsidR="000171EA" w:rsidRPr="00D35CA5">
        <w:t>require</w:t>
      </w:r>
      <w:r w:rsidR="00272007" w:rsidRPr="00D35CA5">
        <w:t>d</w:t>
      </w:r>
      <w:r w:rsidR="00C01BD8" w:rsidRPr="00D35CA5">
        <w:t xml:space="preserve"> </w:t>
      </w:r>
      <w:r w:rsidR="00C01BD8" w:rsidRPr="00D35CA5">
        <w:fldChar w:fldCharType="begin"/>
      </w:r>
      <w:r w:rsidR="00C01BD8" w:rsidRPr="00D35CA5">
        <w:instrText xml:space="preserve"> ADDIN EN.CITE &lt;EndNote&gt;&lt;Cite&gt;&lt;Author&gt;Delpiano&lt;/Author&gt;&lt;Year&gt;2017&lt;/Year&gt;&lt;RecNum&gt;5578&lt;/RecNum&gt;&lt;DisplayText&gt;(Delpiano and Peresani 2017)&lt;/DisplayText&gt;&lt;record&gt;&lt;rec-number&gt;5578&lt;/rec-number&gt;&lt;foreign-keys&gt;&lt;key app="EN" db-id="2e0tpp90z59szvexrf15t22p2ewafwer550w" timestamp="1588101379"&gt;5578&lt;/key&gt;&lt;/foreign-keys&gt;&lt;ref-type name="Journal Article"&gt;17&lt;/ref-type&gt;&lt;contributors&gt;&lt;authors&gt;&lt;author&gt;Delpiano, Davide&lt;/author&gt;&lt;author&gt;Peresani, Marco&lt;/author&gt;&lt;/authors&gt;&lt;/contributors&gt;&lt;titles&gt;&lt;title&gt;Exploring Neanderthal skills and lithic economy. The implication of a refitted Discoid reduction sequence reconstructed using 3D virtual analysis&lt;/title&gt;&lt;secondary-title&gt;Comptes Rendus Palevol&lt;/secondary-title&gt;&lt;/titles&gt;&lt;periodical&gt;&lt;full-title&gt;Comptes Rendus Palevol&lt;/full-title&gt;&lt;/periodical&gt;&lt;pages&gt;865-877&lt;/pages&gt;&lt;volume&gt;16&lt;/volume&gt;&lt;number&gt;8&lt;/number&gt;&lt;keywords&gt;&lt;keyword&gt;Knapped stone&lt;/keyword&gt;&lt;keyword&gt;3D visual technology&lt;/keyword&gt;&lt;keyword&gt;Refitting&lt;/keyword&gt;&lt;keyword&gt;Discoid technology&lt;/keyword&gt;&lt;keyword&gt;Neanderthal&lt;/keyword&gt;&lt;keyword&gt;Middle Paleolithic&lt;/keyword&gt;&lt;keyword&gt;Pierre taillée&lt;/keyword&gt;&lt;keyword&gt;Technologie visuelle 3D&lt;/keyword&gt;&lt;keyword&gt;Reconstitution&lt;/keyword&gt;&lt;keyword&gt;Technologie discoïde&lt;/keyword&gt;&lt;keyword&gt;Néandertal&lt;/keyword&gt;&lt;keyword&gt;Paléolithique moyen&lt;/keyword&gt;&lt;/keywords&gt;&lt;dates&gt;&lt;year&gt;2017&lt;/year&gt;&lt;pub-dates&gt;&lt;date&gt;2017/11/01/&lt;/date&gt;&lt;/pub-dates&gt;&lt;/dates&gt;&lt;isbn&gt;1631-0683&lt;/isbn&gt;&lt;urls&gt;&lt;related-urls&gt;&lt;url&gt;http://www.sciencedirect.com/science/article/pii/S163106831730074X&lt;/url&gt;&lt;/related-urls&gt;&lt;/urls&gt;&lt;electronic-resource-num&gt;https://doi.org/10.1016/j.crpv.2017.06.008&lt;/electronic-resource-num&gt;&lt;/record&gt;&lt;/Cite&gt;&lt;/EndNote&gt;</w:instrText>
      </w:r>
      <w:r w:rsidR="00C01BD8" w:rsidRPr="00D35CA5">
        <w:fldChar w:fldCharType="separate"/>
      </w:r>
      <w:r w:rsidR="00C01BD8" w:rsidRPr="00D35CA5">
        <w:rPr>
          <w:noProof/>
        </w:rPr>
        <w:t xml:space="preserve">(Delpiano </w:t>
      </w:r>
      <w:r w:rsidR="00C01BD8" w:rsidRPr="00D35CA5">
        <w:rPr>
          <w:noProof/>
        </w:rPr>
        <w:lastRenderedPageBreak/>
        <w:t>and Peresani 2017)</w:t>
      </w:r>
      <w:r w:rsidR="00C01BD8" w:rsidRPr="00D35CA5">
        <w:fldChar w:fldCharType="end"/>
      </w:r>
      <w:r w:rsidRPr="00D35CA5">
        <w:t xml:space="preserve"> </w:t>
      </w:r>
      <w:r w:rsidR="004C6B0F" w:rsidRPr="00D35CA5">
        <w:t xml:space="preserve">reflects the anticipation capacity of </w:t>
      </w:r>
      <w:del w:id="253" w:author="Ben Marwick" w:date="2020-10-04T02:13:00Z">
        <w:r w:rsidR="004C6B0F" w:rsidRPr="00D35CA5" w:rsidDel="0015037A">
          <w:delText xml:space="preserve">aircraftman </w:delText>
        </w:r>
      </w:del>
      <w:proofErr w:type="spellStart"/>
      <w:ins w:id="254" w:author="Ben Marwick" w:date="2020-10-04T02:13:00Z">
        <w:r w:rsidR="0015037A">
          <w:t>knappers</w:t>
        </w:r>
        <w:proofErr w:type="spellEnd"/>
        <w:r w:rsidR="0015037A" w:rsidRPr="00D35CA5">
          <w:t xml:space="preserve"> </w:t>
        </w:r>
      </w:ins>
      <w:r w:rsidR="004C6B0F" w:rsidRPr="00D35CA5">
        <w:t>when</w:t>
      </w:r>
      <w:r w:rsidR="00272007" w:rsidRPr="00D35CA5">
        <w:t xml:space="preserve"> evaluat</w:t>
      </w:r>
      <w:r w:rsidR="004C6B0F" w:rsidRPr="00D35CA5">
        <w:t>ing</w:t>
      </w:r>
      <w:r w:rsidR="00272007" w:rsidRPr="00D35CA5">
        <w:t xml:space="preserve"> the possible output and likely cost. </w:t>
      </w:r>
    </w:p>
    <w:p w14:paraId="67627D69" w14:textId="173C39EC" w:rsidR="000A674E" w:rsidRPr="00D35CA5" w:rsidRDefault="00E51413" w:rsidP="00AF7AB5">
      <w:pPr>
        <w:keepNext/>
        <w:autoSpaceDE w:val="0"/>
        <w:autoSpaceDN w:val="0"/>
        <w:adjustRightInd w:val="0"/>
        <w:spacing w:line="360" w:lineRule="auto"/>
      </w:pPr>
      <w:commentRangeStart w:id="255"/>
      <w:r>
        <w:rPr>
          <w:noProof/>
        </w:rPr>
        <w:drawing>
          <wp:inline distT="0" distB="0" distL="0" distR="0" wp14:anchorId="7C86BE90" wp14:editId="42007E3D">
            <wp:extent cx="5539740" cy="4772074"/>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313ga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5015" cy="4785232"/>
                    </a:xfrm>
                    <a:prstGeom prst="rect">
                      <a:avLst/>
                    </a:prstGeom>
                  </pic:spPr>
                </pic:pic>
              </a:graphicData>
            </a:graphic>
          </wp:inline>
        </w:drawing>
      </w:r>
      <w:commentRangeEnd w:id="255"/>
      <w:r w:rsidR="006847F6">
        <w:rPr>
          <w:rStyle w:val="CommentReference"/>
        </w:rPr>
        <w:commentReference w:id="255"/>
      </w:r>
    </w:p>
    <w:p w14:paraId="60E1751D" w14:textId="0344294F" w:rsidR="00647F8D" w:rsidRPr="00D35CA5" w:rsidRDefault="000A674E" w:rsidP="003F76A2">
      <w:pPr>
        <w:pStyle w:val="Caption"/>
        <w:rPr>
          <w:rFonts w:ascii="Times New Roman" w:hAnsi="Times New Roman" w:cs="Times New Roman"/>
          <w:sz w:val="24"/>
          <w:szCs w:val="24"/>
        </w:rPr>
      </w:pPr>
      <w:bookmarkStart w:id="256" w:name="_Ref39014546"/>
      <w:bookmarkStart w:id="257" w:name="_Ref39014539"/>
      <w:r w:rsidRPr="00AB4448">
        <w:rPr>
          <w:rFonts w:ascii="Times New Roman" w:hAnsi="Times New Roman" w:cs="Times New Roman"/>
          <w:b/>
          <w:bCs/>
          <w:sz w:val="24"/>
          <w:szCs w:val="24"/>
        </w:rPr>
        <w:t xml:space="preserve">Figure </w:t>
      </w:r>
      <w:r w:rsidRPr="00AB4448">
        <w:rPr>
          <w:rFonts w:ascii="Times New Roman" w:hAnsi="Times New Roman" w:cs="Times New Roman"/>
          <w:b/>
          <w:bCs/>
          <w:sz w:val="24"/>
          <w:szCs w:val="24"/>
        </w:rPr>
        <w:fldChar w:fldCharType="begin"/>
      </w:r>
      <w:r w:rsidRPr="00AB4448">
        <w:rPr>
          <w:rFonts w:ascii="Times New Roman" w:hAnsi="Times New Roman" w:cs="Times New Roman"/>
          <w:b/>
          <w:bCs/>
          <w:sz w:val="24"/>
          <w:szCs w:val="24"/>
        </w:rPr>
        <w:instrText xml:space="preserve"> SEQ Figure \* ARABIC </w:instrText>
      </w:r>
      <w:r w:rsidRPr="00AB4448">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2</w:t>
      </w:r>
      <w:r w:rsidRPr="00AB4448">
        <w:rPr>
          <w:rFonts w:ascii="Times New Roman" w:hAnsi="Times New Roman" w:cs="Times New Roman"/>
          <w:b/>
          <w:bCs/>
          <w:sz w:val="24"/>
          <w:szCs w:val="24"/>
        </w:rPr>
        <w:fldChar w:fldCharType="end"/>
      </w:r>
      <w:bookmarkEnd w:id="256"/>
      <w:r w:rsidR="00AB4448" w:rsidRPr="00AB4448">
        <w:rPr>
          <w:rFonts w:ascii="Times New Roman" w:hAnsi="Times New Roman" w:cs="Times New Roman"/>
          <w:b/>
          <w:bCs/>
          <w:sz w:val="24"/>
          <w:szCs w:val="24"/>
        </w:rPr>
        <w:t xml:space="preserve"> | </w:t>
      </w:r>
      <w:r w:rsidRPr="00AB4448">
        <w:rPr>
          <w:rFonts w:ascii="Times New Roman" w:hAnsi="Times New Roman" w:cs="Times New Roman"/>
          <w:b/>
          <w:bCs/>
          <w:sz w:val="24"/>
          <w:szCs w:val="24"/>
        </w:rPr>
        <w:t>Discoid cores</w:t>
      </w:r>
      <w:bookmarkEnd w:id="257"/>
      <w:r w:rsidR="0081667D">
        <w:rPr>
          <w:rFonts w:ascii="Times New Roman" w:hAnsi="Times New Roman" w:cs="Times New Roman"/>
          <w:b/>
          <w:bCs/>
          <w:sz w:val="24"/>
          <w:szCs w:val="24"/>
        </w:rPr>
        <w:t>.</w:t>
      </w:r>
      <w:r w:rsidR="007E739D" w:rsidRPr="00996B76">
        <w:rPr>
          <w:rFonts w:ascii="Times New Roman" w:hAnsi="Times New Roman" w:cs="Times New Roman"/>
          <w:sz w:val="24"/>
          <w:szCs w:val="24"/>
        </w:rPr>
        <w:t xml:space="preserve"> </w:t>
      </w:r>
      <w:r w:rsidR="003F76A2">
        <w:rPr>
          <w:rFonts w:ascii="Times New Roman" w:hAnsi="Times New Roman" w:cs="Times New Roman"/>
          <w:sz w:val="24"/>
          <w:szCs w:val="24"/>
        </w:rPr>
        <w:t>(</w:t>
      </w:r>
      <w:r w:rsidR="007E739D" w:rsidRPr="00996B76">
        <w:rPr>
          <w:rFonts w:ascii="Times New Roman" w:hAnsi="Times New Roman" w:cs="Times New Roman"/>
          <w:sz w:val="24"/>
          <w:szCs w:val="24"/>
        </w:rPr>
        <w:t>a</w:t>
      </w:r>
      <w:r w:rsidR="001C77B3" w:rsidRPr="00996B76">
        <w:rPr>
          <w:rFonts w:ascii="Times New Roman" w:hAnsi="Times New Roman" w:cs="Times New Roman"/>
          <w:sz w:val="24"/>
          <w:szCs w:val="24"/>
        </w:rPr>
        <w:t>-c</w:t>
      </w:r>
      <w:r w:rsidR="003F76A2">
        <w:rPr>
          <w:rFonts w:ascii="Times New Roman" w:hAnsi="Times New Roman" w:cs="Times New Roman"/>
          <w:sz w:val="24"/>
          <w:szCs w:val="24"/>
        </w:rPr>
        <w:t>)</w:t>
      </w:r>
      <w:r w:rsidR="007E739D" w:rsidRPr="00996B76">
        <w:rPr>
          <w:rFonts w:ascii="Times New Roman" w:hAnsi="Times New Roman" w:cs="Times New Roman"/>
          <w:sz w:val="24"/>
          <w:szCs w:val="24"/>
        </w:rPr>
        <w:t xml:space="preserve">: </w:t>
      </w:r>
      <w:r w:rsidR="001C77B3" w:rsidRPr="00996B76">
        <w:rPr>
          <w:rFonts w:ascii="Times New Roman" w:hAnsi="Times New Roman" w:cs="Times New Roman"/>
          <w:sz w:val="24"/>
          <w:szCs w:val="24"/>
        </w:rPr>
        <w:t>scheme, sketch and photo of a discoid core, the white arrows show the direction</w:t>
      </w:r>
      <w:r w:rsidR="003F76A2">
        <w:rPr>
          <w:rFonts w:ascii="Times New Roman" w:hAnsi="Times New Roman" w:cs="Times New Roman"/>
          <w:sz w:val="24"/>
          <w:szCs w:val="24"/>
        </w:rPr>
        <w:t>s</w:t>
      </w:r>
      <w:r w:rsidR="001C77B3" w:rsidRPr="00996B76">
        <w:rPr>
          <w:rFonts w:ascii="Times New Roman" w:hAnsi="Times New Roman" w:cs="Times New Roman"/>
          <w:sz w:val="24"/>
          <w:szCs w:val="24"/>
        </w:rPr>
        <w:t xml:space="preserve"> of removals. The core is formed by two surface</w:t>
      </w:r>
      <w:r w:rsidR="00996B76">
        <w:rPr>
          <w:rFonts w:ascii="Times New Roman" w:hAnsi="Times New Roman" w:cs="Times New Roman"/>
          <w:sz w:val="24"/>
          <w:szCs w:val="24"/>
        </w:rPr>
        <w:t>s, with r</w:t>
      </w:r>
      <w:r w:rsidR="00996B76" w:rsidRPr="00996B76">
        <w:rPr>
          <w:rFonts w:ascii="Times New Roman" w:hAnsi="Times New Roman" w:cs="Times New Roman"/>
          <w:sz w:val="24"/>
          <w:szCs w:val="24"/>
        </w:rPr>
        <w:t>adioactive</w:t>
      </w:r>
      <w:r w:rsidR="00996B76">
        <w:rPr>
          <w:rFonts w:ascii="Times New Roman" w:hAnsi="Times New Roman" w:cs="Times New Roman"/>
          <w:sz w:val="24"/>
          <w:szCs w:val="24"/>
        </w:rPr>
        <w:t xml:space="preserve"> recurrent scars from two production phases left on each surface (one surface is complete</w:t>
      </w:r>
      <w:r w:rsidR="00996B76" w:rsidRPr="00996B76">
        <w:rPr>
          <w:rFonts w:ascii="Times New Roman" w:hAnsi="Times New Roman" w:cs="Times New Roman"/>
          <w:sz w:val="24"/>
          <w:szCs w:val="24"/>
        </w:rPr>
        <w:t xml:space="preserve"> peripheral exploitation</w:t>
      </w:r>
      <w:r w:rsidR="00996B76">
        <w:rPr>
          <w:rFonts w:ascii="Times New Roman" w:hAnsi="Times New Roman" w:cs="Times New Roman"/>
          <w:sz w:val="24"/>
          <w:szCs w:val="24"/>
        </w:rPr>
        <w:t xml:space="preserve"> and the other is partial </w:t>
      </w:r>
      <w:r w:rsidR="00996B76" w:rsidRPr="00996B76">
        <w:rPr>
          <w:rFonts w:ascii="Times New Roman" w:hAnsi="Times New Roman" w:cs="Times New Roman"/>
          <w:sz w:val="24"/>
          <w:szCs w:val="24"/>
        </w:rPr>
        <w:t>peripheral exploitation</w:t>
      </w:r>
      <w:r w:rsidR="00996B76">
        <w:rPr>
          <w:rFonts w:ascii="Times New Roman" w:hAnsi="Times New Roman" w:cs="Times New Roman"/>
          <w:sz w:val="24"/>
          <w:szCs w:val="24"/>
        </w:rPr>
        <w:t>).</w:t>
      </w:r>
      <w:r w:rsidR="001C77B3" w:rsidRPr="00996B76">
        <w:rPr>
          <w:rFonts w:ascii="Times New Roman" w:hAnsi="Times New Roman" w:cs="Times New Roman"/>
          <w:sz w:val="24"/>
          <w:szCs w:val="24"/>
        </w:rPr>
        <w:t xml:space="preserve"> </w:t>
      </w:r>
      <w:r w:rsidR="003F76A2">
        <w:rPr>
          <w:rFonts w:ascii="Times New Roman" w:hAnsi="Times New Roman" w:cs="Times New Roman"/>
          <w:sz w:val="24"/>
          <w:szCs w:val="24"/>
        </w:rPr>
        <w:t>(</w:t>
      </w:r>
      <w:r w:rsidR="001C77B3" w:rsidRPr="00996B76">
        <w:rPr>
          <w:rFonts w:ascii="Times New Roman" w:hAnsi="Times New Roman" w:cs="Times New Roman"/>
          <w:sz w:val="24"/>
          <w:szCs w:val="24"/>
        </w:rPr>
        <w:t>d</w:t>
      </w:r>
      <w:r w:rsidR="003F76A2">
        <w:rPr>
          <w:rFonts w:ascii="Times New Roman" w:hAnsi="Times New Roman" w:cs="Times New Roman"/>
          <w:sz w:val="24"/>
          <w:szCs w:val="24"/>
        </w:rPr>
        <w:t>)</w:t>
      </w:r>
      <w:r w:rsidR="001C77B3" w:rsidRPr="00996B76">
        <w:rPr>
          <w:rFonts w:ascii="Times New Roman" w:hAnsi="Times New Roman" w:cs="Times New Roman"/>
          <w:sz w:val="24"/>
          <w:szCs w:val="24"/>
        </w:rPr>
        <w:t xml:space="preserve">: </w:t>
      </w:r>
      <w:r w:rsidR="001C77B3" w:rsidRPr="00996B76">
        <w:rPr>
          <w:rFonts w:ascii="Times New Roman" w:hAnsi="Times New Roman" w:cs="Times New Roman" w:hint="eastAsia"/>
          <w:sz w:val="24"/>
          <w:szCs w:val="24"/>
        </w:rPr>
        <w:t>photo</w:t>
      </w:r>
      <w:r w:rsidR="001C77B3" w:rsidRPr="00996B76">
        <w:rPr>
          <w:rFonts w:ascii="Times New Roman" w:hAnsi="Times New Roman" w:cs="Times New Roman"/>
          <w:sz w:val="24"/>
          <w:szCs w:val="24"/>
        </w:rPr>
        <w:t xml:space="preserve"> </w:t>
      </w:r>
      <w:r w:rsidR="001C77B3" w:rsidRPr="00996B76">
        <w:rPr>
          <w:rFonts w:ascii="Times New Roman" w:hAnsi="Times New Roman" w:cs="Times New Roman" w:hint="eastAsia"/>
          <w:sz w:val="24"/>
          <w:szCs w:val="24"/>
        </w:rPr>
        <w:t>and</w:t>
      </w:r>
      <w:r w:rsidR="001C77B3" w:rsidRPr="00996B76">
        <w:rPr>
          <w:rFonts w:ascii="Times New Roman" w:hAnsi="Times New Roman" w:cs="Times New Roman"/>
          <w:sz w:val="24"/>
          <w:szCs w:val="24"/>
        </w:rPr>
        <w:t xml:space="preserve"> scheme of another discoid core</w:t>
      </w:r>
      <w:r w:rsidR="00996B76">
        <w:rPr>
          <w:rFonts w:ascii="Times New Roman" w:hAnsi="Times New Roman" w:cs="Times New Roman"/>
          <w:sz w:val="24"/>
          <w:szCs w:val="24"/>
        </w:rPr>
        <w:t xml:space="preserve">. The black arrows show the directions of the removals. This core is mainly </w:t>
      </w:r>
      <w:r w:rsidR="003F76A2">
        <w:rPr>
          <w:rFonts w:ascii="Times New Roman" w:hAnsi="Times New Roman" w:cs="Times New Roman"/>
          <w:sz w:val="24"/>
          <w:szCs w:val="24"/>
        </w:rPr>
        <w:t xml:space="preserve">exploited on one side. (e-f): pseudo Levallois point. (g): triangle flake with a main triangular scar covers the dorsal surface. </w:t>
      </w:r>
      <w:r w:rsidR="008D2189" w:rsidRPr="00D35CA5" w:rsidDel="009B6BD5">
        <w:rPr>
          <w:rFonts w:ascii="Times New Roman" w:hAnsi="Times New Roman" w:cs="Times New Roman"/>
          <w:b/>
          <w:sz w:val="24"/>
          <w:szCs w:val="24"/>
          <w:u w:val="single"/>
        </w:rPr>
        <w:t xml:space="preserve"> </w:t>
      </w:r>
    </w:p>
    <w:p w14:paraId="5884C064" w14:textId="77777777" w:rsidR="00EB7945" w:rsidRPr="00D35CA5" w:rsidRDefault="00EB7945" w:rsidP="00EB7945">
      <w:pPr>
        <w:pStyle w:val="Heading2"/>
        <w:numPr>
          <w:ilvl w:val="0"/>
          <w:numId w:val="7"/>
        </w:numPr>
        <w:rPr>
          <w:sz w:val="24"/>
          <w:szCs w:val="24"/>
        </w:rPr>
      </w:pPr>
      <w:commentRangeStart w:id="258"/>
      <w:proofErr w:type="spellStart"/>
      <w:r w:rsidRPr="00D35CA5">
        <w:rPr>
          <w:sz w:val="24"/>
          <w:szCs w:val="24"/>
        </w:rPr>
        <w:t>Quina</w:t>
      </w:r>
      <w:proofErr w:type="spellEnd"/>
      <w:r w:rsidRPr="00D35CA5">
        <w:rPr>
          <w:sz w:val="24"/>
          <w:szCs w:val="24"/>
        </w:rPr>
        <w:t xml:space="preserve"> exploitation </w:t>
      </w:r>
      <w:commentRangeEnd w:id="258"/>
      <w:r w:rsidR="00CF794C">
        <w:rPr>
          <w:rStyle w:val="CommentReference"/>
          <w:b w:val="0"/>
          <w:bCs w:val="0"/>
        </w:rPr>
        <w:commentReference w:id="258"/>
      </w:r>
    </w:p>
    <w:p w14:paraId="77D5B27D" w14:textId="08C80FCD" w:rsidR="00EB7945" w:rsidRPr="00D35CA5" w:rsidRDefault="00EB7945" w:rsidP="00EB7945">
      <w:pPr>
        <w:autoSpaceDE w:val="0"/>
        <w:autoSpaceDN w:val="0"/>
        <w:adjustRightInd w:val="0"/>
        <w:spacing w:line="360" w:lineRule="auto"/>
      </w:pPr>
      <w:del w:id="259" w:author="Ben Marwick" w:date="2020-10-04T02:13:00Z">
        <w:r w:rsidRPr="00D35CA5" w:rsidDel="0015037A">
          <w:delText xml:space="preserve">The </w:delText>
        </w:r>
      </w:del>
      <w:proofErr w:type="spellStart"/>
      <w:r w:rsidRPr="00D35CA5">
        <w:t>Quina</w:t>
      </w:r>
      <w:proofErr w:type="spellEnd"/>
      <w:r w:rsidRPr="00D35CA5">
        <w:t xml:space="preserve"> exploitation </w:t>
      </w:r>
      <w:del w:id="260" w:author="Ben Marwick" w:date="2020-10-04T02:13:00Z">
        <w:r w:rsidRPr="00D35CA5" w:rsidDel="0015037A">
          <w:delText xml:space="preserve">in </w:delText>
        </w:r>
      </w:del>
      <w:ins w:id="261" w:author="Ben Marwick" w:date="2020-10-04T02:13:00Z">
        <w:r w:rsidR="0015037A">
          <w:t>at</w:t>
        </w:r>
        <w:r w:rsidR="0015037A" w:rsidRPr="00D35CA5">
          <w:t xml:space="preserve"> </w:t>
        </w:r>
      </w:ins>
      <w:proofErr w:type="spellStart"/>
      <w:r w:rsidRPr="00D35CA5">
        <w:t>Guanyindong</w:t>
      </w:r>
      <w:proofErr w:type="spellEnd"/>
      <w:ins w:id="262" w:author="Ben Marwick" w:date="2020-10-04T02:13:00Z">
        <w:r w:rsidR="0015037A">
          <w:t xml:space="preserve"> </w:t>
        </w:r>
      </w:ins>
      <w:r w:rsidRPr="00D35CA5">
        <w:t xml:space="preserve">is directly evidenced on </w:t>
      </w:r>
      <w:r w:rsidR="00CA7615" w:rsidRPr="00D35CA5">
        <w:t xml:space="preserve">some </w:t>
      </w:r>
      <w:proofErr w:type="spellStart"/>
      <w:r w:rsidR="00CA7615" w:rsidRPr="00D35CA5">
        <w:t>Quina</w:t>
      </w:r>
      <w:proofErr w:type="spellEnd"/>
      <w:r w:rsidR="00CA7615" w:rsidRPr="00D35CA5">
        <w:t xml:space="preserve"> sidescrapers and </w:t>
      </w:r>
      <w:proofErr w:type="spellStart"/>
      <w:r w:rsidR="00CA7615" w:rsidRPr="00D35CA5">
        <w:t>Quina</w:t>
      </w:r>
      <w:proofErr w:type="spellEnd"/>
      <w:r w:rsidR="00CA7615" w:rsidRPr="00D35CA5">
        <w:t xml:space="preserve"> resharpening flakes</w:t>
      </w:r>
      <w:r w:rsidRPr="00D35CA5">
        <w:t xml:space="preserve"> (n=70</w:t>
      </w:r>
      <w:r w:rsidR="00106FD8" w:rsidRPr="00D35CA5">
        <w:t xml:space="preserve">, see example from </w:t>
      </w:r>
      <w:r w:rsidR="00106FD8" w:rsidRPr="00AB4448">
        <w:rPr>
          <w:b/>
          <w:bCs/>
        </w:rPr>
        <w:fldChar w:fldCharType="begin"/>
      </w:r>
      <w:r w:rsidR="00106FD8" w:rsidRPr="00AB4448">
        <w:rPr>
          <w:b/>
          <w:bCs/>
        </w:rPr>
        <w:instrText xml:space="preserve"> REF _Ref39014797 \h  \* MERGEFORMAT </w:instrText>
      </w:r>
      <w:r w:rsidR="00106FD8" w:rsidRPr="00AB4448">
        <w:rPr>
          <w:b/>
          <w:bCs/>
        </w:rPr>
      </w:r>
      <w:r w:rsidR="00106FD8" w:rsidRPr="00AB4448">
        <w:rPr>
          <w:b/>
          <w:bCs/>
        </w:rPr>
        <w:fldChar w:fldCharType="separate"/>
      </w:r>
      <w:r w:rsidR="0081667D" w:rsidRPr="0081667D">
        <w:rPr>
          <w:b/>
          <w:bCs/>
        </w:rPr>
        <w:t>Figure 3</w:t>
      </w:r>
      <w:r w:rsidR="00106FD8" w:rsidRPr="00AB4448">
        <w:rPr>
          <w:b/>
          <w:bCs/>
        </w:rPr>
        <w:fldChar w:fldCharType="end"/>
      </w:r>
      <w:r w:rsidR="00B609D6">
        <w:rPr>
          <w:b/>
          <w:bCs/>
        </w:rPr>
        <w:t>a-e</w:t>
      </w:r>
      <w:r w:rsidRPr="00D35CA5">
        <w:t xml:space="preserve">); The retouching scars on </w:t>
      </w:r>
      <w:ins w:id="263" w:author="Ben Marwick" w:date="2020-10-04T02:13:00Z">
        <w:r w:rsidR="0015037A">
          <w:t xml:space="preserve">these </w:t>
        </w:r>
      </w:ins>
      <w:r w:rsidRPr="00D35CA5">
        <w:t>tools form a distinctive stepped morphology, especially where those scars overlapped on the retouched edge</w:t>
      </w:r>
      <w:ins w:id="264" w:author="Ben Marwick" w:date="2020-10-04T23:16:00Z">
        <w:r w:rsidR="00CF794C">
          <w:t xml:space="preserve"> (cf. </w:t>
        </w:r>
        <w:proofErr w:type="spellStart"/>
        <w:r w:rsidR="00CF794C" w:rsidRPr="00CF794C">
          <w:t>Agam</w:t>
        </w:r>
        <w:proofErr w:type="spellEnd"/>
        <w:r w:rsidR="00CF794C">
          <w:t xml:space="preserve"> and </w:t>
        </w:r>
        <w:proofErr w:type="spellStart"/>
        <w:r w:rsidR="00CF794C" w:rsidRPr="00CF794C">
          <w:t>Zupancich</w:t>
        </w:r>
        <w:proofErr w:type="spellEnd"/>
        <w:r w:rsidR="00CF794C">
          <w:t xml:space="preserve"> 2020)</w:t>
        </w:r>
      </w:ins>
      <w:r w:rsidRPr="00D35CA5">
        <w:t>. The stepped cutting edge is related to</w:t>
      </w:r>
      <w:r w:rsidR="004C6B0F" w:rsidRPr="00D35CA5">
        <w:t xml:space="preserve"> either</w:t>
      </w:r>
      <w:r w:rsidRPr="00D35CA5">
        <w:t xml:space="preserve"> the amount of retouch it had received or the rejuvenation of cutting edges after extensive use. This kind of </w:t>
      </w:r>
      <w:del w:id="265" w:author="Ben Marwick" w:date="2020-10-04T02:14:00Z">
        <w:r w:rsidRPr="00D35CA5" w:rsidDel="0015037A">
          <w:delText xml:space="preserve">tools </w:delText>
        </w:r>
      </w:del>
      <w:ins w:id="266" w:author="Ben Marwick" w:date="2020-10-04T02:14:00Z">
        <w:r w:rsidR="0015037A" w:rsidRPr="00D35CA5">
          <w:t>tool</w:t>
        </w:r>
        <w:r w:rsidR="0015037A">
          <w:t xml:space="preserve"> was</w:t>
        </w:r>
        <w:r w:rsidR="0015037A" w:rsidRPr="00D35CA5">
          <w:t xml:space="preserve"> </w:t>
        </w:r>
      </w:ins>
      <w:r w:rsidRPr="00D35CA5">
        <w:t>probably produced to meet multiple function</w:t>
      </w:r>
      <w:ins w:id="267" w:author="Ben Marwick" w:date="2020-10-04T02:14:00Z">
        <w:r w:rsidR="0015037A">
          <w:t>al</w:t>
        </w:r>
      </w:ins>
      <w:r w:rsidRPr="00D35CA5">
        <w:t xml:space="preserve"> </w:t>
      </w:r>
      <w:r w:rsidRPr="00D35CA5">
        <w:lastRenderedPageBreak/>
        <w:t>requirements such like treating various organic materials including both animal (hides, meat) and plants (wood)</w:t>
      </w:r>
      <w:r w:rsidR="00702D45" w:rsidRPr="00D35CA5">
        <w:t xml:space="preserve"> </w:t>
      </w:r>
      <w:r w:rsidR="00702D45" w:rsidRPr="00D35CA5">
        <w:fldChar w:fldCharType="begin">
          <w:fldData xml:space="preserve">PEVuZE5vdGU+PENpdGU+PEF1dGhvcj5IaXNjb2NrPC9BdXRob3I+PFllYXI+MjAwOTwvWWVhcj48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</w:fldData>
        </w:fldChar>
      </w:r>
      <w:r w:rsidR="002D35E5" w:rsidRPr="00D35CA5">
        <w:instrText xml:space="preserve"> ADDIN EN.CITE </w:instrText>
      </w:r>
      <w:r w:rsidR="002D35E5" w:rsidRPr="00D35CA5">
        <w:fldChar w:fldCharType="begin">
          <w:fldData xml:space="preserve">PEVuZE5vdGU+PENpdGU+PEF1dGhvcj5IaXNjb2NrPC9BdXRob3I+PFllYXI+MjAwOTwvWWVhcj48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</w:fldData>
        </w:fldChar>
      </w:r>
      <w:r w:rsidR="002D35E5" w:rsidRPr="00D35CA5">
        <w:instrText xml:space="preserve"> ADDIN EN.CITE.DATA </w:instrText>
      </w:r>
      <w:r w:rsidR="002D35E5" w:rsidRPr="00D35CA5">
        <w:fldChar w:fldCharType="end"/>
      </w:r>
      <w:r w:rsidR="00702D45" w:rsidRPr="00D35CA5">
        <w:fldChar w:fldCharType="separate"/>
      </w:r>
      <w:r w:rsidR="002D35E5" w:rsidRPr="00D35CA5">
        <w:rPr>
          <w:noProof/>
        </w:rPr>
        <w:t>(Hardy 2004, Hiscock, Turq et al. 2009)</w:t>
      </w:r>
      <w:r w:rsidR="00702D45" w:rsidRPr="00D35CA5">
        <w:fldChar w:fldCharType="end"/>
      </w:r>
      <w:r w:rsidRPr="00D35CA5">
        <w:t xml:space="preserve">.  For example, by blunting the edge, </w:t>
      </w:r>
      <w:proofErr w:type="spellStart"/>
      <w:r w:rsidRPr="00D35CA5">
        <w:t>knappers</w:t>
      </w:r>
      <w:proofErr w:type="spellEnd"/>
      <w:r w:rsidRPr="00D35CA5">
        <w:t xml:space="preserve"> made the edges less efficient when processing hides </w:t>
      </w:r>
      <w:r w:rsidRPr="00D35CA5">
        <w:fldChar w:fldCharType="begin"/>
      </w:r>
      <w:r w:rsidR="001F5C7F" w:rsidRPr="00D35CA5">
        <w:instrText xml:space="preserve"> ADDIN EN.CITE &lt;EndNote&gt;&lt;Cite&gt;&lt;Author&gt;Preysler&lt;/Author&gt;&lt;Year&gt;2010&lt;/Year&gt;&lt;RecNum&gt;5716&lt;/RecNum&gt;&lt;DisplayText&gt;(Preysler 2010)&lt;/DisplayText&gt;&lt;record&gt;&lt;rec-number&gt;5716&lt;/rec-number&gt;&lt;foreign-keys&gt;&lt;key app="EN" db-id="2e0tpp90z59szvexrf15t22p2ewafwer550w" timestamp="1551340444"&gt;5716&lt;/key&gt;&lt;/foreign-keys&gt;&lt;ref-type name="Book Section"&gt;5&lt;/ref-type&gt;&lt;contributors&gt;&lt;authors&gt;&lt;author&gt;Preysler, Javier&lt;/author&gt;&lt;/authors&gt;&lt;/contributors&gt;&lt;titles&gt;&lt;title&gt;Experimental Approach to the Function and Technology of Quina Side-Scrapers&lt;/title&gt;&lt;/titles&gt;&lt;pages&gt;172-202&lt;/pages&gt;&lt;dates&gt;&lt;year&gt;2010&lt;/year&gt;&lt;/dates&gt;&lt;isbn&gt;978-987-26477-0-4&lt;/isbn&gt;&lt;urls&gt;&lt;/urls&gt;&lt;/record&gt;&lt;/Cite&gt;&lt;/EndNote&gt;</w:instrText>
      </w:r>
      <w:r w:rsidRPr="00D35CA5">
        <w:fldChar w:fldCharType="separate"/>
      </w:r>
      <w:r w:rsidR="001F5C7F" w:rsidRPr="00D35CA5">
        <w:rPr>
          <w:noProof/>
        </w:rPr>
        <w:t>(Preysler 2010)</w:t>
      </w:r>
      <w:r w:rsidRPr="00D35CA5">
        <w:fldChar w:fldCharType="end"/>
      </w:r>
      <w:r w:rsidRPr="00D35CA5">
        <w:t xml:space="preserve">. Frequent resharpening and recycling to extend the use-life of tools are probably another explanation </w:t>
      </w:r>
      <w:r w:rsidR="002B5F90" w:rsidRPr="00D35CA5">
        <w:fldChar w:fldCharType="begin">
          <w:fldData xml:space="preserve">PEVuZE5vdGU+PENpdGU+PEF1dGhvcj5EaWJibGU8L0F1dGhvcj48WWVhcj4xOTg3PC9ZZWFyPjxS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</w:fldData>
        </w:fldChar>
      </w:r>
      <w:r w:rsidR="002B5F90" w:rsidRPr="00D35CA5">
        <w:instrText xml:space="preserve"> ADDIN EN.CITE </w:instrText>
      </w:r>
      <w:r w:rsidR="002B5F90" w:rsidRPr="00D35CA5">
        <w:fldChar w:fldCharType="begin">
          <w:fldData xml:space="preserve">PEVuZE5vdGU+PENpdGU+PEF1dGhvcj5EaWJibGU8L0F1dGhvcj48WWVhcj4xOTg3PC9ZZWFyPjxS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</w:fldData>
        </w:fldChar>
      </w:r>
      <w:r w:rsidR="002B5F90" w:rsidRPr="00D35CA5">
        <w:instrText xml:space="preserve"> ADDIN EN.CITE.DATA </w:instrText>
      </w:r>
      <w:r w:rsidR="002B5F90" w:rsidRPr="00D35CA5">
        <w:fldChar w:fldCharType="end"/>
      </w:r>
      <w:r w:rsidR="002B5F90" w:rsidRPr="00D35CA5">
        <w:fldChar w:fldCharType="separate"/>
      </w:r>
      <w:r w:rsidR="002B5F90" w:rsidRPr="00D35CA5">
        <w:rPr>
          <w:noProof/>
        </w:rPr>
        <w:t>(Dibble 1984, Lenoir 1986, Dibble 1987)</w:t>
      </w:r>
      <w:r w:rsidR="002B5F90" w:rsidRPr="00D35CA5">
        <w:fldChar w:fldCharType="end"/>
      </w:r>
      <w:r w:rsidRPr="00D35CA5">
        <w:t xml:space="preserve"> and are </w:t>
      </w:r>
      <w:del w:id="268" w:author="Ben Marwick" w:date="2020-10-04T23:15:00Z">
        <w:r w:rsidRPr="00D35CA5" w:rsidDel="00CF794C">
          <w:delText xml:space="preserve"> </w:delText>
        </w:r>
      </w:del>
      <w:r w:rsidRPr="00D35CA5">
        <w:t xml:space="preserve">typical principles of the </w:t>
      </w:r>
      <w:proofErr w:type="spellStart"/>
      <w:r w:rsidRPr="00D35CA5">
        <w:t>Quina</w:t>
      </w:r>
      <w:proofErr w:type="spellEnd"/>
      <w:r w:rsidRPr="00D35CA5">
        <w:t xml:space="preserve"> system </w:t>
      </w:r>
      <w:r w:rsidRPr="00D35CA5">
        <w:fldChar w:fldCharType="begin"/>
      </w:r>
      <w:r w:rsidR="001F5C7F" w:rsidRPr="00D35CA5">
        <w:instrText xml:space="preserve"> ADDIN EN.CITE &lt;EndNote&gt;&lt;Cite&gt;&lt;Author&gt;Delagnes&lt;/Author&gt;&lt;Year&gt;2011&lt;/Year&gt;&lt;RecNum&gt;5673&lt;/RecNum&gt;&lt;DisplayText&gt;(Delagnes and Rendu 2011)&lt;/DisplayText&gt;&lt;record&gt;&lt;rec-number&gt;5673&lt;/rec-number&gt;&lt;foreign-keys&gt;&lt;key app="EN" db-id="2e0tpp90z59szvexrf15t22p2ewafwer550w" timestamp="1551254065"&gt;5673&lt;/key&gt;&lt;/foreign-keys&gt;&lt;ref-type name="Journal Article"&gt;17&lt;/ref-type&gt;&lt;contributors&gt;&lt;authors&gt;&lt;author&gt;Delagnes, Anne&lt;/author&gt;&lt;author&gt;Rendu, William&lt;/author&gt;&lt;/authors&gt;&lt;/contributors&gt;&lt;titles&gt;&lt;title&gt;Shifts in Neandertal mobility, technology and subsistence strategies in western France&lt;/title&gt;&lt;secondary-title&gt;Journal of Archaeological Science&lt;/secondary-title&gt;&lt;/titles&gt;&lt;periodical&gt;&lt;full-title&gt;Journal of Archaeological Science&lt;/full-title&gt;&lt;/periodical&gt;&lt;pages&gt;1771-1783&lt;/pages&gt;&lt;volume&gt;38&lt;/volume&gt;&lt;number&gt;8&lt;/number&gt;&lt;keywords&gt;&lt;keyword&gt;Hunting strategies&lt;/keyword&gt;&lt;keyword&gt;Lithic technology&lt;/keyword&gt;&lt;keyword&gt;Middle Paleolithic&lt;/keyword&gt;&lt;keyword&gt;Neandertal&lt;/keyword&gt;&lt;keyword&gt;Mobility&lt;/keyword&gt;&lt;keyword&gt;Western France&lt;/keyword&gt;&lt;keyword&gt;Zooarchaeology&lt;/keyword&gt;&lt;/keywords&gt;&lt;dates&gt;&lt;year&gt;2011&lt;/year&gt;&lt;pub-dates&gt;&lt;date&gt;2011/08/01/&lt;/date&gt;&lt;/pub-dates&gt;&lt;/dates&gt;&lt;isbn&gt;0305-4403&lt;/isbn&gt;&lt;urls&gt;&lt;related-urls&gt;&lt;url&gt;http://www.sciencedirect.com/science/article/pii/S0305440311001294&lt;/url&gt;&lt;/related-urls&gt;&lt;/urls&gt;&lt;electronic-resource-num&gt;https://doi.org/10.1016/j.jas.2011.04.007&lt;/electronic-resource-num&gt;&lt;/record&gt;&lt;/Cite&gt;&lt;/EndNote&gt;</w:instrText>
      </w:r>
      <w:r w:rsidRPr="00D35CA5">
        <w:fldChar w:fldCharType="separate"/>
      </w:r>
      <w:r w:rsidR="001F5C7F" w:rsidRPr="00D35CA5">
        <w:rPr>
          <w:noProof/>
        </w:rPr>
        <w:t>(Delagnes and Rendu 2011)</w:t>
      </w:r>
      <w:r w:rsidRPr="00D35CA5">
        <w:fldChar w:fldCharType="end"/>
      </w:r>
      <w:r w:rsidRPr="00D35CA5">
        <w:t xml:space="preserve">. </w:t>
      </w:r>
    </w:p>
    <w:p w14:paraId="5C2D5068" w14:textId="77777777" w:rsidR="00EB7945" w:rsidRPr="00D35CA5" w:rsidRDefault="00EB7945" w:rsidP="00EB7945">
      <w:pPr>
        <w:autoSpaceDE w:val="0"/>
        <w:autoSpaceDN w:val="0"/>
        <w:adjustRightInd w:val="0"/>
        <w:spacing w:line="360" w:lineRule="auto"/>
      </w:pPr>
    </w:p>
    <w:p w14:paraId="705342AC" w14:textId="77777777" w:rsidR="004C6B0F" w:rsidRPr="00D35CA5" w:rsidRDefault="00EB7945" w:rsidP="00EB7945">
      <w:pPr>
        <w:autoSpaceDE w:val="0"/>
        <w:autoSpaceDN w:val="0"/>
        <w:adjustRightInd w:val="0"/>
        <w:spacing w:line="360" w:lineRule="auto"/>
      </w:pPr>
      <w:r w:rsidRPr="00D35CA5">
        <w:t xml:space="preserve">Other observations from the assemblage that make the </w:t>
      </w:r>
      <w:proofErr w:type="spellStart"/>
      <w:r w:rsidRPr="00D35CA5">
        <w:t>Quina</w:t>
      </w:r>
      <w:proofErr w:type="spellEnd"/>
      <w:r w:rsidRPr="00D35CA5">
        <w:t xml:space="preserve"> exploitation identifiable mainly come from </w:t>
      </w:r>
      <w:r w:rsidR="004C6B0F" w:rsidRPr="00D35CA5">
        <w:t xml:space="preserve">other 3 </w:t>
      </w:r>
      <w:r w:rsidRPr="00D35CA5">
        <w:t>indirect evidence</w:t>
      </w:r>
      <w:r w:rsidR="004C6B0F" w:rsidRPr="00D35CA5">
        <w:t>:</w:t>
      </w:r>
    </w:p>
    <w:p w14:paraId="554F5DB5" w14:textId="77777777" w:rsidR="006847F6" w:rsidRDefault="004C6B0F" w:rsidP="006847F6">
      <w:pPr>
        <w:pStyle w:val="ListParagraph"/>
        <w:numPr>
          <w:ilvl w:val="0"/>
          <w:numId w:val="8"/>
        </w:numPr>
        <w:autoSpaceDE w:val="0"/>
        <w:autoSpaceDN w:val="0"/>
        <w:adjustRightInd w:val="0"/>
        <w:spacing w:line="360" w:lineRule="auto"/>
        <w:rPr>
          <w:ins w:id="269" w:author="Ben Marwick" w:date="2020-10-04T22:55:00Z"/>
        </w:rPr>
      </w:pPr>
      <w:del w:id="270" w:author="Ben Marwick" w:date="2020-10-04T22:55:00Z">
        <w:r w:rsidRPr="00D35CA5" w:rsidDel="006847F6">
          <w:delText>1)</w:delText>
        </w:r>
        <w:r w:rsidR="00EB7945" w:rsidRPr="00D35CA5" w:rsidDel="006847F6">
          <w:delText xml:space="preserve"> </w:delText>
        </w:r>
      </w:del>
      <w:r w:rsidR="00EB7945" w:rsidRPr="00D35CA5">
        <w:t xml:space="preserve">the prevail steep edges, the median </w:t>
      </w:r>
      <w:r w:rsidRPr="00D35CA5">
        <w:t xml:space="preserve">retouched </w:t>
      </w:r>
      <w:r w:rsidR="00EB7945" w:rsidRPr="00D35CA5">
        <w:t xml:space="preserve">edge angle </w:t>
      </w:r>
      <w:r w:rsidRPr="00D35CA5">
        <w:t xml:space="preserve">of the assemblage </w:t>
      </w:r>
      <w:r w:rsidR="00EB7945" w:rsidRPr="00D35CA5">
        <w:t>is nearly 70°</w:t>
      </w:r>
      <w:r w:rsidR="00BA7280" w:rsidRPr="00D35CA5">
        <w:t xml:space="preserve"> (</w:t>
      </w:r>
      <w:r w:rsidR="00494051">
        <w:fldChar w:fldCharType="begin"/>
      </w:r>
      <w:r w:rsidR="00494051">
        <w:instrText xml:space="preserve"> REF _Ref39022200 \h </w:instrText>
      </w:r>
      <w:r w:rsidR="00494051">
        <w:fldChar w:fldCharType="separate"/>
      </w:r>
      <w:r w:rsidR="00494051" w:rsidRPr="006847F6">
        <w:rPr>
          <w:b/>
          <w:bCs/>
        </w:rPr>
        <w:t xml:space="preserve">Figure </w:t>
      </w:r>
      <w:r w:rsidR="00494051" w:rsidRPr="006847F6">
        <w:rPr>
          <w:b/>
          <w:bCs/>
          <w:noProof/>
        </w:rPr>
        <w:t>1</w:t>
      </w:r>
      <w:r w:rsidR="00494051">
        <w:fldChar w:fldCharType="end"/>
      </w:r>
      <w:r w:rsidR="00494051" w:rsidRPr="006847F6">
        <w:rPr>
          <w:b/>
          <w:bCs/>
        </w:rPr>
        <w:t>D-F</w:t>
      </w:r>
      <w:r w:rsidR="00494051">
        <w:t xml:space="preserve">, also </w:t>
      </w:r>
      <w:r w:rsidR="00BA7280" w:rsidRPr="00D35CA5">
        <w:t xml:space="preserve">see </w:t>
      </w:r>
      <w:r w:rsidR="00494051">
        <w:t xml:space="preserve">discussion </w:t>
      </w:r>
      <w:r w:rsidR="00BA7280" w:rsidRPr="00D35CA5">
        <w:t xml:space="preserve">in </w:t>
      </w:r>
      <w:r w:rsidR="00BA7280" w:rsidRPr="006847F6">
        <w:rPr>
          <w:b/>
          <w:bCs/>
        </w:rPr>
        <w:t>SI</w:t>
      </w:r>
      <w:r w:rsidR="00BA7280" w:rsidRPr="00D35CA5">
        <w:t>)</w:t>
      </w:r>
      <w:r w:rsidR="00EB7945" w:rsidRPr="00D35CA5">
        <w:t xml:space="preserve">; </w:t>
      </w:r>
    </w:p>
    <w:p w14:paraId="06116DA2" w14:textId="01BA88F3" w:rsidR="006847F6" w:rsidRDefault="004C6B0F" w:rsidP="006847F6">
      <w:pPr>
        <w:pStyle w:val="ListParagraph"/>
        <w:numPr>
          <w:ilvl w:val="0"/>
          <w:numId w:val="8"/>
        </w:numPr>
        <w:autoSpaceDE w:val="0"/>
        <w:autoSpaceDN w:val="0"/>
        <w:adjustRightInd w:val="0"/>
        <w:spacing w:line="360" w:lineRule="auto"/>
        <w:rPr>
          <w:ins w:id="271" w:author="Ben Marwick" w:date="2020-10-04T22:56:00Z"/>
        </w:rPr>
      </w:pPr>
      <w:del w:id="272" w:author="Ben Marwick" w:date="2020-10-04T22:56:00Z">
        <w:r w:rsidRPr="00D35CA5" w:rsidDel="006847F6">
          <w:delText>2)</w:delText>
        </w:r>
        <w:r w:rsidR="00BA7280" w:rsidRPr="00D35CA5" w:rsidDel="006847F6">
          <w:delText xml:space="preserve"> </w:delText>
        </w:r>
      </w:del>
      <w:r w:rsidR="00BA7280" w:rsidRPr="00D35CA5">
        <w:t xml:space="preserve">relative </w:t>
      </w:r>
      <w:r w:rsidR="00EB7945" w:rsidRPr="00D35CA5">
        <w:t xml:space="preserve">thick blanks </w:t>
      </w:r>
      <w:r w:rsidR="00CE7B26" w:rsidRPr="00D35CA5">
        <w:t xml:space="preserve">that provide high retouch potential </w:t>
      </w:r>
      <w:r w:rsidR="00EB7945" w:rsidRPr="00D35CA5">
        <w:t>(</w:t>
      </w:r>
      <w:r w:rsidR="007F6310" w:rsidRPr="00D35CA5">
        <w:t xml:space="preserve">the average ratio of oriented </w:t>
      </w:r>
      <w:r w:rsidR="00EB7945" w:rsidRPr="00D35CA5">
        <w:t>width</w:t>
      </w:r>
      <w:r w:rsidR="007F6310" w:rsidRPr="00D35CA5">
        <w:t xml:space="preserve"> </w:t>
      </w:r>
      <w:r w:rsidR="00456202" w:rsidRPr="00D35CA5">
        <w:t xml:space="preserve">to </w:t>
      </w:r>
      <w:r w:rsidR="007F6310" w:rsidRPr="00D35CA5">
        <w:t xml:space="preserve">oriented </w:t>
      </w:r>
      <w:r w:rsidR="00EB7945" w:rsidRPr="00D35CA5">
        <w:t xml:space="preserve">thickness </w:t>
      </w:r>
      <w:r w:rsidR="00BA7280" w:rsidRPr="00D35CA5">
        <w:t>=</w:t>
      </w:r>
      <w:r w:rsidR="007F6310" w:rsidRPr="00D35CA5">
        <w:t xml:space="preserve"> 3</w:t>
      </w:r>
      <w:r w:rsidR="00612F8F" w:rsidRPr="00D35CA5">
        <w:t>.1 (</w:t>
      </w:r>
      <w:proofErr w:type="spellStart"/>
      <w:r w:rsidR="00612F8F" w:rsidRPr="00D35CA5">
        <w:t>sd</w:t>
      </w:r>
      <w:proofErr w:type="spellEnd"/>
      <w:r w:rsidR="00612F8F" w:rsidRPr="00D35CA5">
        <w:t>=</w:t>
      </w:r>
      <w:r w:rsidR="00CE7B26" w:rsidRPr="00D35CA5">
        <w:t>1.06</w:t>
      </w:r>
      <w:r w:rsidR="00B609D6">
        <w:t>)</w:t>
      </w:r>
      <w:r w:rsidR="007F6310" w:rsidRPr="00D35CA5">
        <w:t xml:space="preserve">, </w:t>
      </w:r>
      <w:r w:rsidR="00612F8F" w:rsidRPr="00D35CA5">
        <w:t xml:space="preserve">and the </w:t>
      </w:r>
      <w:r w:rsidR="00A54D28" w:rsidRPr="00D35CA5">
        <w:t>mean thickness = 1</w:t>
      </w:r>
      <w:r w:rsidR="00612F8F" w:rsidRPr="00D35CA5">
        <w:t>7.9</w:t>
      </w:r>
      <w:r w:rsidR="00A54D28" w:rsidRPr="00D35CA5">
        <w:t>mm</w:t>
      </w:r>
      <w:r w:rsidR="00612F8F" w:rsidRPr="00D35CA5">
        <w:t xml:space="preserve"> (</w:t>
      </w:r>
      <w:proofErr w:type="spellStart"/>
      <w:r w:rsidR="00612F8F" w:rsidRPr="00D35CA5">
        <w:t>sd</w:t>
      </w:r>
      <w:proofErr w:type="spellEnd"/>
      <w:r w:rsidR="00612F8F" w:rsidRPr="00D35CA5">
        <w:t>=</w:t>
      </w:r>
      <w:r w:rsidR="00CE7B26" w:rsidRPr="00D35CA5">
        <w:t>8.69</w:t>
      </w:r>
      <w:r w:rsidR="00612F8F" w:rsidRPr="00D35CA5">
        <w:t>)</w:t>
      </w:r>
      <w:r w:rsidR="00B609D6">
        <w:t xml:space="preserve">, see example in </w:t>
      </w:r>
      <w:r w:rsidR="00B609D6">
        <w:fldChar w:fldCharType="begin"/>
      </w:r>
      <w:r w:rsidR="00B609D6">
        <w:instrText xml:space="preserve"> REF _Ref39014797 \h </w:instrText>
      </w:r>
      <w:r w:rsidR="00B609D6">
        <w:fldChar w:fldCharType="separate"/>
      </w:r>
      <w:r w:rsidR="00B609D6" w:rsidRPr="006847F6">
        <w:rPr>
          <w:b/>
          <w:bCs/>
        </w:rPr>
        <w:t xml:space="preserve">Figure </w:t>
      </w:r>
      <w:r w:rsidR="00B609D6" w:rsidRPr="006847F6">
        <w:rPr>
          <w:b/>
          <w:bCs/>
          <w:noProof/>
        </w:rPr>
        <w:t>3</w:t>
      </w:r>
      <w:r w:rsidR="00B609D6">
        <w:fldChar w:fldCharType="end"/>
      </w:r>
      <w:r w:rsidR="00B609D6" w:rsidRPr="006847F6">
        <w:rPr>
          <w:b/>
          <w:bCs/>
        </w:rPr>
        <w:t>f</w:t>
      </w:r>
      <w:r w:rsidR="00EB7945" w:rsidRPr="00D35CA5">
        <w:t>)</w:t>
      </w:r>
      <w:r w:rsidR="00CE7B26" w:rsidRPr="00D35CA5">
        <w:t xml:space="preserve">; </w:t>
      </w:r>
      <w:ins w:id="273" w:author="Ben Marwick" w:date="2020-10-04T22:56:00Z">
        <w:r w:rsidR="006847F6">
          <w:t xml:space="preserve">and </w:t>
        </w:r>
      </w:ins>
    </w:p>
    <w:p w14:paraId="32CA2F16" w14:textId="452A59DD" w:rsidR="00EB7945" w:rsidRDefault="004C6B0F" w:rsidP="006847F6">
      <w:pPr>
        <w:pStyle w:val="ListParagraph"/>
        <w:numPr>
          <w:ilvl w:val="0"/>
          <w:numId w:val="8"/>
        </w:numPr>
        <w:autoSpaceDE w:val="0"/>
        <w:autoSpaceDN w:val="0"/>
        <w:adjustRightInd w:val="0"/>
        <w:spacing w:line="360" w:lineRule="auto"/>
        <w:rPr>
          <w:ins w:id="274" w:author="Ben Marwick" w:date="2020-10-04T22:55:00Z"/>
        </w:rPr>
        <w:pPrChange w:id="275" w:author="Ben Marwick" w:date="2020-10-04T22:55:00Z">
          <w:pPr>
            <w:autoSpaceDE w:val="0"/>
            <w:autoSpaceDN w:val="0"/>
            <w:adjustRightInd w:val="0"/>
            <w:spacing w:line="360" w:lineRule="auto"/>
          </w:pPr>
        </w:pPrChange>
      </w:pPr>
      <w:del w:id="276" w:author="Ben Marwick" w:date="2020-10-04T22:56:00Z">
        <w:r w:rsidRPr="00D35CA5" w:rsidDel="006847F6">
          <w:delText xml:space="preserve">3) </w:delText>
        </w:r>
        <w:r w:rsidR="00EB7945" w:rsidRPr="00D35CA5" w:rsidDel="006847F6">
          <w:delText xml:space="preserve">and </w:delText>
        </w:r>
      </w:del>
      <w:r w:rsidR="00EB7945" w:rsidRPr="00D35CA5">
        <w:t xml:space="preserve">several retouching phases (see </w:t>
      </w:r>
      <w:r w:rsidR="00DC3848">
        <w:t>discussion</w:t>
      </w:r>
      <w:r w:rsidR="00EB7945" w:rsidRPr="00D35CA5">
        <w:t xml:space="preserve"> in </w:t>
      </w:r>
      <w:r w:rsidR="001B01C6" w:rsidRPr="006847F6">
        <w:rPr>
          <w:b/>
          <w:bCs/>
        </w:rPr>
        <w:t>SI</w:t>
      </w:r>
      <w:r w:rsidR="00EB7945" w:rsidRPr="00D35CA5">
        <w:t xml:space="preserve">). </w:t>
      </w:r>
    </w:p>
    <w:p w14:paraId="736D88BB" w14:textId="77777777" w:rsidR="006847F6" w:rsidRPr="00D35CA5" w:rsidRDefault="006847F6" w:rsidP="006847F6">
      <w:pPr>
        <w:pStyle w:val="ListParagraph"/>
        <w:autoSpaceDE w:val="0"/>
        <w:autoSpaceDN w:val="0"/>
        <w:adjustRightInd w:val="0"/>
        <w:spacing w:line="360" w:lineRule="auto"/>
        <w:pPrChange w:id="277" w:author="Ben Marwick" w:date="2020-10-04T22:56:00Z">
          <w:pPr>
            <w:autoSpaceDE w:val="0"/>
            <w:autoSpaceDN w:val="0"/>
            <w:adjustRightInd w:val="0"/>
            <w:spacing w:line="360" w:lineRule="auto"/>
          </w:pPr>
        </w:pPrChange>
      </w:pPr>
    </w:p>
    <w:p w14:paraId="117D3649" w14:textId="20077ED0" w:rsidR="00EB7945" w:rsidRPr="00D35CA5" w:rsidRDefault="00EB7945" w:rsidP="00EB7945">
      <w:pPr>
        <w:autoSpaceDE w:val="0"/>
        <w:autoSpaceDN w:val="0"/>
        <w:adjustRightInd w:val="0"/>
        <w:spacing w:line="360" w:lineRule="auto"/>
      </w:pPr>
      <w:r w:rsidRPr="00D35CA5">
        <w:t xml:space="preserve">Although </w:t>
      </w:r>
      <w:ins w:id="278" w:author="Ben Marwick" w:date="2020-10-04T22:56:00Z">
        <w:r w:rsidR="006847F6">
          <w:t xml:space="preserve">there are </w:t>
        </w:r>
      </w:ins>
      <w:r w:rsidRPr="00D35CA5">
        <w:t>debate</w:t>
      </w:r>
      <w:ins w:id="279" w:author="Ben Marwick" w:date="2020-10-04T22:56:00Z">
        <w:r w:rsidR="006847F6">
          <w:t>s</w:t>
        </w:r>
      </w:ins>
      <w:del w:id="280" w:author="Ben Marwick" w:date="2020-10-04T22:56:00Z">
        <w:r w:rsidRPr="00D35CA5" w:rsidDel="006847F6">
          <w:delText>d</w:delText>
        </w:r>
      </w:del>
      <w:r w:rsidRPr="00D35CA5">
        <w:t xml:space="preserve"> </w:t>
      </w:r>
      <w:del w:id="281" w:author="Ben Marwick" w:date="2020-10-04T22:56:00Z">
        <w:r w:rsidRPr="00D35CA5" w:rsidDel="006847F6">
          <w:delText xml:space="preserve">on </w:delText>
        </w:r>
      </w:del>
      <w:ins w:id="282" w:author="Ben Marwick" w:date="2020-10-04T22:56:00Z">
        <w:r w:rsidR="006847F6">
          <w:t>about</w:t>
        </w:r>
        <w:r w:rsidR="006847F6" w:rsidRPr="00D35CA5">
          <w:t xml:space="preserve"> </w:t>
        </w:r>
      </w:ins>
      <w:r w:rsidRPr="00D35CA5">
        <w:t xml:space="preserve">whether </w:t>
      </w:r>
      <w:proofErr w:type="spellStart"/>
      <w:r w:rsidRPr="00D35CA5">
        <w:t>Quina</w:t>
      </w:r>
      <w:proofErr w:type="spellEnd"/>
      <w:r w:rsidRPr="00D35CA5">
        <w:t xml:space="preserve"> retouch was deliberately produced </w:t>
      </w:r>
      <w:r w:rsidRPr="00D35CA5">
        <w:fldChar w:fldCharType="begin"/>
      </w:r>
      <w:r w:rsidR="001F5C7F" w:rsidRPr="00D35CA5">
        <w:instrText xml:space="preserve"> ADDIN EN.CITE &lt;EndNote&gt;&lt;Cite&gt;&lt;Author&gt;Lenoir&lt;/Author&gt;&lt;Year&gt;1986&lt;/Year&gt;&lt;RecNum&gt;5714&lt;/RecNum&gt;&lt;Prefix&gt;e.g. &lt;/Prefix&gt;&lt;DisplayText&gt;(e.g. Lenoir 1986)&lt;/DisplayText&gt;&lt;record&gt;&lt;rec-number&gt;5714&lt;/rec-number&gt;&lt;foreign-keys&gt;&lt;key app="EN" db-id="2e0tpp90z59szvexrf15t22p2ewafwer550w" timestamp="1551339210"&gt;5714&lt;/key&gt;&lt;/foreign-keys&gt;&lt;ref-type name="Journal Article"&gt;17&lt;/ref-type&gt;&lt;contributors&gt;&lt;authors&gt;&lt;author&gt;M. Lenoir &lt;/author&gt;&lt;/authors&gt;&lt;/contributors&gt;&lt;titles&gt;&lt;title&gt; Un mode d&amp;apos;obtention de la retouche Quina dans le Mousterien de Combe Grenal (Domme, Dordogne)&lt;/title&gt;&lt;secondary-title&gt;&lt;style face="normal" font="default" size="100%"&gt;Bulletin de la Soci´et´e d&lt;/style&gt;&lt;style face="normal" font="default" charset="134" size="100%"&gt;’&lt;/style&gt;&lt;style face="normal" font="default" size="100%"&gt;Anthropologie du Sud-Ouest XXI&lt;/style&gt;&lt;/secondary-title&gt;&lt;/titles&gt;&lt;periodical&gt;&lt;full-title&gt;Bulletin de la Soci´et´e d’Anthropologie du Sud-Ouest XXI&lt;/full-title&gt;&lt;/periodical&gt;&lt;pages&gt;153-160&lt;/pages&gt;&lt;dates&gt;&lt;year&gt;1986&lt;/year&gt;&lt;/dates&gt;&lt;urls&gt;&lt;/urls&gt;&lt;/record&gt;&lt;/Cite&gt;&lt;/EndNote&gt;</w:instrText>
      </w:r>
      <w:r w:rsidRPr="00D35CA5">
        <w:fldChar w:fldCharType="separate"/>
      </w:r>
      <w:r w:rsidR="001F5C7F" w:rsidRPr="00D35CA5">
        <w:rPr>
          <w:noProof/>
        </w:rPr>
        <w:t>(e.g. Lenoir 1986)</w:t>
      </w:r>
      <w:r w:rsidRPr="00D35CA5">
        <w:fldChar w:fldCharType="end"/>
      </w:r>
      <w:r w:rsidRPr="00D35CA5">
        <w:t xml:space="preserve"> or whether it </w:t>
      </w:r>
      <w:del w:id="283" w:author="Ben Marwick" w:date="2020-10-04T22:57:00Z">
        <w:r w:rsidRPr="00D35CA5" w:rsidDel="006847F6">
          <w:delText xml:space="preserve">is </w:delText>
        </w:r>
      </w:del>
      <w:ins w:id="284" w:author="Ben Marwick" w:date="2020-10-04T22:57:00Z">
        <w:r w:rsidR="006847F6">
          <w:t>was</w:t>
        </w:r>
        <w:r w:rsidR="006847F6" w:rsidRPr="00D35CA5">
          <w:t xml:space="preserve"> </w:t>
        </w:r>
      </w:ins>
      <w:r w:rsidRPr="00D35CA5">
        <w:t xml:space="preserve">the result of resharpening thick blanks unintentionally </w:t>
      </w:r>
      <w:r w:rsidRPr="00D35CA5">
        <w:fldChar w:fldCharType="begin"/>
      </w:r>
      <w:r w:rsidR="001F5C7F" w:rsidRPr="00D35CA5">
        <w:instrText xml:space="preserve"> ADDIN EN.CITE &lt;EndNote&gt;&lt;Cite&gt;&lt;Author&gt;Dibble&lt;/Author&gt;&lt;Year&gt;1987&lt;/Year&gt;&lt;RecNum&gt;481&lt;/RecNum&gt;&lt;Prefix&gt;e.g. &lt;/Prefix&gt;&lt;DisplayText&gt;(e.g. Dibble 1987)&lt;/DisplayText&gt;&lt;record&gt;&lt;rec-number&gt;481&lt;/rec-number&gt;&lt;foreign-keys&gt;&lt;key app="EN" db-id="2e0tpp90z59szvexrf15t22p2ewafwer550w" timestamp="0"&gt;481&lt;/key&gt;&lt;/foreign-keys&gt;&lt;ref-type name="Journal Article"&gt;17&lt;/ref-type&gt;&lt;contributors&gt;&lt;authors&gt;&lt;author&gt;Dibble, Harold L.&lt;/author&gt;&lt;/authors&gt;&lt;/contributors&gt;&lt;titles&gt;&lt;title&gt;The Interpretation of Middle Paleolithic Scraper Morphology&lt;/title&gt;&lt;secondary-title&gt;American Antiquity&lt;/secondary-title&gt;&lt;/titles&gt;&lt;pages&gt;109-117&lt;/pages&gt;&lt;volume&gt;52&lt;/volume&gt;&lt;number&gt;1&lt;/number&gt;&lt;dates&gt;&lt;year&gt;1987&lt;/year&gt;&lt;pub-dates&gt;&lt;date&gt;Jan.&lt;/date&gt;&lt;/pub-dates&gt;&lt;/dates&gt;&lt;urls&gt;&lt;related-urls&gt;&lt;url&gt;http://links.jstor.org/sici?sici=0002-7316%28198701%2952%3A1%3C109%3ATIOMPS%3E2.0.CO%3B2-R &lt;/url&gt;&lt;/related-urls&gt;&lt;/urls&gt;&lt;/record&gt;&lt;/Cite&gt;&lt;/EndNote&gt;</w:instrText>
      </w:r>
      <w:r w:rsidRPr="00D35CA5">
        <w:fldChar w:fldCharType="separate"/>
      </w:r>
      <w:r w:rsidR="001F5C7F" w:rsidRPr="00D35CA5">
        <w:rPr>
          <w:noProof/>
        </w:rPr>
        <w:t>(e.g. Dibble 1987)</w:t>
      </w:r>
      <w:r w:rsidRPr="00D35CA5">
        <w:fldChar w:fldCharType="end"/>
      </w:r>
      <w:r w:rsidRPr="00D35CA5">
        <w:t xml:space="preserve">, nevertheless, the </w:t>
      </w:r>
      <w:r w:rsidR="00D508B6" w:rsidRPr="00D35CA5">
        <w:t>clear</w:t>
      </w:r>
      <w:del w:id="285" w:author="Ben Marwick" w:date="2020-10-04T22:57:00Z">
        <w:r w:rsidR="00D508B6" w:rsidRPr="00D35CA5" w:rsidDel="006847F6">
          <w:delText>ly</w:delText>
        </w:r>
      </w:del>
      <w:r w:rsidR="00D508B6" w:rsidRPr="00D35CA5">
        <w:t xml:space="preserve">, though </w:t>
      </w:r>
      <w:del w:id="286" w:author="Ben Marwick" w:date="2020-10-04T22:57:00Z">
        <w:r w:rsidR="00D508B6" w:rsidRPr="00D35CA5" w:rsidDel="006847F6">
          <w:delText xml:space="preserve">remains </w:delText>
        </w:r>
      </w:del>
      <w:r w:rsidR="00D508B6" w:rsidRPr="00D35CA5">
        <w:t xml:space="preserve">relatively rare, </w:t>
      </w:r>
      <w:r w:rsidRPr="00D35CA5">
        <w:t xml:space="preserve">presence of </w:t>
      </w:r>
      <w:proofErr w:type="spellStart"/>
      <w:r w:rsidRPr="00D35CA5">
        <w:t>Quina</w:t>
      </w:r>
      <w:proofErr w:type="spellEnd"/>
      <w:r w:rsidRPr="00D35CA5">
        <w:t xml:space="preserve"> artefacts at </w:t>
      </w:r>
      <w:proofErr w:type="spellStart"/>
      <w:r w:rsidRPr="00D35CA5">
        <w:t>Guanyindong</w:t>
      </w:r>
      <w:proofErr w:type="spellEnd"/>
      <w:r w:rsidR="00D508B6" w:rsidRPr="00D35CA5">
        <w:t xml:space="preserve">, </w:t>
      </w:r>
      <w:r w:rsidRPr="00D35CA5">
        <w:t>indicates intensive retouching activity</w:t>
      </w:r>
      <w:ins w:id="287" w:author="Ben Marwick" w:date="2020-10-04T23:14:00Z">
        <w:r w:rsidR="00CF794C">
          <w:t xml:space="preserve"> on long-lived tools</w:t>
        </w:r>
      </w:ins>
      <w:r w:rsidRPr="00D35CA5">
        <w:t xml:space="preserve">, which is relevant to understanding mobility patterns of the hominin occupants of the site. In Europe, </w:t>
      </w:r>
      <w:proofErr w:type="spellStart"/>
      <w:r w:rsidRPr="00D35CA5">
        <w:t>Quina</w:t>
      </w:r>
      <w:proofErr w:type="spellEnd"/>
      <w:r w:rsidRPr="00D35CA5">
        <w:t xml:space="preserve"> </w:t>
      </w:r>
      <w:del w:id="288" w:author="Ben Marwick" w:date="2020-10-04T22:57:00Z">
        <w:r w:rsidRPr="00D35CA5" w:rsidDel="006847F6">
          <w:delText xml:space="preserve">productions </w:delText>
        </w:r>
      </w:del>
      <w:ins w:id="289" w:author="Ben Marwick" w:date="2020-10-04T22:57:00Z">
        <w:r w:rsidR="006847F6" w:rsidRPr="00D35CA5">
          <w:t>product</w:t>
        </w:r>
        <w:r w:rsidR="006847F6">
          <w:t>s</w:t>
        </w:r>
        <w:r w:rsidR="006847F6" w:rsidRPr="00D35CA5">
          <w:t xml:space="preserve"> </w:t>
        </w:r>
      </w:ins>
      <w:r w:rsidRPr="00D35CA5">
        <w:t>were frequently found with seasonal</w:t>
      </w:r>
      <w:ins w:id="290" w:author="Ben Marwick" w:date="2020-10-04T22:57:00Z">
        <w:r w:rsidR="006847F6">
          <w:t>ly</w:t>
        </w:r>
      </w:ins>
      <w:r w:rsidRPr="00D35CA5">
        <w:t xml:space="preserve"> migrat</w:t>
      </w:r>
      <w:ins w:id="291" w:author="Ben Marwick" w:date="2020-10-04T22:57:00Z">
        <w:r w:rsidR="006847F6">
          <w:t>ing</w:t>
        </w:r>
      </w:ins>
      <w:del w:id="292" w:author="Ben Marwick" w:date="2020-10-04T22:57:00Z">
        <w:r w:rsidRPr="00D35CA5" w:rsidDel="006847F6">
          <w:delText>ed</w:delText>
        </w:r>
      </w:del>
      <w:r w:rsidRPr="00D35CA5">
        <w:t xml:space="preserve"> fauna </w:t>
      </w:r>
      <w:r w:rsidR="001B01C6" w:rsidRPr="00D35CA5">
        <w:fldChar w:fldCharType="begin"/>
      </w:r>
      <w:r w:rsidR="001B01C6" w:rsidRPr="00D35CA5">
        <w:instrText xml:space="preserve"> ADDIN EN.CITE &lt;EndNote&gt;&lt;Cite&gt;&lt;Author&gt;Delagnes&lt;/Author&gt;&lt;Year&gt;2011&lt;/Year&gt;&lt;RecNum&gt;32&lt;/RecNum&gt;&lt;DisplayText&gt;(Delagnes and Rendu 2011)&lt;/DisplayText&gt;&lt;record&gt;&lt;rec-number&gt;32&lt;/rec-number&gt;&lt;foreign-keys&gt;&lt;key app="EN" db-id="0fr2e2de79xx57ets5up99zbrztw9ssfexe2" timestamp="1588095473"&gt;32&lt;/key&gt;&lt;/foreign-keys&gt;&lt;ref-type name="Journal Article"&gt;17&lt;/ref-type&gt;&lt;contributors&gt;&lt;authors&gt;&lt;author&gt;Delagnes, Anne&lt;/author&gt;&lt;author&gt;Rendu, William&lt;/author&gt;&lt;/authors&gt;&lt;/contributors&gt;&lt;titles&gt;&lt;title&gt;Shifts in Neandertal mobility, technology and subsistence strategies in western France&lt;/title&gt;&lt;secondary-title&gt;Journal of Archaeological Science&lt;/secondary-title&gt;&lt;/titles&gt;&lt;pages&gt;1771-1783&lt;/pages&gt;&lt;volume&gt;38&lt;/volume&gt;&lt;number&gt;8&lt;/number&gt;&lt;keywords&gt;&lt;keyword&gt;Hunting strategies&lt;/keyword&gt;&lt;keyword&gt;Lithic technology&lt;/keyword&gt;&lt;keyword&gt;Middle Paleolithic&lt;/keyword&gt;&lt;keyword&gt;Neandertal&lt;/keyword&gt;&lt;keyword&gt;Mobility&lt;/keyword&gt;&lt;keyword&gt;Western France&lt;/keyword&gt;&lt;keyword&gt;Zooarchaeology&lt;/keyword&gt;&lt;/keywords&gt;&lt;dates&gt;&lt;year&gt;2011&lt;/year&gt;&lt;pub-dates&gt;&lt;date&gt;2011/08/01/&lt;/date&gt;&lt;/pub-dates&gt;&lt;/dates&gt;&lt;isbn&gt;0305-4403&lt;/isbn&gt;&lt;urls&gt;&lt;related-urls&gt;&lt;url&gt;http://www.sciencedirect.com/science/article/pii/S0305440311001294&lt;/url&gt;&lt;/related-urls&gt;&lt;/urls&gt;&lt;electronic-resource-num&gt;https://doi.org/10.1016/j.jas.2011.04.007&lt;/electronic-resource-num&gt;&lt;/record&gt;&lt;/Cite&gt;&lt;/EndNote&gt;</w:instrText>
      </w:r>
      <w:r w:rsidR="001B01C6" w:rsidRPr="00D35CA5">
        <w:fldChar w:fldCharType="separate"/>
      </w:r>
      <w:r w:rsidR="001B01C6" w:rsidRPr="00D35CA5">
        <w:rPr>
          <w:noProof/>
        </w:rPr>
        <w:t>(Delagnes and Rendu 2011)</w:t>
      </w:r>
      <w:r w:rsidR="001B01C6" w:rsidRPr="00D35CA5">
        <w:fldChar w:fldCharType="end"/>
      </w:r>
      <w:r w:rsidRPr="00D35CA5">
        <w:t>. This association</w:t>
      </w:r>
      <w:ins w:id="293" w:author="Ben Marwick" w:date="2020-10-04T23:04:00Z">
        <w:r w:rsidR="00AD7D86">
          <w:t>,</w:t>
        </w:r>
      </w:ins>
      <w:r w:rsidRPr="00D35CA5">
        <w:t xml:space="preserve"> together with several successive retouching phases on the same edge</w:t>
      </w:r>
      <w:ins w:id="294" w:author="Ben Marwick" w:date="2020-10-04T23:04:00Z">
        <w:r w:rsidR="00AD7D86">
          <w:t>, is</w:t>
        </w:r>
      </w:ins>
      <w:r w:rsidRPr="00D35CA5">
        <w:t xml:space="preserve"> often </w:t>
      </w:r>
      <w:del w:id="295" w:author="Ben Marwick" w:date="2020-10-04T23:04:00Z">
        <w:r w:rsidRPr="00D35CA5" w:rsidDel="00AD7D86">
          <w:delText xml:space="preserve">referred </w:delText>
        </w:r>
      </w:del>
      <w:ins w:id="296" w:author="Ben Marwick" w:date="2020-10-04T23:04:00Z">
        <w:r w:rsidR="00AD7D86">
          <w:t>interpreted</w:t>
        </w:r>
        <w:r w:rsidR="00AD7D86" w:rsidRPr="00D35CA5">
          <w:t xml:space="preserve"> </w:t>
        </w:r>
      </w:ins>
      <w:r w:rsidRPr="00D35CA5">
        <w:t xml:space="preserve">as </w:t>
      </w:r>
      <w:ins w:id="297" w:author="Ben Marwick" w:date="2020-10-04T23:04:00Z">
        <w:r w:rsidR="00AD7D86">
          <w:t xml:space="preserve">indicating </w:t>
        </w:r>
      </w:ins>
      <w:r w:rsidRPr="00D35CA5">
        <w:t xml:space="preserve">a higher level of mobility </w:t>
      </w:r>
      <w:r w:rsidRPr="00D35CA5">
        <w:fldChar w:fldCharType="begin"/>
      </w:r>
      <w:r w:rsidR="001F5C7F" w:rsidRPr="00D35CA5">
        <w:instrText xml:space="preserve"> ADDIN EN.CITE &lt;EndNote&gt;&lt;Cite&gt;&lt;Author&gt;Delagnes&lt;/Author&gt;&lt;Year&gt;2011&lt;/Year&gt;&lt;RecNum&gt;5673&lt;/RecNum&gt;&lt;DisplayText&gt;(Delagnes and Rendu 2011)&lt;/DisplayText&gt;&lt;record&gt;&lt;rec-number&gt;5673&lt;/rec-number&gt;&lt;foreign-keys&gt;&lt;key app="EN" db-id="2e0tpp90z59szvexrf15t22p2ewafwer550w" timestamp="1551254065"&gt;5673&lt;/key&gt;&lt;/foreign-keys&gt;&lt;ref-type name="Journal Article"&gt;17&lt;/ref-type&gt;&lt;contributors&gt;&lt;authors&gt;&lt;author&gt;Delagnes, Anne&lt;/author&gt;&lt;author&gt;Rendu, William&lt;/author&gt;&lt;/authors&gt;&lt;/contributors&gt;&lt;titles&gt;&lt;title&gt;Shifts in Neandertal mobility, technology and subsistence strategies in western France&lt;/title&gt;&lt;secondary-title&gt;Journal of Archaeological Science&lt;/secondary-title&gt;&lt;/titles&gt;&lt;periodical&gt;&lt;full-title&gt;Journal of Archaeological Science&lt;/full-title&gt;&lt;/periodical&gt;&lt;pages&gt;1771-1783&lt;/pages&gt;&lt;volume&gt;38&lt;/volume&gt;&lt;number&gt;8&lt;/number&gt;&lt;keywords&gt;&lt;keyword&gt;Hunting strategies&lt;/keyword&gt;&lt;keyword&gt;Lithic technology&lt;/keyword&gt;&lt;keyword&gt;Middle Paleolithic&lt;/keyword&gt;&lt;keyword&gt;Neandertal&lt;/keyword&gt;&lt;keyword&gt;Mobility&lt;/keyword&gt;&lt;keyword&gt;Western France&lt;/keyword&gt;&lt;keyword&gt;Zooarchaeology&lt;/keyword&gt;&lt;/keywords&gt;&lt;dates&gt;&lt;year&gt;2011&lt;/year&gt;&lt;pub-dates&gt;&lt;date&gt;2011/08/01/&lt;/date&gt;&lt;/pub-dates&gt;&lt;/dates&gt;&lt;isbn&gt;0305-4403&lt;/isbn&gt;&lt;urls&gt;&lt;related-urls&gt;&lt;url&gt;http://www.sciencedirect.com/science/article/pii/S0305440311001294&lt;/url&gt;&lt;/related-urls&gt;&lt;/urls&gt;&lt;electronic-resource-num&gt;https://doi.org/10.1016/j.jas.2011.04.007&lt;/electronic-resource-num&gt;&lt;/record&gt;&lt;/Cite&gt;&lt;/EndNote&gt;</w:instrText>
      </w:r>
      <w:r w:rsidRPr="00D35CA5">
        <w:fldChar w:fldCharType="separate"/>
      </w:r>
      <w:r w:rsidR="001F5C7F" w:rsidRPr="00D35CA5">
        <w:rPr>
          <w:noProof/>
        </w:rPr>
        <w:t>(Delagnes and Rendu 2011)</w:t>
      </w:r>
      <w:r w:rsidRPr="00D35CA5">
        <w:fldChar w:fldCharType="end"/>
      </w:r>
      <w:ins w:id="298" w:author="Ben Marwick" w:date="2020-10-04T23:04:00Z">
        <w:r w:rsidR="00AD7D86">
          <w:t>,</w:t>
        </w:r>
      </w:ins>
      <w:r w:rsidRPr="00D35CA5">
        <w:t xml:space="preserve"> which probably suggest frequent </w:t>
      </w:r>
      <w:del w:id="299" w:author="Ben Marwick" w:date="2020-10-04T23:04:00Z">
        <w:r w:rsidRPr="00D35CA5" w:rsidDel="00AD7D86">
          <w:delText xml:space="preserve">and </w:delText>
        </w:r>
      </w:del>
      <w:r w:rsidRPr="00D35CA5">
        <w:t xml:space="preserve">long distance travel . </w:t>
      </w:r>
      <w:del w:id="300" w:author="Ben Marwick" w:date="2020-10-04T23:07:00Z">
        <w:r w:rsidRPr="00D35CA5" w:rsidDel="00AD7D86">
          <w:delText xml:space="preserve">Although it is not necessarily </w:delText>
        </w:r>
        <w:r w:rsidR="004C6B0F" w:rsidRPr="00D35CA5" w:rsidDel="00AD7D86">
          <w:delText>indictive</w:delText>
        </w:r>
        <w:r w:rsidRPr="00D35CA5" w:rsidDel="00AD7D86">
          <w:delText xml:space="preserve"> for cognition ability, making </w:delText>
        </w:r>
      </w:del>
      <w:ins w:id="301" w:author="Ben Marwick" w:date="2020-10-04T23:07:00Z">
        <w:r w:rsidR="00AD7D86">
          <w:t xml:space="preserve">Making </w:t>
        </w:r>
      </w:ins>
      <w:del w:id="302" w:author="Ben Marwick" w:date="2020-10-04T23:07:00Z">
        <w:r w:rsidRPr="00D35CA5" w:rsidDel="00AD7D86">
          <w:delText xml:space="preserve">proper </w:delText>
        </w:r>
      </w:del>
      <w:ins w:id="303" w:author="Ben Marwick" w:date="2020-10-04T23:07:00Z">
        <w:r w:rsidR="00AD7D86">
          <w:t>suita</w:t>
        </w:r>
      </w:ins>
      <w:ins w:id="304" w:author="Ben Marwick" w:date="2020-10-04T23:08:00Z">
        <w:r w:rsidR="00AD7D86">
          <w:t>ble</w:t>
        </w:r>
      </w:ins>
      <w:ins w:id="305" w:author="Ben Marwick" w:date="2020-10-04T23:07:00Z">
        <w:r w:rsidR="00AD7D86" w:rsidRPr="00D35CA5">
          <w:t xml:space="preserve"> </w:t>
        </w:r>
      </w:ins>
      <w:r w:rsidRPr="00D35CA5">
        <w:t>economic response</w:t>
      </w:r>
      <w:ins w:id="306" w:author="Ben Marwick" w:date="2020-10-04T23:08:00Z">
        <w:r w:rsidR="00AD7D86">
          <w:t xml:space="preserve">s </w:t>
        </w:r>
      </w:ins>
      <w:del w:id="307" w:author="Ben Marwick" w:date="2020-10-04T23:08:00Z">
        <w:r w:rsidRPr="00D35CA5" w:rsidDel="00AD7D86">
          <w:delText xml:space="preserve"> </w:delText>
        </w:r>
      </w:del>
      <w:r w:rsidRPr="00D35CA5">
        <w:t xml:space="preserve">to the environment reflects the adaptive capacity </w:t>
      </w:r>
      <w:ins w:id="308" w:author="Ben Marwick" w:date="2020-10-04T23:08:00Z">
        <w:r w:rsidR="00AD7D86">
          <w:t xml:space="preserve">and plasticity of </w:t>
        </w:r>
      </w:ins>
      <w:r w:rsidRPr="00D35CA5">
        <w:t xml:space="preserve">the hominins </w:t>
      </w:r>
      <w:del w:id="309" w:author="Ben Marwick" w:date="2020-10-04T23:08:00Z">
        <w:r w:rsidRPr="00D35CA5" w:rsidDel="00AD7D86">
          <w:delText xml:space="preserve">processed </w:delText>
        </w:r>
      </w:del>
      <w:ins w:id="310" w:author="Ben Marwick" w:date="2020-10-04T23:08:00Z">
        <w:r w:rsidR="00AD7D86">
          <w:t>active in this region</w:t>
        </w:r>
        <w:r w:rsidR="00AD7D86" w:rsidRPr="00D35CA5">
          <w:t xml:space="preserve"> </w:t>
        </w:r>
      </w:ins>
      <w:r w:rsidRPr="00D35CA5">
        <w:t xml:space="preserve">during Late Middle </w:t>
      </w:r>
      <w:proofErr w:type="spellStart"/>
      <w:r w:rsidRPr="00D35CA5">
        <w:t>Palaeolithic</w:t>
      </w:r>
      <w:proofErr w:type="spellEnd"/>
      <w:r w:rsidRPr="00D35CA5">
        <w:t xml:space="preserve">. </w:t>
      </w:r>
    </w:p>
    <w:p w14:paraId="0BECD5CB" w14:textId="45E88A23" w:rsidR="000A674E" w:rsidRPr="00D35CA5" w:rsidRDefault="00822BC9" w:rsidP="00AF7AB5">
      <w:pPr>
        <w:keepNext/>
      </w:pPr>
      <w:r>
        <w:rPr>
          <w:noProof/>
        </w:rPr>
        <w:lastRenderedPageBreak/>
        <w:drawing>
          <wp:inline distT="0" distB="0" distL="0" distR="0" wp14:anchorId="05084AE4" wp14:editId="05867874">
            <wp:extent cx="5509260" cy="33364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na 4 with numb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210" cy="3360687"/>
                    </a:xfrm>
                    <a:prstGeom prst="rect">
                      <a:avLst/>
                    </a:prstGeom>
                  </pic:spPr>
                </pic:pic>
              </a:graphicData>
            </a:graphic>
          </wp:inline>
        </w:drawing>
      </w:r>
    </w:p>
    <w:p w14:paraId="0B985974" w14:textId="404407C6" w:rsidR="00EB7945" w:rsidRPr="004A5B10" w:rsidRDefault="000A674E" w:rsidP="00AF7AB5">
      <w:pPr>
        <w:pStyle w:val="Caption"/>
        <w:rPr>
          <w:rFonts w:ascii="Times New Roman" w:hAnsi="Times New Roman" w:cs="Times New Roman"/>
          <w:sz w:val="24"/>
          <w:szCs w:val="24"/>
        </w:rPr>
      </w:pPr>
      <w:bookmarkStart w:id="311" w:name="_Ref39014797"/>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3</w:t>
      </w:r>
      <w:r w:rsidRPr="0081667D">
        <w:rPr>
          <w:rFonts w:ascii="Times New Roman" w:hAnsi="Times New Roman" w:cs="Times New Roman"/>
          <w:b/>
          <w:bCs/>
          <w:sz w:val="24"/>
          <w:szCs w:val="24"/>
        </w:rPr>
        <w:fldChar w:fldCharType="end"/>
      </w:r>
      <w:bookmarkEnd w:id="311"/>
      <w:r w:rsidR="0081667D" w:rsidRPr="0081667D">
        <w:rPr>
          <w:rFonts w:ascii="Times New Roman" w:hAnsi="Times New Roman" w:cs="Times New Roman"/>
          <w:b/>
          <w:bCs/>
          <w:sz w:val="24"/>
          <w:szCs w:val="24"/>
        </w:rPr>
        <w:t xml:space="preserve"> | </w:t>
      </w:r>
      <w:proofErr w:type="spellStart"/>
      <w:r w:rsidRPr="0081667D">
        <w:rPr>
          <w:rFonts w:ascii="Times New Roman" w:hAnsi="Times New Roman" w:cs="Times New Roman"/>
          <w:b/>
          <w:bCs/>
          <w:sz w:val="24"/>
          <w:szCs w:val="24"/>
        </w:rPr>
        <w:t>Quina</w:t>
      </w:r>
      <w:proofErr w:type="spellEnd"/>
      <w:r w:rsidRPr="0081667D">
        <w:rPr>
          <w:rFonts w:ascii="Times New Roman" w:hAnsi="Times New Roman" w:cs="Times New Roman"/>
          <w:b/>
          <w:bCs/>
          <w:sz w:val="24"/>
          <w:szCs w:val="24"/>
        </w:rPr>
        <w:t xml:space="preserve"> </w:t>
      </w:r>
      <w:r w:rsidR="0081667D" w:rsidRPr="0081667D">
        <w:rPr>
          <w:rFonts w:ascii="Times New Roman" w:hAnsi="Times New Roman" w:cs="Times New Roman"/>
          <w:b/>
          <w:bCs/>
          <w:sz w:val="24"/>
          <w:szCs w:val="24"/>
        </w:rPr>
        <w:t>tools and retouched blank.</w:t>
      </w:r>
      <w:r w:rsidRPr="0081667D">
        <w:rPr>
          <w:rFonts w:ascii="Times New Roman" w:hAnsi="Times New Roman" w:cs="Times New Roman"/>
          <w:b/>
          <w:bCs/>
          <w:sz w:val="24"/>
          <w:szCs w:val="24"/>
        </w:rPr>
        <w:t xml:space="preserve"> </w:t>
      </w:r>
      <w:r w:rsidR="003F76A2">
        <w:rPr>
          <w:rFonts w:ascii="Times New Roman" w:hAnsi="Times New Roman" w:cs="Times New Roman"/>
          <w:b/>
          <w:bCs/>
          <w:sz w:val="24"/>
          <w:szCs w:val="24"/>
        </w:rPr>
        <w:t>(</w:t>
      </w:r>
      <w:r w:rsidR="004A5B10" w:rsidRPr="004A5B10">
        <w:rPr>
          <w:rFonts w:ascii="Times New Roman" w:hAnsi="Times New Roman" w:cs="Times New Roman"/>
          <w:sz w:val="24"/>
          <w:szCs w:val="24"/>
        </w:rPr>
        <w:t>a-e</w:t>
      </w:r>
      <w:r w:rsidR="003F76A2">
        <w:rPr>
          <w:rFonts w:ascii="Times New Roman" w:hAnsi="Times New Roman" w:cs="Times New Roman"/>
          <w:sz w:val="24"/>
          <w:szCs w:val="24"/>
        </w:rPr>
        <w:t>)</w:t>
      </w:r>
      <w:r w:rsidR="004A5B10" w:rsidRPr="004A5B10">
        <w:rPr>
          <w:rFonts w:ascii="Times New Roman" w:hAnsi="Times New Roman" w:cs="Times New Roman"/>
          <w:sz w:val="24"/>
          <w:szCs w:val="24"/>
        </w:rPr>
        <w:t xml:space="preserve">: </w:t>
      </w:r>
      <w:proofErr w:type="spellStart"/>
      <w:r w:rsidR="004A5B10" w:rsidRPr="004A5B10">
        <w:rPr>
          <w:rFonts w:ascii="Times New Roman" w:hAnsi="Times New Roman" w:cs="Times New Roman"/>
          <w:sz w:val="24"/>
          <w:szCs w:val="24"/>
        </w:rPr>
        <w:t>Quina</w:t>
      </w:r>
      <w:proofErr w:type="spellEnd"/>
      <w:r w:rsidR="004A5B10" w:rsidRPr="004A5B10">
        <w:rPr>
          <w:rFonts w:ascii="Times New Roman" w:hAnsi="Times New Roman" w:cs="Times New Roman"/>
          <w:sz w:val="24"/>
          <w:szCs w:val="24"/>
        </w:rPr>
        <w:t xml:space="preserve"> scrapers with stepped retouching scars that obtained from several phases of retouching. The white boxes </w:t>
      </w:r>
      <w:r w:rsidR="004A5B10">
        <w:rPr>
          <w:rFonts w:ascii="Times New Roman" w:hAnsi="Times New Roman" w:cs="Times New Roman"/>
          <w:sz w:val="24"/>
          <w:szCs w:val="24"/>
        </w:rPr>
        <w:t xml:space="preserve">on each tool edge show the areas of which </w:t>
      </w:r>
      <w:r w:rsidR="004A5B10" w:rsidRPr="004A5B10">
        <w:rPr>
          <w:rFonts w:ascii="Times New Roman" w:hAnsi="Times New Roman" w:cs="Times New Roman"/>
          <w:sz w:val="24"/>
          <w:szCs w:val="24"/>
        </w:rPr>
        <w:t>the zoomed</w:t>
      </w:r>
      <w:r w:rsidR="004A5B10">
        <w:rPr>
          <w:rFonts w:ascii="Times New Roman" w:hAnsi="Times New Roman" w:cs="Times New Roman"/>
          <w:sz w:val="24"/>
          <w:szCs w:val="24"/>
        </w:rPr>
        <w:t xml:space="preserve"> details</w:t>
      </w:r>
      <w:r w:rsidR="004A5B10" w:rsidRPr="004A5B10">
        <w:rPr>
          <w:rFonts w:ascii="Times New Roman" w:hAnsi="Times New Roman" w:cs="Times New Roman"/>
          <w:sz w:val="24"/>
          <w:szCs w:val="24"/>
        </w:rPr>
        <w:t xml:space="preserve"> </w:t>
      </w:r>
      <w:r w:rsidR="004A5B10">
        <w:rPr>
          <w:rFonts w:ascii="Times New Roman" w:hAnsi="Times New Roman" w:cs="Times New Roman"/>
          <w:sz w:val="24"/>
          <w:szCs w:val="24"/>
        </w:rPr>
        <w:t xml:space="preserve">on the right. </w:t>
      </w:r>
      <w:r w:rsidR="003F76A2">
        <w:rPr>
          <w:rFonts w:ascii="Times New Roman" w:hAnsi="Times New Roman" w:cs="Times New Roman"/>
          <w:sz w:val="24"/>
          <w:szCs w:val="24"/>
        </w:rPr>
        <w:t>(</w:t>
      </w:r>
      <w:r w:rsidR="004A5B10">
        <w:rPr>
          <w:rFonts w:ascii="Times New Roman" w:hAnsi="Times New Roman" w:cs="Times New Roman"/>
          <w:sz w:val="24"/>
          <w:szCs w:val="24"/>
        </w:rPr>
        <w:t>f</w:t>
      </w:r>
      <w:r w:rsidR="003F76A2">
        <w:rPr>
          <w:rFonts w:ascii="Times New Roman" w:hAnsi="Times New Roman" w:cs="Times New Roman"/>
          <w:sz w:val="24"/>
          <w:szCs w:val="24"/>
        </w:rPr>
        <w:t>)</w:t>
      </w:r>
      <w:r w:rsidR="004A5B10">
        <w:rPr>
          <w:rFonts w:ascii="Times New Roman" w:hAnsi="Times New Roman" w:cs="Times New Roman"/>
          <w:sz w:val="24"/>
          <w:szCs w:val="24"/>
        </w:rPr>
        <w:t xml:space="preserve">: a blank, once achieved from </w:t>
      </w:r>
      <w:proofErr w:type="spellStart"/>
      <w:r w:rsidR="004A5B10">
        <w:rPr>
          <w:rFonts w:ascii="Times New Roman" w:hAnsi="Times New Roman" w:cs="Times New Roman"/>
          <w:sz w:val="24"/>
          <w:szCs w:val="24"/>
        </w:rPr>
        <w:t>Quina</w:t>
      </w:r>
      <w:proofErr w:type="spellEnd"/>
      <w:r w:rsidR="004A5B10">
        <w:rPr>
          <w:rFonts w:ascii="Times New Roman" w:hAnsi="Times New Roman" w:cs="Times New Roman"/>
          <w:sz w:val="24"/>
          <w:szCs w:val="24"/>
        </w:rPr>
        <w:t xml:space="preserve"> reduction, was retouched into scraper, the yellow</w:t>
      </w:r>
      <w:r w:rsidR="003F76A2">
        <w:rPr>
          <w:rFonts w:ascii="Times New Roman" w:hAnsi="Times New Roman" w:cs="Times New Roman"/>
          <w:sz w:val="24"/>
          <w:szCs w:val="24"/>
        </w:rPr>
        <w:t xml:space="preserve"> oblique</w:t>
      </w:r>
      <w:r w:rsidR="004A5B10">
        <w:rPr>
          <w:rFonts w:ascii="Times New Roman" w:hAnsi="Times New Roman" w:cs="Times New Roman"/>
          <w:sz w:val="24"/>
          <w:szCs w:val="24"/>
        </w:rPr>
        <w:t xml:space="preserve"> triangle below is the cross-section of the blank. </w:t>
      </w:r>
    </w:p>
    <w:p w14:paraId="298BA657" w14:textId="151FD2A4" w:rsidR="003479F8" w:rsidRPr="00D35CA5" w:rsidRDefault="00D577D0" w:rsidP="00AF7AB5">
      <w:pPr>
        <w:pStyle w:val="Heading2"/>
        <w:numPr>
          <w:ilvl w:val="0"/>
          <w:numId w:val="7"/>
        </w:numPr>
        <w:rPr>
          <w:sz w:val="24"/>
          <w:szCs w:val="24"/>
        </w:rPr>
      </w:pPr>
      <w:r w:rsidRPr="00D35CA5">
        <w:rPr>
          <w:sz w:val="24"/>
          <w:szCs w:val="24"/>
        </w:rPr>
        <w:t>Core-on-flake</w:t>
      </w:r>
    </w:p>
    <w:p w14:paraId="63766093" w14:textId="6D13DB40" w:rsidR="00F44DC9" w:rsidRPr="00D35CA5" w:rsidDel="00CF794C" w:rsidRDefault="00CF794C" w:rsidP="00F072E2">
      <w:pPr>
        <w:spacing w:line="360" w:lineRule="auto"/>
        <w:jc w:val="both"/>
        <w:rPr>
          <w:del w:id="312" w:author="Ben Marwick" w:date="2020-10-04T23:18:00Z"/>
        </w:rPr>
      </w:pPr>
      <w:ins w:id="313" w:author="Ben Marwick" w:date="2020-10-04T23:18:00Z">
        <w:r>
          <w:t xml:space="preserve">At </w:t>
        </w:r>
        <w:proofErr w:type="spellStart"/>
        <w:r w:rsidRPr="00D35CA5">
          <w:t>Guanyindong</w:t>
        </w:r>
        <w:proofErr w:type="spellEnd"/>
        <w:r>
          <w:t>,</w:t>
        </w:r>
        <w:r w:rsidRPr="00D35CA5">
          <w:t xml:space="preserve"> </w:t>
        </w:r>
        <w:r>
          <w:t>c</w:t>
        </w:r>
      </w:ins>
      <w:del w:id="314" w:author="Ben Marwick" w:date="2020-10-04T23:18:00Z">
        <w:r w:rsidR="00F44DC9" w:rsidRPr="00D35CA5" w:rsidDel="00CF794C">
          <w:delText>C</w:delText>
        </w:r>
      </w:del>
      <w:r w:rsidR="00F44DC9" w:rsidRPr="00D35CA5">
        <w:t>ore-on-flake</w:t>
      </w:r>
      <w:ins w:id="315" w:author="Ben Marwick" w:date="2020-10-04T23:18:00Z">
        <w:r>
          <w:t xml:space="preserve"> strategies</w:t>
        </w:r>
      </w:ins>
      <w:del w:id="316" w:author="Ben Marwick" w:date="2020-10-04T23:18:00Z">
        <w:r w:rsidR="000013EA" w:rsidRPr="00D35CA5" w:rsidDel="00CF794C">
          <w:delText>, in Guanyindong site,</w:delText>
        </w:r>
        <w:r w:rsidR="00707EA1" w:rsidRPr="00D35CA5" w:rsidDel="00CF794C">
          <w:delText xml:space="preserve"> is</w:delText>
        </w:r>
      </w:del>
      <w:ins w:id="317" w:author="Ben Marwick" w:date="2020-10-04T23:18:00Z">
        <w:r>
          <w:t xml:space="preserve"> are</w:t>
        </w:r>
      </w:ins>
      <w:r w:rsidR="00770008" w:rsidRPr="00D35CA5">
        <w:t xml:space="preserve"> mainly presented by both </w:t>
      </w:r>
      <w:ins w:id="318" w:author="Ben Marwick" w:date="2020-10-04T23:18:00Z">
        <w:r>
          <w:t>t</w:t>
        </w:r>
      </w:ins>
      <w:del w:id="319" w:author="Ben Marwick" w:date="2020-10-04T23:18:00Z">
        <w:r w:rsidR="00770008" w:rsidRPr="00D35CA5" w:rsidDel="00CF794C">
          <w:delText>T</w:delText>
        </w:r>
      </w:del>
      <w:r w:rsidR="00770008" w:rsidRPr="00D35CA5">
        <w:t>runcated</w:t>
      </w:r>
      <w:r w:rsidR="000D6D49" w:rsidRPr="00D35CA5">
        <w:t>-</w:t>
      </w:r>
      <w:r w:rsidR="00770008" w:rsidRPr="00D35CA5">
        <w:t>facet</w:t>
      </w:r>
      <w:r w:rsidR="000D6D49" w:rsidRPr="00D35CA5">
        <w:t>ed pieces</w:t>
      </w:r>
      <w:r w:rsidR="00770008" w:rsidRPr="00D35CA5">
        <w:t xml:space="preserve"> </w:t>
      </w:r>
      <w:ins w:id="320" w:author="Ben Marwick" w:date="2020-10-04T23:49:00Z">
        <w:r w:rsidR="00F072E2">
          <w:t>(flakes with a truncation, on one or more margins</w:t>
        </w:r>
      </w:ins>
      <w:ins w:id="321" w:author="Ben Marwick" w:date="2020-10-04T23:55:00Z">
        <w:r w:rsidR="00245D38">
          <w:t>,</w:t>
        </w:r>
      </w:ins>
      <w:ins w:id="322" w:author="Ben Marwick" w:date="2020-10-04T23:49:00Z">
        <w:r w:rsidR="00F072E2">
          <w:t xml:space="preserve"> that was used as a platform for the  removal of one or more small flakes from the exterior surface) </w:t>
        </w:r>
      </w:ins>
      <w:r w:rsidR="00770008" w:rsidRPr="00D35CA5">
        <w:t xml:space="preserve">and </w:t>
      </w:r>
      <w:proofErr w:type="spellStart"/>
      <w:ins w:id="323" w:author="Ben Marwick" w:date="2020-10-04T23:18:00Z">
        <w:r>
          <w:t>K</w:t>
        </w:r>
      </w:ins>
      <w:del w:id="324" w:author="Ben Marwick" w:date="2020-10-04T23:18:00Z">
        <w:r w:rsidR="00770008" w:rsidRPr="00D35CA5" w:rsidDel="00CF794C">
          <w:delText>k</w:delText>
        </w:r>
      </w:del>
      <w:r w:rsidR="00770008" w:rsidRPr="00D35CA5">
        <w:t>ombewa</w:t>
      </w:r>
      <w:proofErr w:type="spellEnd"/>
      <w:r w:rsidR="00770008" w:rsidRPr="00D35CA5">
        <w:t xml:space="preserve"> </w:t>
      </w:r>
      <w:r w:rsidR="00707EA1" w:rsidRPr="00D35CA5">
        <w:t>knapping</w:t>
      </w:r>
      <w:ins w:id="325" w:author="Ben Marwick" w:date="2020-10-04T23:32:00Z">
        <w:r w:rsidR="00F072E2">
          <w:t xml:space="preserve"> (w</w:t>
        </w:r>
        <w:r w:rsidR="00F072E2" w:rsidRPr="00F072E2">
          <w:t>hen the ventral surface of a flake was used as a flake-release surfac</w:t>
        </w:r>
      </w:ins>
      <w:ins w:id="326" w:author="Ben Marwick" w:date="2020-10-04T23:33:00Z">
        <w:r w:rsidR="00F072E2">
          <w:t>e, and</w:t>
        </w:r>
      </w:ins>
      <w:ins w:id="327" w:author="Ben Marwick" w:date="2020-10-04T23:32:00Z">
        <w:r w:rsidR="00F072E2" w:rsidRPr="00F072E2">
          <w:t xml:space="preserve"> the resulting flake</w:t>
        </w:r>
      </w:ins>
      <w:ins w:id="328" w:author="Ben Marwick" w:date="2020-10-04T23:33:00Z">
        <w:r w:rsidR="00F072E2">
          <w:t xml:space="preserve"> may</w:t>
        </w:r>
      </w:ins>
      <w:ins w:id="329" w:author="Ben Marwick" w:date="2020-10-04T23:32:00Z">
        <w:r w:rsidR="00F072E2" w:rsidRPr="00F072E2">
          <w:t xml:space="preserve"> can appear to have two ventral faces</w:t>
        </w:r>
        <w:r w:rsidR="00F072E2">
          <w:t>)</w:t>
        </w:r>
      </w:ins>
      <w:ins w:id="330" w:author="Ben Marwick" w:date="2020-10-04T23:34:00Z">
        <w:r w:rsidR="00F072E2">
          <w:t xml:space="preserve"> (</w:t>
        </w:r>
      </w:ins>
      <w:ins w:id="331" w:author="Ben Marwick" w:date="2020-10-04T23:51:00Z">
        <w:r w:rsidR="00F072E2">
          <w:t xml:space="preserve">cf. </w:t>
        </w:r>
      </w:ins>
      <w:ins w:id="332" w:author="Ben Marwick" w:date="2020-10-04T23:50:00Z">
        <w:r w:rsidR="00F072E2">
          <w:t xml:space="preserve">Dibble and </w:t>
        </w:r>
        <w:proofErr w:type="spellStart"/>
        <w:r w:rsidR="00F072E2">
          <w:t>McPherron</w:t>
        </w:r>
        <w:proofErr w:type="spellEnd"/>
        <w:r w:rsidR="00F072E2">
          <w:t xml:space="preserve"> 2015; </w:t>
        </w:r>
      </w:ins>
      <w:ins w:id="333" w:author="Ben Marwick" w:date="2020-10-04T23:34:00Z">
        <w:r w:rsidR="00F072E2">
          <w:t>Shea 2013)</w:t>
        </w:r>
      </w:ins>
      <w:commentRangeStart w:id="334"/>
      <w:r w:rsidR="00876239" w:rsidRPr="00D35CA5">
        <w:t>.</w:t>
      </w:r>
      <w:commentRangeEnd w:id="334"/>
      <w:r w:rsidR="00F072E2">
        <w:rPr>
          <w:rStyle w:val="CommentReference"/>
        </w:rPr>
        <w:commentReference w:id="334"/>
      </w:r>
      <w:r w:rsidR="00876239" w:rsidRPr="00D35CA5">
        <w:t xml:space="preserve"> </w:t>
      </w:r>
    </w:p>
    <w:p w14:paraId="0ACE3F5A" w14:textId="77777777" w:rsidR="00201D50" w:rsidRDefault="000B7B35" w:rsidP="005E57E4">
      <w:pPr>
        <w:spacing w:line="360" w:lineRule="auto"/>
        <w:jc w:val="both"/>
        <w:rPr>
          <w:ins w:id="335" w:author="Ben Marwick" w:date="2020-10-05T00:01:00Z"/>
        </w:rPr>
      </w:pPr>
      <w:r w:rsidRPr="00D35CA5">
        <w:t>Truncated</w:t>
      </w:r>
      <w:r w:rsidR="000D6D49" w:rsidRPr="00D35CA5">
        <w:t>-</w:t>
      </w:r>
      <w:r w:rsidRPr="00D35CA5">
        <w:t xml:space="preserve">facetted pieces have been </w:t>
      </w:r>
      <w:r w:rsidR="006B0B4E" w:rsidRPr="00D35CA5">
        <w:t xml:space="preserve">frequently </w:t>
      </w:r>
      <w:r w:rsidR="003479F8" w:rsidRPr="00D35CA5">
        <w:t xml:space="preserve">identified </w:t>
      </w:r>
      <w:r w:rsidR="006B0B4E" w:rsidRPr="00D35CA5">
        <w:t>under different names through</w:t>
      </w:r>
      <w:r w:rsidR="003479F8" w:rsidRPr="00D35CA5">
        <w:t xml:space="preserve"> the Middle to Upper Paleolithic </w:t>
      </w:r>
      <w:r w:rsidR="006B0B4E" w:rsidRPr="00D35CA5">
        <w:t xml:space="preserve">in Africa, Europe, Levant and north Asia </w:t>
      </w:r>
      <w:r w:rsidR="00F8252D" w:rsidRPr="00D35CA5">
        <w:fldChar w:fldCharType="begin">
          <w:fldData xml:space="preserve">PEVuZE5vdGU+PENpdGU+PEF1dGhvcj5Ib3ZlcnM8L0F1dGhvcj48WWVhcj4yMDA3PC9ZZWFyPjxS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</w:fldData>
        </w:fldChar>
      </w:r>
      <w:r w:rsidR="00935459" w:rsidRPr="00D35CA5">
        <w:instrText xml:space="preserve"> ADDIN EN.CITE </w:instrText>
      </w:r>
      <w:r w:rsidR="00935459" w:rsidRPr="00D35CA5">
        <w:fldChar w:fldCharType="begin">
          <w:fldData xml:space="preserve">PEVuZE5vdGU+PENpdGU+PEF1dGhvcj5Ib3ZlcnM8L0F1dGhvcj48WWVhcj4yMDA3PC9ZZWFyPjxS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</w:fldData>
        </w:fldChar>
      </w:r>
      <w:r w:rsidR="00935459" w:rsidRPr="00D35CA5">
        <w:instrText xml:space="preserve"> ADDIN EN.CITE.DATA </w:instrText>
      </w:r>
      <w:r w:rsidR="00935459" w:rsidRPr="00D35CA5">
        <w:fldChar w:fldCharType="end"/>
      </w:r>
      <w:r w:rsidR="00F8252D" w:rsidRPr="00D35CA5">
        <w:fldChar w:fldCharType="separate"/>
      </w:r>
      <w:r w:rsidR="00935459" w:rsidRPr="00D35CA5">
        <w:rPr>
          <w:noProof/>
        </w:rPr>
        <w:t>(e.g. Dibble 1984, Nishiaki 1985, Debénath 1988, Hovers 2007, Schroeder 2007, Shalagina, Krivoshapkin et al. 2015)</w:t>
      </w:r>
      <w:r w:rsidR="00F8252D" w:rsidRPr="00D35CA5">
        <w:fldChar w:fldCharType="end"/>
      </w:r>
      <w:del w:id="336" w:author="Ben Marwick" w:date="2020-10-04T23:59:00Z">
        <w:r w:rsidR="006B0B4E" w:rsidRPr="00D35CA5" w:rsidDel="00245D38">
          <w:delText xml:space="preserve"> </w:delText>
        </w:r>
      </w:del>
      <w:r w:rsidR="001908CB" w:rsidRPr="00D35CA5">
        <w:t xml:space="preserve">. </w:t>
      </w:r>
      <w:r w:rsidRPr="00D35CA5">
        <w:t xml:space="preserve">It is sometimes regarded as a response to lithic raw material scarcity and to high mobility of </w:t>
      </w:r>
      <w:del w:id="337" w:author="Ben Marwick" w:date="2020-10-04T23:59:00Z">
        <w:r w:rsidRPr="00D35CA5" w:rsidDel="00245D38">
          <w:delText>prehistoric people</w:delText>
        </w:r>
      </w:del>
      <w:ins w:id="338" w:author="Ben Marwick" w:date="2020-10-04T23:59:00Z">
        <w:r w:rsidR="00245D38">
          <w:t>forager groups</w:t>
        </w:r>
      </w:ins>
      <w:r w:rsidRPr="00D35CA5">
        <w:t xml:space="preserve"> </w:t>
      </w:r>
      <w:r w:rsidRPr="00D35CA5">
        <w:fldChar w:fldCharType="begin"/>
      </w:r>
      <w:r w:rsidR="001F5C7F" w:rsidRPr="00D35CA5">
        <w:instrText xml:space="preserve"> ADDIN EN.CITE &lt;EndNote&gt;&lt;Cite&gt;&lt;Author&gt;Wallace&lt;/Author&gt;&lt;Year&gt;2006&lt;/Year&gt;&lt;RecNum&gt;5729&lt;/RecNum&gt;&lt;DisplayText&gt;(Wallace and Shea 2006)&lt;/DisplayText&gt;&lt;record&gt;&lt;rec-number&gt;5729&lt;/rec-number&gt;&lt;foreign-keys&gt;&lt;key app="EN" db-id="2e0tpp90z59szvexrf15t22p2ewafwer550w" timestamp="1551347844"&gt;5729&lt;/key&gt;&lt;/foreign-keys&gt;&lt;ref-type name="Journal Article"&gt;17&lt;/ref-type&gt;&lt;contributors&gt;&lt;authors&gt;&lt;author&gt;Wallace, Ian J.&lt;/author&gt;&lt;author&gt;Shea, John J.&lt;/author&gt;&lt;/authors&gt;&lt;/contributors&gt;&lt;titles&gt;&lt;title&gt;Mobility patterns and core technologies in the Middle Paleolithic of the Levant&lt;/title&gt;&lt;secondary-title&gt;Journal of Archaeological Science&lt;/secondary-title&gt;&lt;/titles&gt;&lt;periodical&gt;&lt;full-title&gt;Journal of Archaeological Science&lt;/full-title&gt;&lt;/periodical&gt;&lt;pages&gt;1293-1309&lt;/pages&gt;&lt;volume&gt;33&lt;/volume&gt;&lt;number&gt;9&lt;/number&gt;&lt;keywords&gt;&lt;keyword&gt;Middle Paleolithic&lt;/keyword&gt;&lt;keyword&gt;Levant&lt;/keyword&gt;&lt;keyword&gt;Mobility&lt;/keyword&gt;&lt;keyword&gt;Core technology&lt;/keyword&gt;&lt;keyword&gt;Lithic analysis&lt;/keyword&gt;&lt;/keywords&gt;&lt;dates&gt;&lt;year&gt;2006&lt;/year&gt;&lt;pub-dates&gt;&lt;date&gt;2006/09/01/&lt;/date&gt;&lt;/pub-dates&gt;&lt;/dates&gt;&lt;isbn&gt;0305-4403&lt;/isbn&gt;&lt;urls&gt;&lt;related-urls&gt;&lt;url&gt;http://www.sciencedirect.com/science/article/pii/S0305440306000185&lt;/url&gt;&lt;/related-urls&gt;&lt;/urls&gt;&lt;electronic-resource-num&gt;https://doi.org/10.1016/j.jas.2006.01.005&lt;/electronic-resource-num&gt;&lt;/record&gt;&lt;/Cite&gt;&lt;/EndNote&gt;</w:instrText>
      </w:r>
      <w:r w:rsidRPr="00D35CA5">
        <w:fldChar w:fldCharType="separate"/>
      </w:r>
      <w:r w:rsidR="001F5C7F" w:rsidRPr="00D35CA5">
        <w:rPr>
          <w:noProof/>
        </w:rPr>
        <w:t>(Wallace and Shea 2006)</w:t>
      </w:r>
      <w:r w:rsidRPr="00D35CA5">
        <w:fldChar w:fldCharType="end"/>
      </w:r>
      <w:r w:rsidRPr="00D35CA5">
        <w:t xml:space="preserve">. </w:t>
      </w:r>
      <w:r w:rsidR="003479F8" w:rsidRPr="00D35CA5">
        <w:t xml:space="preserve">These pieces usually start from a </w:t>
      </w:r>
      <w:r w:rsidRPr="00D35CA5">
        <w:t xml:space="preserve">plain </w:t>
      </w:r>
      <w:r w:rsidR="003479F8" w:rsidRPr="00D35CA5">
        <w:t xml:space="preserve">flake </w:t>
      </w:r>
      <w:r w:rsidRPr="00D35CA5">
        <w:t xml:space="preserve">which is </w:t>
      </w:r>
      <w:r w:rsidR="00E87BAF" w:rsidRPr="00D35CA5">
        <w:t xml:space="preserve">subsequently </w:t>
      </w:r>
      <w:r w:rsidR="003479F8" w:rsidRPr="00D35CA5">
        <w:t xml:space="preserve">knapped along </w:t>
      </w:r>
      <w:r w:rsidRPr="00D35CA5">
        <w:t xml:space="preserve">its </w:t>
      </w:r>
      <w:r w:rsidR="003479F8" w:rsidRPr="00D35CA5">
        <w:t>periphery</w:t>
      </w:r>
      <w:r w:rsidR="00E87BAF" w:rsidRPr="00D35CA5">
        <w:t xml:space="preserve"> </w:t>
      </w:r>
      <w:r w:rsidRPr="00D35CA5">
        <w:t>across</w:t>
      </w:r>
      <w:r w:rsidR="00E87BAF" w:rsidRPr="00D35CA5">
        <w:t xml:space="preserve"> the</w:t>
      </w:r>
      <w:r w:rsidR="003479F8" w:rsidRPr="00D35CA5">
        <w:t xml:space="preserve"> ventral </w:t>
      </w:r>
      <w:r w:rsidRPr="00D35CA5">
        <w:t xml:space="preserve">surface. The </w:t>
      </w:r>
      <w:r w:rsidR="00E87BAF" w:rsidRPr="00D35CA5">
        <w:t>consequent final morphology</w:t>
      </w:r>
      <w:r w:rsidRPr="00D35CA5">
        <w:t xml:space="preserve"> is</w:t>
      </w:r>
      <w:r w:rsidR="003479F8" w:rsidRPr="00D35CA5">
        <w:t xml:space="preserve"> </w:t>
      </w:r>
      <w:ins w:id="339" w:author="Ben Marwick" w:date="2020-10-05T00:01:00Z">
        <w:r w:rsidR="00201D50">
          <w:t xml:space="preserve">a </w:t>
        </w:r>
      </w:ins>
      <w:r w:rsidR="003479F8" w:rsidRPr="00D35CA5">
        <w:t>core</w:t>
      </w:r>
      <w:del w:id="340" w:author="Ben Marwick" w:date="2020-10-05T00:01:00Z">
        <w:r w:rsidR="003479F8" w:rsidRPr="00D35CA5" w:rsidDel="00201D50">
          <w:delText>s</w:delText>
        </w:r>
      </w:del>
      <w:r w:rsidR="003479F8" w:rsidRPr="00D35CA5">
        <w:t xml:space="preserve"> with flake scars on </w:t>
      </w:r>
      <w:ins w:id="341" w:author="Ben Marwick" w:date="2020-10-05T00:01:00Z">
        <w:r w:rsidR="00201D50">
          <w:t xml:space="preserve">the </w:t>
        </w:r>
      </w:ins>
      <w:r w:rsidR="003479F8" w:rsidRPr="00D35CA5">
        <w:t xml:space="preserve">ventral </w:t>
      </w:r>
      <w:r w:rsidRPr="00D35CA5">
        <w:t>surface</w:t>
      </w:r>
      <w:r w:rsidR="003479F8" w:rsidRPr="00D35CA5">
        <w:t xml:space="preserve">, indicating the production of invasive flakes from platforms along the </w:t>
      </w:r>
      <w:r w:rsidRPr="00D35CA5">
        <w:t xml:space="preserve">flake’s </w:t>
      </w:r>
      <w:r w:rsidR="003479F8" w:rsidRPr="00D35CA5">
        <w:t xml:space="preserve">dorsal edge. </w:t>
      </w:r>
    </w:p>
    <w:p w14:paraId="1706FDB9" w14:textId="77777777" w:rsidR="00201D50" w:rsidRDefault="00201D50" w:rsidP="005E57E4">
      <w:pPr>
        <w:spacing w:line="360" w:lineRule="auto"/>
        <w:jc w:val="both"/>
        <w:rPr>
          <w:ins w:id="342" w:author="Ben Marwick" w:date="2020-10-05T00:01:00Z"/>
        </w:rPr>
      </w:pPr>
    </w:p>
    <w:p w14:paraId="389E1915" w14:textId="15B6EE10" w:rsidR="00813D30" w:rsidRDefault="003479F8" w:rsidP="005E57E4">
      <w:pPr>
        <w:spacing w:line="360" w:lineRule="auto"/>
        <w:jc w:val="both"/>
        <w:rPr>
          <w:ins w:id="343" w:author="Ben Marwick" w:date="2020-10-05T00:09:00Z"/>
        </w:rPr>
      </w:pPr>
      <w:r w:rsidRPr="00D35CA5">
        <w:t xml:space="preserve">The </w:t>
      </w:r>
      <w:r w:rsidR="000B7B35" w:rsidRPr="00D35CA5">
        <w:t xml:space="preserve">likely </w:t>
      </w:r>
      <w:r w:rsidRPr="00D35CA5">
        <w:t>function</w:t>
      </w:r>
      <w:r w:rsidR="00573349">
        <w:t>s</w:t>
      </w:r>
      <w:r w:rsidRPr="00D35CA5">
        <w:t xml:space="preserve"> of truncated </w:t>
      </w:r>
      <w:r w:rsidR="005A7BD6" w:rsidRPr="00D35CA5">
        <w:t xml:space="preserve">faceted </w:t>
      </w:r>
      <w:r w:rsidRPr="00D35CA5">
        <w:t xml:space="preserve">pieces are </w:t>
      </w:r>
      <w:r w:rsidR="000B7B35" w:rsidRPr="00D35CA5">
        <w:t xml:space="preserve">disputed </w:t>
      </w:r>
      <w:r w:rsidR="00AE776B" w:rsidRPr="00D35CA5">
        <w:fldChar w:fldCharType="begin">
          <w:fldData xml:space="preserve">PEVuZE5vdGU+PENpdGU+PEF1dGhvcj5EaWJibGU8L0F1dGhvcj48WWVhcj4xOTg0PC9ZZWFyPjxS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</w:fldData>
        </w:fldChar>
      </w:r>
      <w:r w:rsidR="001F5C7F" w:rsidRPr="00D35CA5">
        <w:instrText xml:space="preserve"> ADDIN EN.CITE </w:instrText>
      </w:r>
      <w:r w:rsidR="001F5C7F" w:rsidRPr="00D35CA5">
        <w:fldChar w:fldCharType="begin">
          <w:fldData xml:space="preserve">PEVuZE5vdGU+PENpdGU+PEF1dGhvcj5EaWJibGU8L0F1dGhvcj48WWVhcj4xOTg0PC9ZZWFyPjxS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</w:fldData>
        </w:fldChar>
      </w:r>
      <w:r w:rsidR="001F5C7F" w:rsidRPr="00D35CA5">
        <w:instrText xml:space="preserve"> ADDIN EN.CITE.DATA </w:instrText>
      </w:r>
      <w:r w:rsidR="001F5C7F" w:rsidRPr="00D35CA5">
        <w:fldChar w:fldCharType="end"/>
      </w:r>
      <w:r w:rsidR="00AE776B" w:rsidRPr="00D35CA5">
        <w:fldChar w:fldCharType="separate"/>
      </w:r>
      <w:r w:rsidR="001F5C7F" w:rsidRPr="00D35CA5">
        <w:rPr>
          <w:noProof/>
        </w:rPr>
        <w:t>(Solecki 1970, Dibble 1984, Nishiaki 1985, Goren-Inbar 1988)</w:t>
      </w:r>
      <w:r w:rsidR="00AE776B" w:rsidRPr="00D35CA5">
        <w:fldChar w:fldCharType="end"/>
      </w:r>
      <w:r w:rsidR="001B58CD" w:rsidRPr="00D35CA5">
        <w:t xml:space="preserve">. </w:t>
      </w:r>
      <w:r w:rsidRPr="00D35CA5">
        <w:t>Som</w:t>
      </w:r>
      <w:r w:rsidR="009742FF" w:rsidRPr="00D35CA5">
        <w:t xml:space="preserve">e believe </w:t>
      </w:r>
      <w:r w:rsidR="000B7B35" w:rsidRPr="00D35CA5">
        <w:t>they</w:t>
      </w:r>
      <w:r w:rsidR="009742FF" w:rsidRPr="00D35CA5">
        <w:t xml:space="preserve"> </w:t>
      </w:r>
      <w:r w:rsidR="000B7B35" w:rsidRPr="00D35CA5">
        <w:t>are</w:t>
      </w:r>
      <w:r w:rsidR="009742FF" w:rsidRPr="00D35CA5">
        <w:t xml:space="preserve"> a type of prepar</w:t>
      </w:r>
      <w:r w:rsidRPr="00D35CA5">
        <w:t xml:space="preserve">ed core </w:t>
      </w:r>
      <w:r w:rsidR="00633668" w:rsidRPr="00D35CA5">
        <w:fldChar w:fldCharType="begin">
          <w:fldData xml:space="preserve">PEVuZE5vdGU+PENpdGU+PEF1dGhvcj5CcmFudGluZ2hhbTwvQXV0aG9yPjxZZWFyPjIwMDA8L1ll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==
</w:fldData>
        </w:fldChar>
      </w:r>
      <w:r w:rsidR="005A7BD6" w:rsidRPr="00D35CA5">
        <w:instrText xml:space="preserve"> ADDIN EN.CITE </w:instrText>
      </w:r>
      <w:r w:rsidR="005A7BD6" w:rsidRPr="00D35CA5">
        <w:fldChar w:fldCharType="begin">
          <w:fldData xml:space="preserve">PEVuZE5vdGU+PENpdGU+PEF1dGhvcj5CcmFudGluZ2hhbTwvQXV0aG9yPjxZZWFyPjIwMDA8L1ll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==
</w:fldData>
        </w:fldChar>
      </w:r>
      <w:r w:rsidR="005A7BD6" w:rsidRPr="00D35CA5">
        <w:instrText xml:space="preserve"> ADDIN EN.CITE.DATA </w:instrText>
      </w:r>
      <w:r w:rsidR="005A7BD6" w:rsidRPr="00D35CA5">
        <w:fldChar w:fldCharType="end"/>
      </w:r>
      <w:r w:rsidR="00633668" w:rsidRPr="00D35CA5">
        <w:fldChar w:fldCharType="separate"/>
      </w:r>
      <w:r w:rsidR="005A7BD6" w:rsidRPr="00D35CA5">
        <w:rPr>
          <w:noProof/>
        </w:rPr>
        <w:t xml:space="preserve">(Solecki </w:t>
      </w:r>
      <w:r w:rsidR="005A7BD6" w:rsidRPr="00D35CA5">
        <w:rPr>
          <w:noProof/>
        </w:rPr>
        <w:lastRenderedPageBreak/>
        <w:t>1970, Brantingham, Olsen et al. 2000)</w:t>
      </w:r>
      <w:r w:rsidR="00633668" w:rsidRPr="00D35CA5">
        <w:fldChar w:fldCharType="end"/>
      </w:r>
      <w:r w:rsidRPr="00D35CA5">
        <w:t xml:space="preserve">, while others primarily regard </w:t>
      </w:r>
      <w:r w:rsidR="000B7B35" w:rsidRPr="00D35CA5">
        <w:t>them</w:t>
      </w:r>
      <w:r w:rsidRPr="00D35CA5">
        <w:t xml:space="preserve"> as tools </w:t>
      </w:r>
      <w:r w:rsidR="001908CB" w:rsidRPr="00D35CA5">
        <w:fldChar w:fldCharType="begin"/>
      </w:r>
      <w:r w:rsidR="001F5C7F" w:rsidRPr="00D35CA5">
        <w:instrText xml:space="preserve"> ADDIN EN.CITE &lt;EndNote&gt;&lt;Cite&gt;&lt;Author&gt;Shalagina&lt;/Author&gt;&lt;Year&gt;2015&lt;/Year&gt;&lt;RecNum&gt;5725&lt;/RecNum&gt;&lt;DisplayText&gt;(Shalagina, Krivoshapkin et al. 2015)&lt;/DisplayText&gt;&lt;record&gt;&lt;rec-number&gt;5725&lt;/rec-number&gt;&lt;foreign-keys&gt;&lt;key app="EN" db-id="2e0tpp90z59szvexrf15t22p2ewafwer550w" timestamp="1551344648"&gt;5725&lt;/key&gt;&lt;/foreign-keys&gt;&lt;ref-type name="Journal Article"&gt;17&lt;/ref-type&gt;&lt;contributors&gt;&lt;authors&gt;&lt;author&gt;Shalagina, A. V.&lt;/author&gt;&lt;author&gt;Krivoshapkin, A. I.&lt;/author&gt;&lt;author&gt;Kolobova, K. A.&lt;/author&gt;&lt;/authors&gt;&lt;/contributors&gt;&lt;titles&gt;&lt;title&gt;TRUNCATED-FACETED PIECES IN THE PALEOLITHIC OF NORTHERN ASIA&lt;/title&gt;&lt;secondary-title&gt;Archaeology, Ethnology and Anthropology of Eurasia&lt;/secondary-title&gt;&lt;/titles&gt;&lt;periodical&gt;&lt;full-title&gt;Archaeology, Ethnology and Anthropology of Eurasia&lt;/full-title&gt;&lt;/periodical&gt;&lt;pages&gt;33-45&lt;/pages&gt;&lt;volume&gt;43&lt;/volume&gt;&lt;number&gt;4&lt;/number&gt;&lt;keywords&gt;&lt;keyword&gt;Terminal Middle Paleolithic&lt;/keyword&gt;&lt;keyword&gt;early Upper Paleolithic&lt;/keyword&gt;&lt;keyword&gt;Northern Asia&lt;/keyword&gt;&lt;keyword&gt;truncated-faceted pieces&lt;/keyword&gt;&lt;/keywords&gt;&lt;dates&gt;&lt;year&gt;2015&lt;/year&gt;&lt;pub-dates&gt;&lt;date&gt;2015/12/01/&lt;/date&gt;&lt;/pub-dates&gt;&lt;/dates&gt;&lt;isbn&gt;1563-0110&lt;/isbn&gt;&lt;urls&gt;&lt;related-urls&gt;&lt;url&gt;http://www.sciencedirect.com/science/article/pii/S1563011016000052&lt;/url&gt;&lt;/related-urls&gt;&lt;/urls&gt;&lt;electronic-resource-num&gt;https://doi.org/10.1016/j.aeae.2016.02.004&lt;/electronic-resource-num&gt;&lt;/record&gt;&lt;/Cite&gt;&lt;/EndNote&gt;</w:instrText>
      </w:r>
      <w:r w:rsidR="001908CB" w:rsidRPr="00D35CA5">
        <w:fldChar w:fldCharType="separate"/>
      </w:r>
      <w:r w:rsidR="001F5C7F" w:rsidRPr="00D35CA5">
        <w:rPr>
          <w:noProof/>
        </w:rPr>
        <w:t>(Shalagina, Krivoshapkin et al. 2015)</w:t>
      </w:r>
      <w:r w:rsidR="001908CB" w:rsidRPr="00D35CA5">
        <w:fldChar w:fldCharType="end"/>
      </w:r>
      <w:r w:rsidR="005A7BD6" w:rsidRPr="00D35CA5">
        <w:t xml:space="preserve"> or </w:t>
      </w:r>
      <w:r w:rsidR="006156AB" w:rsidRPr="00D35CA5">
        <w:t xml:space="preserve">"specific oriented </w:t>
      </w:r>
      <w:r w:rsidR="005A7BD6" w:rsidRPr="00D35CA5">
        <w:t>products</w:t>
      </w:r>
      <w:r w:rsidR="006156AB" w:rsidRPr="00D35CA5">
        <w:t xml:space="preserve">" </w:t>
      </w:r>
      <w:r w:rsidR="00935459" w:rsidRPr="00D35CA5">
        <w:fldChar w:fldCharType="begin"/>
      </w:r>
      <w:r w:rsidR="00935459" w:rsidRPr="00D35CA5">
        <w:instrText xml:space="preserve"> ADDIN EN.CITE &lt;EndNote&gt;&lt;Cite&gt;&lt;Author&gt;Dibble&lt;/Author&gt;&lt;Year&gt;1984&lt;/Year&gt;&lt;RecNum&gt;29&lt;/RecNum&gt;&lt;DisplayText&gt;(Dibble 1984)&lt;/DisplayText&gt;&lt;record&gt;&lt;rec-number&gt;29&lt;/rec-number&gt;&lt;foreign-keys&gt;&lt;key app="EN" db-id="9dszwxrw8zd9z3efv9k5vsxp2dvzxf0zaa0s" timestamp="1587975974"&gt;29&lt;/key&gt;&lt;/foreign-keys&gt;&lt;ref-type name="Journal Article"&gt;17&lt;/ref-type&gt;&lt;contributors&gt;&lt;authors&gt;&lt;author&gt;Harold Dibble&lt;/author&gt;&lt;/authors&gt;&lt;/contributors&gt;&lt;titles&gt;&lt;title&gt;The Mousterian Industry from Bisitun Cave (Iran)&lt;/title&gt;&lt;secondary-title&gt;Paleorient&lt;/secondary-title&gt;&lt;/titles&gt;&lt;volume&gt;10&lt;/volume&gt;&lt;number&gt;23-34&lt;/number&gt;&lt;dates&gt;&lt;year&gt;1984&lt;/year&gt;&lt;/dates&gt;&lt;urls&gt;&lt;/urls&gt;&lt;/record&gt;&lt;/Cite&gt;&lt;/EndNote&gt;</w:instrText>
      </w:r>
      <w:r w:rsidR="00935459" w:rsidRPr="00D35CA5">
        <w:fldChar w:fldCharType="separate"/>
      </w:r>
      <w:r w:rsidR="00935459" w:rsidRPr="00D35CA5">
        <w:rPr>
          <w:noProof/>
        </w:rPr>
        <w:t>(Dibble 1984)</w:t>
      </w:r>
      <w:r w:rsidR="00935459" w:rsidRPr="00D35CA5">
        <w:fldChar w:fldCharType="end"/>
      </w:r>
      <w:r w:rsidR="006156AB" w:rsidRPr="00D35CA5">
        <w:t>, or thinning for hafting as phrased by Schroeder</w:t>
      </w:r>
      <w:r w:rsidR="0097333A" w:rsidRPr="00D35CA5">
        <w:t xml:space="preserve"> </w:t>
      </w:r>
      <w:r w:rsidR="0097333A" w:rsidRPr="00D35CA5">
        <w:fldChar w:fldCharType="begin"/>
      </w:r>
      <w:r w:rsidR="0097333A" w:rsidRPr="00D35CA5">
        <w:instrText xml:space="preserve"> ADDIN EN.CITE &lt;EndNote&gt;&lt;Cite ExcludeAuth="1"&gt;&lt;Author&gt;Schroeder&lt;/Author&gt;&lt;Year&gt;2007&lt;/Year&gt;&lt;RecNum&gt;5575&lt;/RecNum&gt;&lt;DisplayText&gt;(2007)&lt;/DisplayText&gt;&lt;record&gt;&lt;rec-number&gt;5575&lt;/rec-number&gt;&lt;foreign-keys&gt;&lt;key app="EN" db-id="2e0tpp90z59szvexrf15t22p2ewafwer550w" timestamp="1587989745"&gt;5575&lt;/key&gt;&lt;/foreign-keys&gt;&lt;ref-type name="Journal Article"&gt;17&lt;/ref-type&gt;&lt;contributors&gt;&lt;authors&gt;&lt;author&gt;Schroeder, Brian&lt;/author&gt;&lt;/authors&gt;&lt;/contributors&gt;&lt;titles&gt;&lt;title&gt;Truncated-faceted pieces from Jerf Al-Ajla&lt;/title&gt;&lt;secondary-title&gt;Tools Versus Cores. Alternative Approaces to Stone Tool Analysis&lt;/secondary-title&gt;&lt;/titles&gt;&lt;periodical&gt;&lt;full-title&gt;Tools Versus Cores. Alternative Approaces to Stone Tool Analysis&lt;/full-title&gt;&lt;/periodical&gt;&lt;pages&gt;17-41&lt;/pages&gt;&lt;dates&gt;&lt;year&gt;2007&lt;/year&gt;&lt;pub-dates&gt;&lt;date&gt;01/01&lt;/date&gt;&lt;/pub-dates&gt;&lt;/dates&gt;&lt;urls&gt;&lt;/urls&gt;&lt;/record&gt;&lt;/Cite&gt;&lt;/EndNote&gt;</w:instrText>
      </w:r>
      <w:r w:rsidR="0097333A" w:rsidRPr="00D35CA5">
        <w:fldChar w:fldCharType="separate"/>
      </w:r>
      <w:r w:rsidR="0097333A" w:rsidRPr="00D35CA5">
        <w:rPr>
          <w:noProof/>
        </w:rPr>
        <w:t>(2007)</w:t>
      </w:r>
      <w:r w:rsidR="0097333A" w:rsidRPr="00D35CA5">
        <w:fldChar w:fldCharType="end"/>
      </w:r>
      <w:r w:rsidRPr="00D35CA5">
        <w:t xml:space="preserve">. In the case </w:t>
      </w:r>
      <w:r w:rsidR="001B4C12" w:rsidRPr="00D35CA5">
        <w:t xml:space="preserve">of </w:t>
      </w:r>
      <w:proofErr w:type="spellStart"/>
      <w:r w:rsidR="001B4C12" w:rsidRPr="00D35CA5">
        <w:t>Guanyindong</w:t>
      </w:r>
      <w:proofErr w:type="spellEnd"/>
      <w:r w:rsidRPr="00D35CA5">
        <w:t xml:space="preserve">, </w:t>
      </w:r>
      <w:r w:rsidR="00C621F7" w:rsidRPr="00D35CA5">
        <w:t xml:space="preserve">either working as a core or </w:t>
      </w:r>
      <w:r w:rsidR="00FD3254" w:rsidRPr="00D35CA5">
        <w:t xml:space="preserve">producing a particular working edge is </w:t>
      </w:r>
      <w:r w:rsidR="00E87BAF" w:rsidRPr="00D35CA5">
        <w:t>plausible</w:t>
      </w:r>
      <w:ins w:id="344" w:author="Ben Marwick" w:date="2020-10-05T00:02:00Z">
        <w:r w:rsidR="00201D50">
          <w:t>,</w:t>
        </w:r>
      </w:ins>
      <w:r w:rsidR="00FD3254" w:rsidRPr="00D35CA5">
        <w:t xml:space="preserve"> subject</w:t>
      </w:r>
      <w:del w:id="345" w:author="Ben Marwick" w:date="2020-10-05T00:02:00Z">
        <w:r w:rsidR="00FD3254" w:rsidRPr="00D35CA5" w:rsidDel="00201D50">
          <w:delText>ing</w:delText>
        </w:r>
      </w:del>
      <w:r w:rsidR="00FD3254" w:rsidRPr="00D35CA5">
        <w:t xml:space="preserve"> to the requirement of different </w:t>
      </w:r>
      <w:ins w:id="346" w:author="Ben Marwick" w:date="2020-10-05T00:02:00Z">
        <w:r w:rsidR="00201D50">
          <w:t>s</w:t>
        </w:r>
      </w:ins>
      <w:del w:id="347" w:author="Ben Marwick" w:date="2020-10-05T00:02:00Z">
        <w:r w:rsidR="00FD3254" w:rsidRPr="00D35CA5" w:rsidDel="00201D50">
          <w:delText>S</w:delText>
        </w:r>
      </w:del>
      <w:r w:rsidR="00FD3254" w:rsidRPr="00D35CA5">
        <w:t xml:space="preserve">cenarios. In order to </w:t>
      </w:r>
      <w:r w:rsidR="00D131D7" w:rsidRPr="00D35CA5">
        <w:t xml:space="preserve">roughly </w:t>
      </w:r>
      <w:r w:rsidR="00FD3254" w:rsidRPr="00D35CA5">
        <w:t xml:space="preserve">distinguish from </w:t>
      </w:r>
      <w:r w:rsidR="009A020E" w:rsidRPr="00D35CA5">
        <w:t xml:space="preserve">ordinary </w:t>
      </w:r>
      <w:r w:rsidR="00FD3254" w:rsidRPr="00D35CA5">
        <w:t>retouch</w:t>
      </w:r>
      <w:r w:rsidR="009A020E" w:rsidRPr="00D35CA5">
        <w:t xml:space="preserve">ing, however, scars smaller than </w:t>
      </w:r>
      <w:r w:rsidR="000521C1" w:rsidRPr="00D35CA5">
        <w:t>1</w:t>
      </w:r>
      <w:r w:rsidR="009A020E" w:rsidRPr="00D35CA5">
        <w:t xml:space="preserve">0mm on the ventral surfaces are </w:t>
      </w:r>
      <w:del w:id="348" w:author="Ben Marwick" w:date="2020-10-05T00:02:00Z">
        <w:r w:rsidR="009A020E" w:rsidRPr="00D35CA5" w:rsidDel="00201D50">
          <w:delText xml:space="preserve">failed </w:delText>
        </w:r>
      </w:del>
      <w:ins w:id="349" w:author="Ben Marwick" w:date="2020-10-05T00:02:00Z">
        <w:r w:rsidR="00201D50">
          <w:t>excluded</w:t>
        </w:r>
        <w:r w:rsidR="00201D50" w:rsidRPr="00D35CA5">
          <w:t xml:space="preserve"> </w:t>
        </w:r>
      </w:ins>
      <w:r w:rsidR="009A020E" w:rsidRPr="00D35CA5">
        <w:t xml:space="preserve">as indictive </w:t>
      </w:r>
      <w:del w:id="350" w:author="Ben Marwick" w:date="2020-10-05T00:03:00Z">
        <w:r w:rsidR="009A020E" w:rsidRPr="00D35CA5" w:rsidDel="00201D50">
          <w:delText>index</w:delText>
        </w:r>
        <w:r w:rsidR="00D131D7" w:rsidRPr="00D35CA5" w:rsidDel="00201D50">
          <w:delText xml:space="preserve"> </w:delText>
        </w:r>
      </w:del>
      <w:r w:rsidR="00D131D7" w:rsidRPr="00D35CA5">
        <w:t xml:space="preserve">for </w:t>
      </w:r>
      <w:r w:rsidR="009A020E" w:rsidRPr="00D35CA5">
        <w:t xml:space="preserve">this category. </w:t>
      </w:r>
      <w:r w:rsidR="00E87BAF" w:rsidRPr="00D35CA5">
        <w:t>Other</w:t>
      </w:r>
      <w:r w:rsidR="00D131D7" w:rsidRPr="00D35CA5">
        <w:t xml:space="preserve"> truncated facets bear</w:t>
      </w:r>
      <w:r w:rsidR="006045A3" w:rsidRPr="00D35CA5">
        <w:t>ing</w:t>
      </w:r>
      <w:r w:rsidRPr="00D35CA5">
        <w:t xml:space="preserve"> relative</w:t>
      </w:r>
      <w:r w:rsidR="000B7B35" w:rsidRPr="00D35CA5">
        <w:t>ly</w:t>
      </w:r>
      <w:r w:rsidRPr="00D35CA5">
        <w:t xml:space="preserve"> large ventral flake scars and </w:t>
      </w:r>
      <w:r w:rsidR="000B7B35" w:rsidRPr="00D35CA5">
        <w:t xml:space="preserve">irregular </w:t>
      </w:r>
      <w:r w:rsidRPr="00D35CA5">
        <w:t xml:space="preserve">edges suggest </w:t>
      </w:r>
      <w:r w:rsidR="000B7B35" w:rsidRPr="00D35CA5">
        <w:t>they</w:t>
      </w:r>
      <w:r w:rsidRPr="00D35CA5">
        <w:t xml:space="preserve"> </w:t>
      </w:r>
      <w:r w:rsidR="000B7B35" w:rsidRPr="00D35CA5">
        <w:t xml:space="preserve">may have </w:t>
      </w:r>
      <w:r w:rsidRPr="00D35CA5">
        <w:t>be</w:t>
      </w:r>
      <w:r w:rsidR="000B7B35" w:rsidRPr="00D35CA5">
        <w:t xml:space="preserve">en </w:t>
      </w:r>
      <w:r w:rsidRPr="00D35CA5">
        <w:t>utilized as cores</w:t>
      </w:r>
      <w:r w:rsidR="006045A3" w:rsidRPr="00D35CA5">
        <w:t xml:space="preserve"> (</w:t>
      </w:r>
      <w:r w:rsidR="006505A6" w:rsidRPr="00D35CA5">
        <w:t xml:space="preserve">see examples in </w:t>
      </w:r>
      <w:r w:rsidR="006505A6" w:rsidRPr="00AB4448">
        <w:rPr>
          <w:b/>
          <w:bCs/>
        </w:rPr>
        <w:fldChar w:fldCharType="begin"/>
      </w:r>
      <w:r w:rsidR="006505A6" w:rsidRPr="00AB4448">
        <w:rPr>
          <w:b/>
          <w:bCs/>
        </w:rPr>
        <w:instrText xml:space="preserve"> REF _Ref39017669 \h </w:instrText>
      </w:r>
      <w:r w:rsidR="00B95BF5" w:rsidRPr="00AB4448">
        <w:rPr>
          <w:b/>
          <w:bCs/>
        </w:rPr>
        <w:instrText xml:space="preserve"> \* MERGEFORMAT </w:instrText>
      </w:r>
      <w:r w:rsidR="006505A6" w:rsidRPr="00AB4448">
        <w:rPr>
          <w:b/>
          <w:bCs/>
        </w:rPr>
      </w:r>
      <w:r w:rsidR="006505A6" w:rsidRPr="00AB4448">
        <w:rPr>
          <w:b/>
          <w:bCs/>
        </w:rPr>
        <w:fldChar w:fldCharType="separate"/>
      </w:r>
      <w:r w:rsidR="0081667D" w:rsidRPr="0081667D">
        <w:rPr>
          <w:b/>
          <w:bCs/>
        </w:rPr>
        <w:t xml:space="preserve">Figure </w:t>
      </w:r>
      <w:r w:rsidR="0081667D">
        <w:rPr>
          <w:b/>
          <w:bCs/>
        </w:rPr>
        <w:t>4</w:t>
      </w:r>
      <w:r w:rsidR="006505A6" w:rsidRPr="00AB4448">
        <w:rPr>
          <w:b/>
          <w:bCs/>
        </w:rPr>
        <w:fldChar w:fldCharType="end"/>
      </w:r>
      <w:r w:rsidR="00B609D6">
        <w:rPr>
          <w:b/>
          <w:bCs/>
        </w:rPr>
        <w:t>a,c and e</w:t>
      </w:r>
      <w:r w:rsidR="00652A89">
        <w:rPr>
          <w:b/>
          <w:bCs/>
        </w:rPr>
        <w:t xml:space="preserve"> </w:t>
      </w:r>
      <w:r w:rsidR="00652A89" w:rsidRPr="00652A89">
        <w:t>and</w:t>
      </w:r>
      <w:r w:rsidR="00652A89">
        <w:rPr>
          <w:b/>
          <w:bCs/>
        </w:rPr>
        <w:t xml:space="preserve"> SI Figure S4</w:t>
      </w:r>
      <w:r w:rsidR="006045A3" w:rsidRPr="00D35CA5">
        <w:t>)</w:t>
      </w:r>
      <w:r w:rsidR="00E87BAF" w:rsidRPr="00D35CA5">
        <w:t xml:space="preserve">, though </w:t>
      </w:r>
      <w:ins w:id="351" w:author="Ben Marwick" w:date="2020-10-05T00:09:00Z">
        <w:r w:rsidR="00201D50">
          <w:t xml:space="preserve">we expect </w:t>
        </w:r>
      </w:ins>
      <w:r w:rsidR="00E87BAF" w:rsidRPr="00D35CA5">
        <w:t xml:space="preserve">the function </w:t>
      </w:r>
      <w:del w:id="352" w:author="Ben Marwick" w:date="2020-10-05T00:09:00Z">
        <w:r w:rsidR="00E87BAF" w:rsidRPr="00D35CA5" w:rsidDel="00201D50">
          <w:delText xml:space="preserve">can </w:delText>
        </w:r>
      </w:del>
      <w:r w:rsidR="00E87BAF" w:rsidRPr="00D35CA5">
        <w:t>mutate</w:t>
      </w:r>
      <w:ins w:id="353" w:author="Ben Marwick" w:date="2020-10-05T00:09:00Z">
        <w:r w:rsidR="00201D50">
          <w:t>d</w:t>
        </w:r>
      </w:ins>
      <w:r w:rsidR="00E87BAF" w:rsidRPr="00D35CA5">
        <w:t xml:space="preserve"> </w:t>
      </w:r>
      <w:del w:id="354" w:author="Ben Marwick" w:date="2020-10-05T00:09:00Z">
        <w:r w:rsidR="00E87BAF" w:rsidRPr="00D35CA5" w:rsidDel="00201D50">
          <w:delText xml:space="preserve">whenever </w:delText>
        </w:r>
      </w:del>
      <w:ins w:id="355" w:author="Ben Marwick" w:date="2020-10-05T00:09:00Z">
        <w:r w:rsidR="00201D50">
          <w:t>as</w:t>
        </w:r>
        <w:r w:rsidR="00201D50" w:rsidRPr="00D35CA5">
          <w:t xml:space="preserve"> </w:t>
        </w:r>
      </w:ins>
      <w:r w:rsidR="00E87BAF" w:rsidRPr="00D35CA5">
        <w:t>need</w:t>
      </w:r>
      <w:ins w:id="356" w:author="Ben Marwick" w:date="2020-10-05T00:09:00Z">
        <w:r w:rsidR="00201D50">
          <w:t>ed</w:t>
        </w:r>
      </w:ins>
      <w:r w:rsidRPr="00D35CA5">
        <w:t>.</w:t>
      </w:r>
      <w:r w:rsidR="006045A3" w:rsidRPr="00D35CA5">
        <w:t xml:space="preserve"> The average dimension and mass </w:t>
      </w:r>
      <w:r w:rsidR="000521C1" w:rsidRPr="00D35CA5">
        <w:t>are</w:t>
      </w:r>
      <w:r w:rsidR="006045A3" w:rsidRPr="00D35CA5">
        <w:t xml:space="preserve"> 76mm and 135g respectively</w:t>
      </w:r>
      <w:r w:rsidR="000521C1" w:rsidRPr="00D35CA5">
        <w:t>, which are consistent with the data of general cores in the site (75mm and 175g)</w:t>
      </w:r>
      <w:r w:rsidR="000D6D49" w:rsidRPr="00D35CA5">
        <w:t>.</w:t>
      </w:r>
      <w:r w:rsidR="00113AFA" w:rsidRPr="00D35CA5">
        <w:t xml:space="preserve"> The raw material </w:t>
      </w:r>
      <w:del w:id="357" w:author="Ben Marwick" w:date="2020-10-05T00:09:00Z">
        <w:r w:rsidR="00D35A60" w:rsidRPr="00D35CA5" w:rsidDel="00201D50">
          <w:delText>is</w:delText>
        </w:r>
        <w:r w:rsidR="00113AFA" w:rsidRPr="00D35CA5" w:rsidDel="00201D50">
          <w:delText xml:space="preserve"> </w:delText>
        </w:r>
      </w:del>
      <w:ins w:id="358" w:author="Ben Marwick" w:date="2020-10-05T00:09:00Z">
        <w:r w:rsidR="00201D50">
          <w:t>was</w:t>
        </w:r>
        <w:r w:rsidR="00201D50" w:rsidRPr="00D35CA5">
          <w:t xml:space="preserve"> </w:t>
        </w:r>
      </w:ins>
      <w:r w:rsidR="00113AFA" w:rsidRPr="00D35CA5">
        <w:t xml:space="preserve">dominated by </w:t>
      </w:r>
      <w:r w:rsidR="000D6D49" w:rsidRPr="00D35CA5">
        <w:t>chert</w:t>
      </w:r>
      <w:r w:rsidR="00113AFA" w:rsidRPr="00D35CA5">
        <w:t xml:space="preserve"> (80%) and followed by limestone</w:t>
      </w:r>
      <w:r w:rsidR="00D0150E" w:rsidRPr="00D35CA5">
        <w:t xml:space="preserve">. </w:t>
      </w:r>
      <w:r w:rsidR="001B4C12" w:rsidRPr="00D35CA5">
        <w:t>The</w:t>
      </w:r>
      <w:r w:rsidRPr="00D35CA5">
        <w:t xml:space="preserve"> exploitation of flake</w:t>
      </w:r>
      <w:r w:rsidR="000B7B35" w:rsidRPr="00D35CA5">
        <w:t>s</w:t>
      </w:r>
      <w:r w:rsidRPr="00D35CA5">
        <w:t xml:space="preserve"> as blank</w:t>
      </w:r>
      <w:r w:rsidR="000B7B35" w:rsidRPr="00D35CA5">
        <w:t>s for the truncated faceted technique may</w:t>
      </w:r>
      <w:r w:rsidRPr="00D35CA5">
        <w:t xml:space="preserve"> </w:t>
      </w:r>
      <w:r w:rsidR="000B7B35" w:rsidRPr="00D35CA5">
        <w:t xml:space="preserve">be evidence of </w:t>
      </w:r>
      <w:r w:rsidRPr="00D35CA5">
        <w:t xml:space="preserve">a </w:t>
      </w:r>
      <w:r w:rsidR="00D0150E" w:rsidRPr="00D35CA5">
        <w:t xml:space="preserve">predetermination </w:t>
      </w:r>
      <w:r w:rsidRPr="00D35CA5">
        <w:t xml:space="preserve">concept, </w:t>
      </w:r>
      <w:r w:rsidR="000521C1" w:rsidRPr="00D35CA5">
        <w:t xml:space="preserve">since </w:t>
      </w:r>
      <w:r w:rsidR="00D0150E" w:rsidRPr="00D35CA5">
        <w:t xml:space="preserve">this strategy requires </w:t>
      </w:r>
      <w:r w:rsidR="000B7B35" w:rsidRPr="00D35CA5">
        <w:t>multi-stage production</w:t>
      </w:r>
      <w:ins w:id="359" w:author="Ben Marwick" w:date="2020-10-05T00:10:00Z">
        <w:r w:rsidR="00201D50">
          <w:t xml:space="preserve">, </w:t>
        </w:r>
      </w:ins>
      <w:del w:id="360" w:author="Ben Marwick" w:date="2020-10-05T00:10:00Z">
        <w:r w:rsidR="000B7B35" w:rsidRPr="00D35CA5" w:rsidDel="00201D50">
          <w:delText xml:space="preserve"> </w:delText>
        </w:r>
        <w:r w:rsidR="00D0150E" w:rsidRPr="00D35CA5" w:rsidDel="00201D50">
          <w:delText xml:space="preserve">which </w:delText>
        </w:r>
      </w:del>
      <w:r w:rsidR="00D0150E" w:rsidRPr="00D35CA5">
        <w:t xml:space="preserve">indicating </w:t>
      </w:r>
      <w:del w:id="361" w:author="Ben Marwick" w:date="2020-10-05T00:10:00Z">
        <w:r w:rsidR="00D0150E" w:rsidRPr="00D35CA5" w:rsidDel="00201D50">
          <w:delText>the ‘</w:delText>
        </w:r>
      </w:del>
      <w:r w:rsidR="00D0150E" w:rsidRPr="00D35CA5">
        <w:t>planning</w:t>
      </w:r>
      <w:del w:id="362" w:author="Ben Marwick" w:date="2020-10-05T00:10:00Z">
        <w:r w:rsidR="00D0150E" w:rsidRPr="00D35CA5" w:rsidDel="00201D50">
          <w:delText>’ and ‘anticipation’</w:delText>
        </w:r>
      </w:del>
      <w:r w:rsidR="000B7B35" w:rsidRPr="00D35CA5">
        <w:t>.</w:t>
      </w:r>
      <w:r w:rsidRPr="00D35CA5">
        <w:t xml:space="preserve"> </w:t>
      </w:r>
    </w:p>
    <w:p w14:paraId="1757A80E" w14:textId="77777777" w:rsidR="00201D50" w:rsidRPr="00D35CA5" w:rsidRDefault="00201D50" w:rsidP="005E57E4">
      <w:pPr>
        <w:spacing w:line="360" w:lineRule="auto"/>
        <w:jc w:val="both"/>
      </w:pPr>
    </w:p>
    <w:p w14:paraId="5898D6D3" w14:textId="65925525" w:rsidR="00D577D0" w:rsidRPr="00D35CA5" w:rsidRDefault="00C26113" w:rsidP="00D577D0">
      <w:pPr>
        <w:autoSpaceDE w:val="0"/>
        <w:autoSpaceDN w:val="0"/>
        <w:adjustRightInd w:val="0"/>
        <w:spacing w:line="360" w:lineRule="auto"/>
      </w:pPr>
      <w:r w:rsidRPr="00D35CA5">
        <w:t xml:space="preserve">Another type of core-on-flake flaking found in </w:t>
      </w:r>
      <w:proofErr w:type="spellStart"/>
      <w:r w:rsidRPr="00D35CA5">
        <w:t>Guanyindong</w:t>
      </w:r>
      <w:proofErr w:type="spellEnd"/>
      <w:r w:rsidRPr="00D35CA5">
        <w:t xml:space="preserve"> is the </w:t>
      </w:r>
      <w:proofErr w:type="spellStart"/>
      <w:ins w:id="363" w:author="Ben Marwick" w:date="2020-10-05T00:16:00Z">
        <w:r w:rsidR="00201D50">
          <w:t>K</w:t>
        </w:r>
      </w:ins>
      <w:del w:id="364" w:author="Ben Marwick" w:date="2020-10-05T00:16:00Z">
        <w:r w:rsidRPr="00D35CA5" w:rsidDel="00201D50">
          <w:delText>k</w:delText>
        </w:r>
      </w:del>
      <w:r w:rsidRPr="00D35CA5">
        <w:t>ombewa</w:t>
      </w:r>
      <w:proofErr w:type="spellEnd"/>
      <w:r w:rsidRPr="00D35CA5">
        <w:t xml:space="preserve"> </w:t>
      </w:r>
      <w:del w:id="365" w:author="Ben Marwick" w:date="2020-10-05T00:16:00Z">
        <w:r w:rsidRPr="00D35CA5" w:rsidDel="00201D50">
          <w:delText>knapping</w:delText>
        </w:r>
      </w:del>
      <w:ins w:id="366" w:author="Ben Marwick" w:date="2020-10-05T00:16:00Z">
        <w:r w:rsidR="00201D50">
          <w:t>flake</w:t>
        </w:r>
      </w:ins>
      <w:r w:rsidRPr="00D35CA5">
        <w:t>. It is</w:t>
      </w:r>
      <w:r w:rsidR="00E73316" w:rsidRPr="00D35CA5">
        <w:t xml:space="preserve"> evidenced on 21 </w:t>
      </w:r>
      <w:proofErr w:type="spellStart"/>
      <w:r w:rsidR="00E73316" w:rsidRPr="00D35CA5">
        <w:t>Kombewa</w:t>
      </w:r>
      <w:proofErr w:type="spellEnd"/>
      <w:r w:rsidR="00E73316" w:rsidRPr="00D35CA5">
        <w:t xml:space="preserve"> flakes (median maximum dimension = 69mm), and 10 </w:t>
      </w:r>
      <w:proofErr w:type="spellStart"/>
      <w:r w:rsidR="00E73316" w:rsidRPr="00D35CA5">
        <w:t>Kombewa</w:t>
      </w:r>
      <w:proofErr w:type="spellEnd"/>
      <w:r w:rsidR="00E73316" w:rsidRPr="00D35CA5">
        <w:t xml:space="preserve"> cores (median maximum dimension = 82.4mm) most of which show truncated faceting also. </w:t>
      </w:r>
      <w:proofErr w:type="spellStart"/>
      <w:r w:rsidR="00D577D0" w:rsidRPr="00D35CA5">
        <w:t>Kombewa</w:t>
      </w:r>
      <w:proofErr w:type="spellEnd"/>
      <w:r w:rsidR="00D577D0" w:rsidRPr="00D35CA5">
        <w:t xml:space="preserve"> production (see examples from </w:t>
      </w:r>
      <w:r w:rsidR="006505A6" w:rsidRPr="00AB4448">
        <w:rPr>
          <w:b/>
          <w:bCs/>
        </w:rPr>
        <w:fldChar w:fldCharType="begin"/>
      </w:r>
      <w:r w:rsidR="006505A6" w:rsidRPr="00AB4448">
        <w:rPr>
          <w:b/>
          <w:bCs/>
        </w:rPr>
        <w:instrText xml:space="preserve"> REF _Ref39017669 \h </w:instrText>
      </w:r>
      <w:r w:rsidR="00B95BF5" w:rsidRPr="00AB4448">
        <w:rPr>
          <w:b/>
          <w:bCs/>
        </w:rPr>
        <w:instrText xml:space="preserve"> \* MERGEFORMAT </w:instrText>
      </w:r>
      <w:r w:rsidR="006505A6" w:rsidRPr="00AB4448">
        <w:rPr>
          <w:b/>
          <w:bCs/>
        </w:rPr>
      </w:r>
      <w:r w:rsidR="006505A6" w:rsidRPr="00AB4448">
        <w:rPr>
          <w:b/>
          <w:bCs/>
        </w:rPr>
        <w:fldChar w:fldCharType="separate"/>
      </w:r>
      <w:r w:rsidR="0081667D" w:rsidRPr="0081667D">
        <w:rPr>
          <w:b/>
          <w:bCs/>
        </w:rPr>
        <w:t xml:space="preserve">Figure </w:t>
      </w:r>
      <w:r w:rsidR="0081667D">
        <w:rPr>
          <w:b/>
          <w:bCs/>
        </w:rPr>
        <w:t>4</w:t>
      </w:r>
      <w:r w:rsidR="006505A6" w:rsidRPr="00AB4448">
        <w:rPr>
          <w:b/>
          <w:bCs/>
        </w:rPr>
        <w:fldChar w:fldCharType="end"/>
      </w:r>
      <w:r w:rsidR="00B609D6">
        <w:rPr>
          <w:b/>
          <w:bCs/>
        </w:rPr>
        <w:t>d,h, f-g</w:t>
      </w:r>
      <w:r w:rsidR="00D577D0" w:rsidRPr="00D35CA5">
        <w:t xml:space="preserve">), firstly noted by W.E. Owen </w:t>
      </w:r>
      <w:r w:rsidR="00D577D0" w:rsidRPr="00D35CA5">
        <w:fldChar w:fldCharType="begin"/>
      </w:r>
      <w:r w:rsidR="001F5C7F" w:rsidRPr="00D35CA5">
        <w:instrText xml:space="preserve"> ADDIN EN.CITE &lt;EndNote&gt;&lt;Cite ExcludeAuth="1"&gt;&lt;Author&gt;Owen&lt;/Author&gt;&lt;Year&gt;1938&lt;/Year&gt;&lt;RecNum&gt;5718&lt;/RecNum&gt;&lt;DisplayText&gt;(1938, Owen 1939)&lt;/DisplayText&gt;&lt;record&gt;&lt;rec-number&gt;5718&lt;/rec-number&gt;&lt;foreign-keys&gt;&lt;key app="EN" db-id="2e0tpp90z59szvexrf15t22p2ewafwer550w" timestamp="1551342519"&gt;5718&lt;/key&gt;&lt;/foreign-keys&gt;&lt;ref-type name="Book Section"&gt;5&lt;/ref-type&gt;&lt;contributors&gt;&lt;authors&gt;&lt;author&gt;W. E. Owen&lt;/author&gt;&lt;/authors&gt;&lt;/contributors&gt;&lt;titles&gt;&lt;title&gt;The Kombewa Culture, Kenya Colony&lt;/title&gt;&lt;secondary-title&gt;Man&lt;/secondary-title&gt;&lt;/titles&gt;&lt;pages&gt;203-205&lt;/pages&gt;&lt;volume&gt;38&lt;/volume&gt;&lt;dates&gt;&lt;year&gt;1938&lt;/year&gt;&lt;/dates&gt;&lt;publisher&gt;Royal Anthropological Institute of Great Britain and Ireland&lt;/publisher&gt;&lt;urls&gt;&lt;/urls&gt;&lt;/record&gt;&lt;/Cite&gt;&lt;Cite&gt;&lt;Author&gt;Owen&lt;/Author&gt;&lt;Year&gt;1939&lt;/Year&gt;&lt;RecNum&gt;5719&lt;/RecNum&gt;&lt;record&gt;&lt;rec-number&gt;5719&lt;/rec-number&gt;&lt;foreign-keys&gt;&lt;key app="EN" db-id="2e0tpp90z59szvexrf15t22p2ewafwer550w" timestamp="1551342576"&gt;5719&lt;/key&gt;&lt;/foreign-keys&gt;&lt;ref-type name="Journal Article"&gt;17&lt;/ref-type&gt;&lt;contributors&gt;&lt;authors&gt;&lt;author&gt;W. E. Owen&lt;/author&gt;&lt;/authors&gt;&lt;/contributors&gt;&lt;titles&gt;&lt;title&gt;AN AMATEUR FIELD COLLECTOR IN KAVIRONDO&lt;/title&gt;&lt;secondary-title&gt;African Affairs&lt;/secondary-title&gt;&lt;/titles&gt;&lt;periodical&gt;&lt;full-title&gt;African Affairs&lt;/full-title&gt;&lt;/periodical&gt;&lt;pages&gt;124-132&lt;/pages&gt;&lt;volume&gt;XXXVIII&lt;/volume&gt;&lt;number&gt;CL&lt;/number&gt;&lt;dates&gt;&lt;year&gt;1939&lt;/year&gt;&lt;/dates&gt;&lt;isbn&gt;0001-9909&lt;/isbn&gt;&lt;urls&gt;&lt;related-urls&gt;&lt;url&gt;https://dx.doi.org/10.1093/oxfordjournals.afraf.a101166&lt;/url&gt;&lt;/related-urls&gt;&lt;/urls&gt;&lt;electronic-resource-num&gt;10.1093/oxfordjournals.afraf.a101166&lt;/electronic-resource-num&gt;&lt;access-date&gt;2/28/2019&lt;/access-date&gt;&lt;/record&gt;&lt;/Cite&gt;&lt;/EndNote&gt;</w:instrText>
      </w:r>
      <w:r w:rsidR="00D577D0" w:rsidRPr="00D35CA5">
        <w:fldChar w:fldCharType="separate"/>
      </w:r>
      <w:r w:rsidR="001F5C7F" w:rsidRPr="00D35CA5">
        <w:rPr>
          <w:noProof/>
        </w:rPr>
        <w:t>(1938, Owen 1939)</w:t>
      </w:r>
      <w:r w:rsidR="00D577D0" w:rsidRPr="00D35CA5">
        <w:fldChar w:fldCharType="end"/>
      </w:r>
      <w:r w:rsidR="00D577D0" w:rsidRPr="00D35CA5">
        <w:t xml:space="preserve"> and further described by </w:t>
      </w:r>
      <w:proofErr w:type="spellStart"/>
      <w:r w:rsidR="00D577D0" w:rsidRPr="00D35CA5">
        <w:t>Tixier</w:t>
      </w:r>
      <w:proofErr w:type="spellEnd"/>
      <w:r w:rsidR="00D577D0" w:rsidRPr="00D35CA5">
        <w:t xml:space="preserve"> </w:t>
      </w:r>
      <w:r w:rsidR="00D577D0" w:rsidRPr="00D35CA5">
        <w:fldChar w:fldCharType="begin"/>
      </w:r>
      <w:r w:rsidR="001F5C7F" w:rsidRPr="00D35CA5">
        <w:instrText xml:space="preserve"> ADDIN EN.CITE &lt;EndNote&gt;&lt;Cite ExcludeAuth="1"&gt;&lt;Author&gt;Tixier&lt;/Author&gt;&lt;Year&gt;1980&lt;/Year&gt;&lt;RecNum&gt;2850&lt;/RecNum&gt;&lt;DisplayText&gt;(1980)&lt;/DisplayText&gt;&lt;record&gt;&lt;rec-number&gt;2850&lt;/rec-number&gt;&lt;foreign-keys&gt;&lt;key app="EN" db-id="2e0tpp90z59szvexrf15t22p2ewafwer550w" timestamp="0"&gt;2850&lt;/key&gt;&lt;/foreign-keys&gt;&lt;ref-type name="Book"&gt;6&lt;/ref-type&gt;&lt;contributors&gt;&lt;authors&gt;&lt;author&gt;Tixier, J. &lt;/author&gt;&lt;author&gt;Inizan, M.L.&lt;/author&gt;&lt;author&gt;Roche, H. &lt;/author&gt;&lt;/authors&gt;&lt;/contributors&gt;&lt;titles&gt;&lt;title&gt;Préhistoire de la pierre taillé 1: terminologie e technologie.&lt;/title&gt;&lt;/titles&gt;&lt;dates&gt;&lt;year&gt;1980&lt;/year&gt;&lt;/dates&gt;&lt;pub-location&gt;Valbone&lt;/pub-location&gt;&lt;publisher&gt;Centre de Recherches et d&amp;apos;études Pré-historiques&lt;/publisher&gt;&lt;urls&gt;&lt;/urls&gt;&lt;/record&gt;&lt;/Cite&gt;&lt;/EndNote&gt;</w:instrText>
      </w:r>
      <w:r w:rsidR="00D577D0" w:rsidRPr="00D35CA5">
        <w:fldChar w:fldCharType="separate"/>
      </w:r>
      <w:r w:rsidR="001F5C7F" w:rsidRPr="00D35CA5">
        <w:rPr>
          <w:noProof/>
        </w:rPr>
        <w:t>(1980)</w:t>
      </w:r>
      <w:r w:rsidR="00D577D0" w:rsidRPr="00D35CA5">
        <w:fldChar w:fldCharType="end"/>
      </w:r>
      <w:r w:rsidR="00D577D0" w:rsidRPr="00D35CA5">
        <w:t xml:space="preserve"> and </w:t>
      </w:r>
      <w:r w:rsidR="00D577D0" w:rsidRPr="00D35CA5">
        <w:fldChar w:fldCharType="begin"/>
      </w:r>
      <w:r w:rsidR="001F5C7F" w:rsidRPr="00D35CA5">
        <w:instrText xml:space="preserve"> ADDIN EN.CITE &lt;EndNote&gt;&lt;Cite AuthorYear="1"&gt;&lt;Author&gt;Dauvois&lt;/Author&gt;&lt;Year&gt;1981&lt;/Year&gt;&lt;RecNum&gt;5720&lt;/RecNum&gt;&lt;DisplayText&gt;Dauvois (1981)&lt;/DisplayText&gt;&lt;record&gt;&lt;rec-number&gt;5720&lt;/rec-number&gt;&lt;foreign-keys&gt;&lt;key app="EN" db-id="2e0tpp90z59szvexrf15t22p2ewafwer550w" timestamp="1551342919"&gt;5720&lt;/key&gt;&lt;/foreign-keys&gt;&lt;ref-type name="Book Section"&gt;5&lt;/ref-type&gt;&lt;contributors&gt;&lt;authors&gt;&lt;author&gt;M. Dauvois&lt;/author&gt;&lt;/authors&gt;&lt;secondary-authors&gt;&lt;author&gt;Roubet C., Hugot H.J., Souville G.&lt;/author&gt;&lt;/secondary-authors&gt;&lt;/contributors&gt;&lt;titles&gt;&lt;title&gt;&lt;style face="normal" font="default" size="100%"&gt;De la simultanéité des concepts Kombewa et Levallois dans l&lt;/style&gt;&lt;style face="normal" font="default" charset="134" size="100%"&gt;’&lt;/style&gt;&lt;style face="normal" font="default" size="100%"&gt;Acheuléen du Maghreb et du Sahara nord-occidental&lt;/style&gt;&lt;/title&gt;&lt;secondary-title&gt;Préhistoire Africaine&lt;/secondary-title&gt;&lt;/titles&gt;&lt;pages&gt;313-321&lt;/pages&gt;&lt;dates&gt;&lt;year&gt;1981&lt;/year&gt;&lt;/dates&gt;&lt;pub-location&gt;Paris&lt;/pub-location&gt;&lt;urls&gt;&lt;/urls&gt;&lt;/record&gt;&lt;/Cite&gt;&lt;/EndNote&gt;</w:instrText>
      </w:r>
      <w:r w:rsidR="00D577D0" w:rsidRPr="00D35CA5">
        <w:fldChar w:fldCharType="separate"/>
      </w:r>
      <w:r w:rsidR="001F5C7F" w:rsidRPr="00D35CA5">
        <w:rPr>
          <w:noProof/>
        </w:rPr>
        <w:t>Dauvois (1981)</w:t>
      </w:r>
      <w:r w:rsidR="00D577D0" w:rsidRPr="00D35CA5">
        <w:fldChar w:fldCharType="end"/>
      </w:r>
      <w:r w:rsidR="00D577D0" w:rsidRPr="00D35CA5">
        <w:t xml:space="preserve">, </w:t>
      </w:r>
      <w:r w:rsidR="009656BA" w:rsidRPr="00D35CA5">
        <w:t xml:space="preserve">is well known in </w:t>
      </w:r>
      <w:del w:id="367" w:author="Ben Marwick" w:date="2020-10-05T00:16:00Z">
        <w:r w:rsidR="009656BA" w:rsidRPr="00D35CA5" w:rsidDel="00764F24">
          <w:delText>Afria</w:delText>
        </w:r>
      </w:del>
      <w:ins w:id="368" w:author="Ben Marwick" w:date="2020-10-05T00:16:00Z">
        <w:r w:rsidR="00764F24" w:rsidRPr="00D35CA5">
          <w:t>Africa</w:t>
        </w:r>
      </w:ins>
      <w:r w:rsidR="009656BA" w:rsidRPr="00D35CA5">
        <w:t xml:space="preserve">, but </w:t>
      </w:r>
      <w:r w:rsidR="00D577D0" w:rsidRPr="00D35CA5">
        <w:t>has</w:t>
      </w:r>
      <w:r w:rsidR="009656BA" w:rsidRPr="00D35CA5">
        <w:t xml:space="preserve"> also</w:t>
      </w:r>
      <w:r w:rsidR="00D577D0" w:rsidRPr="00D35CA5">
        <w:t xml:space="preserve"> been found in many lithic industries around Eurasia </w:t>
      </w:r>
      <w:r w:rsidR="00D577D0" w:rsidRPr="00D35CA5">
        <w:fldChar w:fldCharType="begin"/>
      </w:r>
      <w:r w:rsidR="001F5C7F" w:rsidRPr="00D35CA5">
        <w:instrText xml:space="preserve"> ADDIN EN.CITE &lt;EndNote&gt;&lt;Cite&gt;&lt;Author&gt;Boëda&lt;/Author&gt;&lt;Year&gt;2018&lt;/Year&gt;&lt;RecNum&gt;5721&lt;/RecNum&gt;&lt;Prefix&gt;see &lt;/Prefix&gt;&lt;DisplayText&gt;(see J. Wang 1994, Boëda and Au Présent 2018)&lt;/DisplayText&gt;&lt;record&gt;&lt;rec-number&gt;5721&lt;/rec-number&gt;&lt;foreign-keys&gt;&lt;key app="EN" db-id="2e0tpp90z59szvexrf15t22p2ewafwer550w" timestamp="1551343477"&gt;5721&lt;/key&gt;&lt;/foreign-keys&gt;&lt;ref-type name="Book"&gt;6&lt;/ref-type&gt;&lt;contributors&gt;&lt;authors&gt;&lt;author&gt;Boëda, Eric&lt;/author&gt;&lt;author&gt;Au Présent, Préhistoire&lt;/author&gt;&lt;/authors&gt;&lt;/contributors&gt;&lt;titles&gt;&lt;title&gt;Techno-logique &amp;amp; Technologie Une Paléo-histoire des objets lithiques tranchants&lt;/title&gt;&lt;/titles&gt;&lt;dates&gt;&lt;year&gt;2018&lt;/year&gt;&lt;/dates&gt;&lt;isbn&gt;978-2-36461-004-0&lt;/isbn&gt;&lt;urls&gt;&lt;/urls&gt;&lt;/record&gt;&lt;/Cite&gt;&lt;Cite&gt;&lt;Author&gt;J. Wang&lt;/Author&gt;&lt;Year&gt;1994&lt;/Year&gt;&lt;RecNum&gt;5722&lt;/RecNum&gt;&lt;record&gt;&lt;rec-number&gt;5722&lt;/rec-number&gt;&lt;foreign-keys&gt;&lt;key app="EN" db-id="2e0tpp90z59szvexrf15t22p2ewafwer550w" timestamp="1551344020"&gt;5722&lt;/key&gt;&lt;/foreign-keys&gt;&lt;ref-type name="Journal Article"&gt;17&lt;/ref-type&gt;&lt;contributors&gt;&lt;authors&gt;&lt;author&gt;J. Wang, F.H. Tao, Y.R. Wang&lt;/author&gt;&lt;/authors&gt;&lt;/contributors&gt;&lt;titles&gt;&lt;title&gt;The report of excavation and survey at the Dingcun Site&lt;/title&gt;&lt;secondary-title&gt;Journal of Chinese Antiquity&lt;/secondary-title&gt;&lt;/titles&gt;&lt;periodical&gt;&lt;full-title&gt;Journal of Chinese Antiquity&lt;/full-title&gt;&lt;/periodical&gt;&lt;pages&gt;1-75&lt;/pages&gt;&lt;number&gt;3&lt;/number&gt;&lt;dates&gt;&lt;year&gt;1994&lt;/year&gt;&lt;/dates&gt;&lt;urls&gt;&lt;/urls&gt;&lt;/record&gt;&lt;/Cite&gt;&lt;/EndNote&gt;</w:instrText>
      </w:r>
      <w:r w:rsidR="00D577D0" w:rsidRPr="00D35CA5">
        <w:fldChar w:fldCharType="separate"/>
      </w:r>
      <w:r w:rsidR="001F5C7F" w:rsidRPr="00D35CA5">
        <w:rPr>
          <w:noProof/>
        </w:rPr>
        <w:t>(see J. Wang 1994, Boëda and Au Présent 2018)</w:t>
      </w:r>
      <w:r w:rsidR="00D577D0" w:rsidRPr="00D35CA5">
        <w:fldChar w:fldCharType="end"/>
      </w:r>
      <w:r w:rsidR="00D577D0" w:rsidRPr="00D35CA5">
        <w:t xml:space="preserve">. </w:t>
      </w:r>
      <w:r w:rsidR="004E2297" w:rsidRPr="00D35CA5">
        <w:t>During the Early Stone Age, t</w:t>
      </w:r>
      <w:r w:rsidR="00D577D0" w:rsidRPr="00D35CA5">
        <w:t xml:space="preserve">he </w:t>
      </w:r>
      <w:proofErr w:type="spellStart"/>
      <w:r w:rsidR="00D577D0" w:rsidRPr="00D35CA5">
        <w:t>Kombewa</w:t>
      </w:r>
      <w:proofErr w:type="spellEnd"/>
      <w:r w:rsidR="00D577D0" w:rsidRPr="00D35CA5">
        <w:t xml:space="preserve"> technique </w:t>
      </w:r>
      <w:r w:rsidR="00D577D0" w:rsidRPr="00D35CA5">
        <w:fldChar w:fldCharType="begin"/>
      </w:r>
      <w:r w:rsidR="001F5C7F" w:rsidRPr="00D35CA5">
        <w:instrText xml:space="preserve"> ADDIN EN.CITE &lt;EndNote&gt;&lt;Cite&gt;&lt;Author&gt;Tixier&lt;/Author&gt;&lt;Year&gt;1980&lt;/Year&gt;&lt;RecNum&gt;2850&lt;/RecNum&gt;&lt;DisplayText&gt;(Tixier, Inizan et al. 1980)&lt;/DisplayText&gt;&lt;record&gt;&lt;rec-number&gt;2850&lt;/rec-number&gt;&lt;foreign-keys&gt;&lt;key app="EN" db-id="2e0tpp90z59szvexrf15t22p2ewafwer550w" timestamp="0"&gt;2850&lt;/key&gt;&lt;/foreign-keys&gt;&lt;ref-type name="Book"&gt;6&lt;/ref-type&gt;&lt;contributors&gt;&lt;authors&gt;&lt;author&gt;Tixier, J. &lt;/author&gt;&lt;author&gt;Inizan, M.L.&lt;/author&gt;&lt;author&gt;Roche, H. &lt;/author&gt;&lt;/authors&gt;&lt;/contributors&gt;&lt;titles&gt;&lt;title&gt;Préhistoire de la pierre taillé 1: terminologie e technologie.&lt;/title&gt;&lt;/titles&gt;&lt;dates&gt;&lt;year&gt;1980&lt;/year&gt;&lt;/dates&gt;&lt;pub-location&gt;Valbone&lt;/pub-location&gt;&lt;publisher&gt;Centre de Recherches et d&amp;apos;études Pré-historiques&lt;/publisher&gt;&lt;urls&gt;&lt;/urls&gt;&lt;/record&gt;&lt;/Cite&gt;&lt;Cite&gt;&lt;Author&gt;Tixier&lt;/Author&gt;&lt;Year&gt;1980&lt;/Year&gt;&lt;RecNum&gt;2850&lt;/RecNum&gt;&lt;record&gt;&lt;rec-number&gt;2850&lt;/rec-number&gt;&lt;foreign-keys&gt;&lt;key app="EN" db-id="2e0tpp90z59szvexrf15t22p2ewafwer550w" timestamp="0"&gt;2850&lt;/key&gt;&lt;/foreign-keys&gt;&lt;ref-type name="Book"&gt;6&lt;/ref-type&gt;&lt;contributors&gt;&lt;authors&gt;&lt;author&gt;Tixier, J. &lt;/author&gt;&lt;author&gt;Inizan, M.L.&lt;/author&gt;&lt;author&gt;Roche, H. &lt;/author&gt;&lt;/authors&gt;&lt;/contributors&gt;&lt;titles&gt;&lt;title&gt;Préhistoire de la pierre taillé 1: terminologie e technologie.&lt;/title&gt;&lt;/titles&gt;&lt;dates&gt;&lt;year&gt;1980&lt;/year&gt;&lt;/dates&gt;&lt;pub-location&gt;Valbone&lt;/pub-location&gt;&lt;publisher&gt;Centre de Recherches et d&amp;apos;études Pré-historiques&lt;/publisher&gt;&lt;urls&gt;&lt;/urls&gt;&lt;/record&gt;&lt;/Cite&gt;&lt;/EndNote&gt;</w:instrText>
      </w:r>
      <w:r w:rsidR="00D577D0" w:rsidRPr="00D35CA5">
        <w:fldChar w:fldCharType="separate"/>
      </w:r>
      <w:r w:rsidR="001F5C7F" w:rsidRPr="00D35CA5">
        <w:rPr>
          <w:noProof/>
        </w:rPr>
        <w:t>(Tixier, Inizan et al. 1980)</w:t>
      </w:r>
      <w:r w:rsidR="00D577D0" w:rsidRPr="00D35CA5">
        <w:fldChar w:fldCharType="end"/>
      </w:r>
      <w:r w:rsidR="00D577D0" w:rsidRPr="00D35CA5">
        <w:t xml:space="preserve"> is mainly used in the Acheulean assemblages from Africa and Europe before the development of Levallois strategies </w:t>
      </w:r>
      <w:r w:rsidR="00D577D0" w:rsidRPr="00D35CA5">
        <w:fldChar w:fldCharType="begin"/>
      </w:r>
      <w:r w:rsidR="001F5C7F" w:rsidRPr="00D35CA5">
        <w:instrText xml:space="preserve"> ADDIN EN.CITE &lt;EndNote&gt;&lt;Cite&gt;&lt;Author&gt;Inizan&lt;/Author&gt;&lt;Year&gt;1999&lt;/Year&gt;&lt;RecNum&gt;5723&lt;/RecNum&gt;&lt;DisplayText&gt;(Inizan 1999)&lt;/DisplayText&gt;&lt;record&gt;&lt;rec-number&gt;5723&lt;/rec-number&gt;&lt;foreign-keys&gt;&lt;key app="EN" db-id="2e0tpp90z59szvexrf15t22p2ewafwer550w" timestamp="1551344381"&gt;5723&lt;/key&gt;&lt;/foreign-keys&gt;&lt;ref-type name="Book"&gt;6&lt;/ref-type&gt;&lt;contributors&gt;&lt;authors&gt;&lt;author&gt;Inizan, M.-L., Reduron-Ballinger, M., Roche, H., Tixier, J.,&lt;/author&gt;&lt;/authors&gt;&lt;/contributors&gt;&lt;titles&gt;&lt;title&gt;Technology and Terminology of Knapped Stone&lt;/title&gt;&lt;/titles&gt;&lt;dates&gt;&lt;year&gt;1999&lt;/year&gt;&lt;/dates&gt;&lt;pub-location&gt;Paris&lt;/pub-location&gt;&lt;publisher&gt;CREP, Nanterre&lt;/publisher&gt;&lt;urls&gt;&lt;/urls&gt;&lt;/record&gt;&lt;/Cite&gt;&lt;/EndNote&gt;</w:instrText>
      </w:r>
      <w:r w:rsidR="00D577D0" w:rsidRPr="00D35CA5">
        <w:fldChar w:fldCharType="separate"/>
      </w:r>
      <w:r w:rsidR="001F5C7F" w:rsidRPr="00D35CA5">
        <w:rPr>
          <w:noProof/>
        </w:rPr>
        <w:t>(Inizan 1999)</w:t>
      </w:r>
      <w:r w:rsidR="00D577D0" w:rsidRPr="00D35CA5">
        <w:fldChar w:fldCharType="end"/>
      </w:r>
      <w:r w:rsidR="00D577D0" w:rsidRPr="00D35CA5">
        <w:t xml:space="preserve">. Although this method is known </w:t>
      </w:r>
      <w:del w:id="369" w:author="Ben Marwick" w:date="2020-10-05T00:16:00Z">
        <w:r w:rsidR="00D577D0" w:rsidRPr="00D35CA5" w:rsidDel="00764F24">
          <w:delText xml:space="preserve">as </w:delText>
        </w:r>
      </w:del>
      <w:ins w:id="370" w:author="Ben Marwick" w:date="2020-10-05T00:16:00Z">
        <w:r w:rsidR="00764F24">
          <w:t xml:space="preserve">for </w:t>
        </w:r>
      </w:ins>
      <w:ins w:id="371" w:author="Ben Marwick" w:date="2020-10-05T00:17:00Z">
        <w:r w:rsidR="00764F24">
          <w:t>the</w:t>
        </w:r>
      </w:ins>
      <w:ins w:id="372" w:author="Ben Marwick" w:date="2020-10-05T00:16:00Z">
        <w:r w:rsidR="00764F24" w:rsidRPr="00D35CA5">
          <w:t xml:space="preserve"> </w:t>
        </w:r>
      </w:ins>
      <w:r w:rsidR="00D577D0" w:rsidRPr="00D35CA5">
        <w:t xml:space="preserve">production of blanks for core-tools in Africa, it’s also used to produce small flakes </w:t>
      </w:r>
      <w:r w:rsidR="00935459" w:rsidRPr="00D35CA5">
        <w:fldChar w:fldCharType="begin"/>
      </w:r>
      <w:r w:rsidR="00935459" w:rsidRPr="00D35CA5">
        <w:instrText xml:space="preserve"> ADDIN EN.CITE &lt;EndNote&gt;&lt;Cite&gt;&lt;Author&gt;Bordes&lt;/Author&gt;&lt;Year&gt;1975&lt;/Year&gt;&lt;RecNum&gt;5576&lt;/RecNum&gt;&lt;DisplayText&gt;(Bordes 1975)&lt;/DisplayText&gt;&lt;record&gt;&lt;rec-number&gt;5576&lt;/rec-number&gt;&lt;foreign-keys&gt;&lt;key app="EN" db-id="2e0tpp90z59szvexrf15t22p2ewafwer550w" timestamp="1587990153"&gt;5576&lt;/key&gt;&lt;/foreign-keys&gt;&lt;ref-type name="Journal Article"&gt;17&lt;/ref-type&gt;&lt;contributors&gt;&lt;authors&gt;&lt;author&gt;Bordes, François&lt;/author&gt;&lt;/authors&gt;&lt;/contributors&gt;&lt;titles&gt;&lt;title&gt;Le gisement du Pech de l&amp;apos;Azé IV. Note préliminaire&lt;/title&gt;&lt;secondary-title&gt;Bulletin de la Société préhistorique française. Études et travaux&lt;/secondary-title&gt;&lt;/titles&gt;&lt;periodical&gt;&lt;full-title&gt;Bulletin de la Société préhistorique française. Études et travaux&lt;/full-title&gt;&lt;/periodical&gt;&lt;pages&gt;293-308&lt;/pages&gt;&lt;volume&gt;72&lt;/volume&gt;&lt;dates&gt;&lt;year&gt;1975&lt;/year&gt;&lt;/dates&gt;&lt;publisher&gt;Société Préhistorique Française&lt;/publisher&gt;&lt;isbn&gt;05838789&lt;/isbn&gt;&lt;urls&gt;&lt;related-urls&gt;&lt;url&gt;www.jstor.org/stable/27917090&lt;/url&gt;&lt;/related-urls&gt;&lt;/urls&gt;&lt;custom1&gt;Full publication date: 1975&lt;/custom1&gt;&lt;remote-database-name&gt;JSTOR&lt;/remote-database-name&gt;&lt;access-date&gt;2020/04/27/&lt;/access-date&gt;&lt;/record&gt;&lt;/Cite&gt;&lt;/EndNote&gt;</w:instrText>
      </w:r>
      <w:r w:rsidR="00935459" w:rsidRPr="00D35CA5">
        <w:fldChar w:fldCharType="separate"/>
      </w:r>
      <w:r w:rsidR="00935459" w:rsidRPr="00D35CA5">
        <w:rPr>
          <w:noProof/>
        </w:rPr>
        <w:t>(Bordes 1975)</w:t>
      </w:r>
      <w:r w:rsidR="00935459" w:rsidRPr="00D35CA5">
        <w:fldChar w:fldCharType="end"/>
      </w:r>
      <w:r w:rsidR="00D577D0" w:rsidRPr="00D35CA5">
        <w:t xml:space="preserve">. At </w:t>
      </w:r>
      <w:proofErr w:type="spellStart"/>
      <w:r w:rsidR="00D577D0" w:rsidRPr="00D35CA5">
        <w:t>Guanyindong</w:t>
      </w:r>
      <w:proofErr w:type="spellEnd"/>
      <w:r w:rsidR="00D577D0" w:rsidRPr="00D35CA5">
        <w:t xml:space="preserve">, the </w:t>
      </w:r>
      <w:proofErr w:type="spellStart"/>
      <w:r w:rsidR="00D577D0" w:rsidRPr="00D35CA5">
        <w:t>Kombewa</w:t>
      </w:r>
      <w:proofErr w:type="spellEnd"/>
      <w:r w:rsidR="00D577D0" w:rsidRPr="00D35CA5">
        <w:t xml:space="preserve"> method is utilized to produce relatively small flakes with sharp edges.</w:t>
      </w:r>
    </w:p>
    <w:p w14:paraId="75EB428B" w14:textId="03AB66ED" w:rsidR="000A674E" w:rsidRPr="00D35CA5" w:rsidRDefault="0046073E" w:rsidP="00AF7AB5">
      <w:pPr>
        <w:keepNext/>
        <w:spacing w:line="360" w:lineRule="auto"/>
        <w:jc w:val="both"/>
      </w:pPr>
      <w:r>
        <w:rPr>
          <w:noProof/>
        </w:rPr>
        <w:lastRenderedPageBreak/>
        <w:drawing>
          <wp:inline distT="0" distB="0" distL="0" distR="0" wp14:anchorId="619844E6" wp14:editId="2E61922F">
            <wp:extent cx="5570220" cy="402853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25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4528" cy="4038887"/>
                    </a:xfrm>
                    <a:prstGeom prst="rect">
                      <a:avLst/>
                    </a:prstGeom>
                  </pic:spPr>
                </pic:pic>
              </a:graphicData>
            </a:graphic>
          </wp:inline>
        </w:drawing>
      </w:r>
    </w:p>
    <w:p w14:paraId="2A6AA717" w14:textId="572FDE0B" w:rsidR="00D577D0" w:rsidRPr="0081667D" w:rsidRDefault="000A674E" w:rsidP="00AF7AB5">
      <w:pPr>
        <w:pStyle w:val="Caption"/>
        <w:jc w:val="both"/>
        <w:rPr>
          <w:rFonts w:ascii="Times New Roman" w:hAnsi="Times New Roman" w:cs="Times New Roman"/>
          <w:b/>
          <w:bCs/>
          <w:sz w:val="24"/>
          <w:szCs w:val="24"/>
        </w:rPr>
      </w:pPr>
      <w:bookmarkStart w:id="373" w:name="_Ref39017669"/>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4</w:t>
      </w:r>
      <w:r w:rsidRPr="0081667D">
        <w:rPr>
          <w:rFonts w:ascii="Times New Roman" w:hAnsi="Times New Roman" w:cs="Times New Roman"/>
          <w:b/>
          <w:bCs/>
          <w:sz w:val="24"/>
          <w:szCs w:val="24"/>
        </w:rPr>
        <w:fldChar w:fldCharType="end"/>
      </w:r>
      <w:bookmarkEnd w:id="373"/>
      <w:r w:rsidR="0081667D" w:rsidRPr="0081667D">
        <w:rPr>
          <w:rFonts w:ascii="Times New Roman" w:hAnsi="Times New Roman" w:cs="Times New Roman"/>
          <w:b/>
          <w:bCs/>
          <w:sz w:val="24"/>
          <w:szCs w:val="24"/>
        </w:rPr>
        <w:t xml:space="preserve"> | </w:t>
      </w:r>
      <w:r w:rsidRPr="0081667D">
        <w:rPr>
          <w:rFonts w:ascii="Times New Roman" w:hAnsi="Times New Roman" w:cs="Times New Roman"/>
          <w:b/>
          <w:bCs/>
          <w:sz w:val="24"/>
          <w:szCs w:val="24"/>
        </w:rPr>
        <w:t>Core-on-flakes</w:t>
      </w:r>
      <w:r w:rsidR="0081667D" w:rsidRPr="0081667D">
        <w:rPr>
          <w:rFonts w:ascii="Times New Roman" w:hAnsi="Times New Roman" w:cs="Times New Roman"/>
          <w:b/>
          <w:bCs/>
          <w:sz w:val="24"/>
          <w:szCs w:val="24"/>
        </w:rPr>
        <w:t xml:space="preserve"> cores an</w:t>
      </w:r>
      <w:r w:rsidR="003F76A2">
        <w:rPr>
          <w:rFonts w:ascii="Times New Roman" w:hAnsi="Times New Roman" w:cs="Times New Roman"/>
          <w:b/>
          <w:bCs/>
          <w:sz w:val="24"/>
          <w:szCs w:val="24"/>
        </w:rPr>
        <w:t>d</w:t>
      </w:r>
      <w:r w:rsidR="0081667D" w:rsidRPr="0081667D">
        <w:rPr>
          <w:rFonts w:ascii="Times New Roman" w:hAnsi="Times New Roman" w:cs="Times New Roman"/>
          <w:b/>
          <w:bCs/>
          <w:sz w:val="24"/>
          <w:szCs w:val="24"/>
        </w:rPr>
        <w:t xml:space="preserve"> flakes. </w:t>
      </w:r>
      <w:r w:rsidR="003F76A2" w:rsidRPr="003F76A2">
        <w:rPr>
          <w:rFonts w:ascii="Times New Roman" w:hAnsi="Times New Roman" w:cs="Times New Roman"/>
          <w:sz w:val="24"/>
          <w:szCs w:val="24"/>
        </w:rPr>
        <w:t>(a-</w:t>
      </w:r>
      <w:proofErr w:type="spellStart"/>
      <w:proofErr w:type="gramStart"/>
      <w:r w:rsidR="003F76A2" w:rsidRPr="003F76A2">
        <w:rPr>
          <w:rFonts w:ascii="Times New Roman" w:hAnsi="Times New Roman" w:cs="Times New Roman"/>
          <w:sz w:val="24"/>
          <w:szCs w:val="24"/>
        </w:rPr>
        <w:t>c,e</w:t>
      </w:r>
      <w:proofErr w:type="spellEnd"/>
      <w:proofErr w:type="gramEnd"/>
      <w:r w:rsidR="003F76A2" w:rsidRPr="003F76A2">
        <w:rPr>
          <w:rFonts w:ascii="Times New Roman" w:hAnsi="Times New Roman" w:cs="Times New Roman"/>
          <w:sz w:val="24"/>
          <w:szCs w:val="24"/>
        </w:rPr>
        <w:t>)</w:t>
      </w:r>
      <w:r w:rsidR="003F76A2">
        <w:rPr>
          <w:rFonts w:ascii="Times New Roman" w:hAnsi="Times New Roman" w:cs="Times New Roman"/>
          <w:sz w:val="24"/>
          <w:szCs w:val="24"/>
        </w:rPr>
        <w:t>: truncated faceted pieces with flake scars left on the ventral side. (</w:t>
      </w:r>
      <w:proofErr w:type="spellStart"/>
      <w:proofErr w:type="gramStart"/>
      <w:r w:rsidR="003F76A2">
        <w:rPr>
          <w:rFonts w:ascii="Times New Roman" w:hAnsi="Times New Roman" w:cs="Times New Roman"/>
          <w:sz w:val="24"/>
          <w:szCs w:val="24"/>
        </w:rPr>
        <w:t>d,</w:t>
      </w:r>
      <w:r w:rsidR="0046073E">
        <w:rPr>
          <w:rFonts w:ascii="Times New Roman" w:hAnsi="Times New Roman" w:cs="Times New Roman"/>
          <w:sz w:val="24"/>
          <w:szCs w:val="24"/>
        </w:rPr>
        <w:t>g</w:t>
      </w:r>
      <w:proofErr w:type="spellEnd"/>
      <w:proofErr w:type="gramEnd"/>
      <w:r w:rsidR="003F76A2">
        <w:rPr>
          <w:rFonts w:ascii="Times New Roman" w:hAnsi="Times New Roman" w:cs="Times New Roman"/>
          <w:sz w:val="24"/>
          <w:szCs w:val="24"/>
        </w:rPr>
        <w:t xml:space="preserve">): </w:t>
      </w:r>
      <w:proofErr w:type="spellStart"/>
      <w:ins w:id="374" w:author="Ben Marwick" w:date="2020-10-05T13:48:00Z">
        <w:r w:rsidR="00DA51A1">
          <w:rPr>
            <w:rFonts w:ascii="Times New Roman" w:hAnsi="Times New Roman" w:cs="Times New Roman"/>
            <w:sz w:val="24"/>
            <w:szCs w:val="24"/>
          </w:rPr>
          <w:t>K</w:t>
        </w:r>
      </w:ins>
      <w:del w:id="375" w:author="Ben Marwick" w:date="2020-10-05T13:48:00Z">
        <w:r w:rsidR="003F76A2" w:rsidDel="00DA51A1">
          <w:rPr>
            <w:rFonts w:ascii="Times New Roman" w:hAnsi="Times New Roman" w:cs="Times New Roman"/>
            <w:sz w:val="24"/>
            <w:szCs w:val="24"/>
          </w:rPr>
          <w:delText>k</w:delText>
        </w:r>
      </w:del>
      <w:r w:rsidR="003F76A2">
        <w:rPr>
          <w:rFonts w:ascii="Times New Roman" w:hAnsi="Times New Roman" w:cs="Times New Roman"/>
          <w:sz w:val="24"/>
          <w:szCs w:val="24"/>
        </w:rPr>
        <w:t>ombewa</w:t>
      </w:r>
      <w:proofErr w:type="spellEnd"/>
      <w:r w:rsidR="003F76A2">
        <w:rPr>
          <w:rFonts w:ascii="Times New Roman" w:hAnsi="Times New Roman" w:cs="Times New Roman"/>
          <w:sz w:val="24"/>
          <w:szCs w:val="24"/>
        </w:rPr>
        <w:t xml:space="preserve"> cores with the proximal end being detached. (</w:t>
      </w:r>
      <w:proofErr w:type="spellStart"/>
      <w:proofErr w:type="gramStart"/>
      <w:r w:rsidR="003F76A2">
        <w:rPr>
          <w:rFonts w:ascii="Times New Roman" w:hAnsi="Times New Roman" w:cs="Times New Roman"/>
          <w:sz w:val="24"/>
          <w:szCs w:val="24"/>
        </w:rPr>
        <w:t>f</w:t>
      </w:r>
      <w:r w:rsidR="0046073E">
        <w:rPr>
          <w:rFonts w:ascii="Times New Roman" w:hAnsi="Times New Roman" w:cs="Times New Roman"/>
          <w:sz w:val="24"/>
          <w:szCs w:val="24"/>
        </w:rPr>
        <w:t>,i</w:t>
      </w:r>
      <w:proofErr w:type="spellEnd"/>
      <w:proofErr w:type="gramEnd"/>
      <w:r w:rsidR="003F76A2">
        <w:rPr>
          <w:rFonts w:ascii="Times New Roman" w:hAnsi="Times New Roman" w:cs="Times New Roman"/>
          <w:sz w:val="24"/>
          <w:szCs w:val="24"/>
        </w:rPr>
        <w:t xml:space="preserve">): </w:t>
      </w:r>
      <w:proofErr w:type="spellStart"/>
      <w:ins w:id="376" w:author="Ben Marwick" w:date="2020-10-05T00:17:00Z">
        <w:r w:rsidR="00764F24">
          <w:rPr>
            <w:rFonts w:ascii="Times New Roman" w:hAnsi="Times New Roman" w:cs="Times New Roman"/>
            <w:sz w:val="24"/>
            <w:szCs w:val="24"/>
          </w:rPr>
          <w:t>K</w:t>
        </w:r>
      </w:ins>
      <w:del w:id="377" w:author="Ben Marwick" w:date="2020-10-05T00:17:00Z">
        <w:r w:rsidR="003F76A2" w:rsidDel="00764F24">
          <w:rPr>
            <w:rFonts w:ascii="Times New Roman" w:hAnsi="Times New Roman" w:cs="Times New Roman"/>
            <w:sz w:val="24"/>
            <w:szCs w:val="24"/>
          </w:rPr>
          <w:delText>k</w:delText>
        </w:r>
      </w:del>
      <w:r w:rsidR="003F76A2">
        <w:rPr>
          <w:rFonts w:ascii="Times New Roman" w:hAnsi="Times New Roman" w:cs="Times New Roman"/>
          <w:sz w:val="24"/>
          <w:szCs w:val="24"/>
        </w:rPr>
        <w:t>ombewa</w:t>
      </w:r>
      <w:proofErr w:type="spellEnd"/>
      <w:r w:rsidR="003F76A2">
        <w:rPr>
          <w:rFonts w:ascii="Times New Roman" w:hAnsi="Times New Roman" w:cs="Times New Roman"/>
          <w:sz w:val="24"/>
          <w:szCs w:val="24"/>
        </w:rPr>
        <w:t xml:space="preserve"> flakes</w:t>
      </w:r>
      <w:r w:rsidR="00B511D3">
        <w:rPr>
          <w:rFonts w:ascii="Times New Roman" w:hAnsi="Times New Roman" w:cs="Times New Roman"/>
          <w:sz w:val="24"/>
          <w:szCs w:val="24"/>
        </w:rPr>
        <w:t xml:space="preserve"> consist of two ventral surfaces</w:t>
      </w:r>
      <w:r w:rsidR="003F76A2">
        <w:rPr>
          <w:rFonts w:ascii="Times New Roman" w:hAnsi="Times New Roman" w:cs="Times New Roman"/>
          <w:sz w:val="24"/>
          <w:szCs w:val="24"/>
        </w:rPr>
        <w:t xml:space="preserve">. </w:t>
      </w:r>
    </w:p>
    <w:p w14:paraId="08BB3EC4" w14:textId="7BB0101F" w:rsidR="00DC6020" w:rsidRPr="00D35CA5" w:rsidRDefault="00813D30" w:rsidP="00AF7AB5">
      <w:pPr>
        <w:pStyle w:val="Heading2"/>
        <w:numPr>
          <w:ilvl w:val="0"/>
          <w:numId w:val="7"/>
        </w:numPr>
        <w:rPr>
          <w:sz w:val="24"/>
          <w:szCs w:val="24"/>
        </w:rPr>
      </w:pPr>
      <w:r w:rsidRPr="00D35CA5">
        <w:rPr>
          <w:sz w:val="24"/>
          <w:szCs w:val="24"/>
        </w:rPr>
        <w:t>Volumetric exploitation</w:t>
      </w:r>
    </w:p>
    <w:p w14:paraId="1BAB2D48" w14:textId="7C558FE3" w:rsidR="00D721EE" w:rsidRPr="00D35CA5" w:rsidRDefault="002A1131" w:rsidP="00764F24">
      <w:pPr>
        <w:autoSpaceDE w:val="0"/>
        <w:autoSpaceDN w:val="0"/>
        <w:adjustRightInd w:val="0"/>
        <w:spacing w:line="360" w:lineRule="auto"/>
      </w:pPr>
      <w:r w:rsidRPr="00D35CA5">
        <w:t>Cores presenting a volumetric exploitation</w:t>
      </w:r>
      <w:r w:rsidR="00A3270D" w:rsidRPr="00D35CA5">
        <w:t xml:space="preserve"> </w:t>
      </w:r>
      <w:ins w:id="378" w:author="Ben Marwick" w:date="2020-10-05T00:21:00Z">
        <w:r w:rsidR="00764F24">
          <w:t xml:space="preserve">(e.g. </w:t>
        </w:r>
        <w:r w:rsidR="00764F24" w:rsidRPr="00764F24">
          <w:t>pyramidal</w:t>
        </w:r>
      </w:ins>
      <w:ins w:id="379" w:author="Ben Marwick" w:date="2020-10-05T00:24:00Z">
        <w:r w:rsidR="00764F24">
          <w:t>,</w:t>
        </w:r>
      </w:ins>
      <w:ins w:id="380" w:author="Ben Marwick" w:date="2020-10-05T00:21:00Z">
        <w:r w:rsidR="00764F24" w:rsidRPr="00764F24">
          <w:t xml:space="preserve"> prismatic</w:t>
        </w:r>
      </w:ins>
      <w:ins w:id="381" w:author="Ben Marwick" w:date="2020-10-05T00:25:00Z">
        <w:r w:rsidR="00764F24">
          <w:t>, etc.</w:t>
        </w:r>
      </w:ins>
      <w:ins w:id="382" w:author="Ben Marwick" w:date="2020-10-05T00:22:00Z">
        <w:r w:rsidR="00764F24">
          <w:t xml:space="preserve"> geometries</w:t>
        </w:r>
      </w:ins>
      <w:ins w:id="383" w:author="Ben Marwick" w:date="2020-10-05T00:24:00Z">
        <w:r w:rsidR="00764F24">
          <w:t>, where the striking platform is prepared but the convexities are not prepared and only the natural convexities of the raw block are used</w:t>
        </w:r>
      </w:ins>
      <w:ins w:id="384" w:author="Ben Marwick" w:date="2020-10-05T00:22:00Z">
        <w:r w:rsidR="00764F24">
          <w:t xml:space="preserve">) </w:t>
        </w:r>
      </w:ins>
      <w:ins w:id="385" w:author="Ben Marwick" w:date="2020-10-05T00:21:00Z">
        <w:r w:rsidR="00764F24" w:rsidRPr="00764F24">
          <w:t xml:space="preserve"> </w:t>
        </w:r>
      </w:ins>
      <w:r w:rsidR="00A3270D" w:rsidRPr="00D35CA5">
        <w:t>a</w:t>
      </w:r>
      <w:r w:rsidR="00DC6020" w:rsidRPr="00D35CA5">
        <w:t>ppeared in a small quantity</w:t>
      </w:r>
      <w:r w:rsidR="00652A89" w:rsidRPr="00D35CA5">
        <w:t xml:space="preserve"> (</w:t>
      </w:r>
      <w:r w:rsidR="00652A89">
        <w:t xml:space="preserve">see examples in </w:t>
      </w:r>
      <w:r w:rsidR="00652A89" w:rsidRPr="00AB4448">
        <w:rPr>
          <w:b/>
          <w:bCs/>
        </w:rPr>
        <w:fldChar w:fldCharType="begin"/>
      </w:r>
      <w:r w:rsidR="00652A89" w:rsidRPr="00AB4448">
        <w:rPr>
          <w:b/>
          <w:bCs/>
        </w:rPr>
        <w:instrText xml:space="preserve"> REF _Ref39017880 \h  \* MERGEFORMAT </w:instrText>
      </w:r>
      <w:r w:rsidR="00652A89" w:rsidRPr="00AB4448">
        <w:rPr>
          <w:b/>
          <w:bCs/>
        </w:rPr>
      </w:r>
      <w:r w:rsidR="00652A89" w:rsidRPr="00AB4448">
        <w:rPr>
          <w:b/>
          <w:bCs/>
        </w:rPr>
        <w:fldChar w:fldCharType="separate"/>
      </w:r>
      <w:r w:rsidR="00652A89" w:rsidRPr="0081667D">
        <w:rPr>
          <w:b/>
          <w:bCs/>
        </w:rPr>
        <w:t xml:space="preserve">Figure </w:t>
      </w:r>
      <w:r w:rsidR="00652A89">
        <w:rPr>
          <w:b/>
          <w:bCs/>
        </w:rPr>
        <w:t>5</w:t>
      </w:r>
      <w:r w:rsidR="00652A89" w:rsidRPr="00AB4448">
        <w:rPr>
          <w:b/>
          <w:bCs/>
        </w:rPr>
        <w:fldChar w:fldCharType="end"/>
      </w:r>
      <w:r w:rsidR="00652A89">
        <w:rPr>
          <w:b/>
          <w:bCs/>
        </w:rPr>
        <w:t xml:space="preserve"> and SI Figure S4</w:t>
      </w:r>
      <w:r w:rsidR="00652A89" w:rsidRPr="00D35CA5">
        <w:t>)</w:t>
      </w:r>
      <w:r w:rsidRPr="00D35CA5">
        <w:t xml:space="preserve">. Those cores are minimally prepared. However, </w:t>
      </w:r>
      <w:r w:rsidR="00625D7B" w:rsidRPr="00D35CA5">
        <w:t>most</w:t>
      </w:r>
      <w:r w:rsidRPr="00D35CA5">
        <w:t xml:space="preserve"> of them have their striking platform</w:t>
      </w:r>
      <w:r w:rsidR="00D35A60" w:rsidRPr="00D35CA5">
        <w:t xml:space="preserve"> moderately </w:t>
      </w:r>
      <w:r w:rsidRPr="00D35CA5">
        <w:t>prepared</w:t>
      </w:r>
      <w:r w:rsidR="00D35A60" w:rsidRPr="00D35CA5">
        <w:t xml:space="preserve">. Those preparations are </w:t>
      </w:r>
      <w:r w:rsidR="007F2414" w:rsidRPr="00D35CA5">
        <w:t>clearly demonstrated</w:t>
      </w:r>
      <w:r w:rsidRPr="00D35CA5">
        <w:t xml:space="preserve"> </w:t>
      </w:r>
      <w:r w:rsidR="00625D7B" w:rsidRPr="00D35CA5">
        <w:t>through successive small removals along the striking part</w:t>
      </w:r>
      <w:ins w:id="386" w:author="Ben Marwick" w:date="2020-10-05T13:51:00Z">
        <w:r w:rsidR="00554F4E">
          <w:t>,</w:t>
        </w:r>
      </w:ins>
      <w:r w:rsidR="00625D7B" w:rsidRPr="00D35CA5">
        <w:t xml:space="preserve"> </w:t>
      </w:r>
      <w:del w:id="387" w:author="Ben Marwick" w:date="2020-10-05T13:50:00Z">
        <w:r w:rsidR="00625D7B" w:rsidRPr="00D35CA5" w:rsidDel="00554F4E">
          <w:delText xml:space="preserve">and </w:delText>
        </w:r>
      </w:del>
      <w:r w:rsidR="00625D7B" w:rsidRPr="00D35CA5">
        <w:t>leav</w:t>
      </w:r>
      <w:ins w:id="388" w:author="Ben Marwick" w:date="2020-10-05T13:50:00Z">
        <w:r w:rsidR="00554F4E">
          <w:t>ing</w:t>
        </w:r>
      </w:ins>
      <w:del w:id="389" w:author="Ben Marwick" w:date="2020-10-05T13:50:00Z">
        <w:r w:rsidR="00625D7B" w:rsidRPr="00D35CA5" w:rsidDel="00554F4E">
          <w:delText>e</w:delText>
        </w:r>
      </w:del>
      <w:r w:rsidR="00625D7B" w:rsidRPr="00D35CA5">
        <w:t xml:space="preserve"> the </w:t>
      </w:r>
      <w:del w:id="390" w:author="Ben Marwick" w:date="2020-10-05T13:51:00Z">
        <w:r w:rsidR="00625D7B" w:rsidRPr="00D35CA5" w:rsidDel="00554F4E">
          <w:delText xml:space="preserve">rest </w:delText>
        </w:r>
      </w:del>
      <w:r w:rsidR="00625D7B" w:rsidRPr="00D35CA5">
        <w:t>remain</w:t>
      </w:r>
      <w:ins w:id="391" w:author="Ben Marwick" w:date="2020-10-05T13:51:00Z">
        <w:r w:rsidR="00554F4E">
          <w:t>der of the surface</w:t>
        </w:r>
      </w:ins>
      <w:r w:rsidR="00625D7B" w:rsidRPr="00D35CA5">
        <w:t xml:space="preserve"> nearly untouched (cortical or minimally prepared). </w:t>
      </w:r>
      <w:r w:rsidR="005E5A55" w:rsidRPr="00D35CA5">
        <w:t>The selection of b</w:t>
      </w:r>
      <w:r w:rsidR="007F2414" w:rsidRPr="00D35CA5">
        <w:t xml:space="preserve">lanks was intentionally </w:t>
      </w:r>
      <w:r w:rsidR="005E5A55" w:rsidRPr="00D35CA5">
        <w:t>focused</w:t>
      </w:r>
      <w:r w:rsidR="007F2414" w:rsidRPr="00D35CA5">
        <w:t xml:space="preserve"> on</w:t>
      </w:r>
      <w:r w:rsidR="00086487" w:rsidRPr="00D35CA5">
        <w:t xml:space="preserve"> columnar nodule</w:t>
      </w:r>
      <w:ins w:id="392" w:author="Ben Marwick" w:date="2020-10-05T13:51:00Z">
        <w:r w:rsidR="00554F4E">
          <w:t>s</w:t>
        </w:r>
      </w:ins>
      <w:r w:rsidR="00086487" w:rsidRPr="00D35CA5">
        <w:t xml:space="preserve"> or chunk</w:t>
      </w:r>
      <w:ins w:id="393" w:author="Ben Marwick" w:date="2020-10-05T13:51:00Z">
        <w:r w:rsidR="00554F4E">
          <w:t>s</w:t>
        </w:r>
      </w:ins>
      <w:r w:rsidR="00086487" w:rsidRPr="00D35CA5">
        <w:t xml:space="preserve"> with one </w:t>
      </w:r>
      <w:ins w:id="394" w:author="Ben Marwick" w:date="2020-10-05T13:51:00Z">
        <w:r w:rsidR="00554F4E">
          <w:t xml:space="preserve">flat </w:t>
        </w:r>
      </w:ins>
      <w:r w:rsidR="00086487" w:rsidRPr="00D35CA5">
        <w:t>surface</w:t>
      </w:r>
      <w:del w:id="395" w:author="Ben Marwick" w:date="2020-10-05T13:51:00Z">
        <w:r w:rsidR="00086487" w:rsidRPr="00D35CA5" w:rsidDel="00554F4E">
          <w:delText xml:space="preserve"> flat</w:delText>
        </w:r>
      </w:del>
      <w:r w:rsidR="00086487" w:rsidRPr="00D35CA5">
        <w:t xml:space="preserve">. The flat surface, thus, can potentially serve as </w:t>
      </w:r>
      <w:ins w:id="396" w:author="Ben Marwick" w:date="2020-10-05T13:51:00Z">
        <w:r w:rsidR="00554F4E">
          <w:t xml:space="preserve">a </w:t>
        </w:r>
      </w:ins>
      <w:r w:rsidR="00086487" w:rsidRPr="00D35CA5">
        <w:t>striking platform. The sizes of cores are consistent</w:t>
      </w:r>
      <w:ins w:id="397" w:author="Ben Marwick" w:date="2020-10-05T00:18:00Z">
        <w:r w:rsidR="00764F24">
          <w:t>ly</w:t>
        </w:r>
      </w:ins>
      <w:r w:rsidR="00086487" w:rsidRPr="00D35CA5">
        <w:t xml:space="preserve"> smaller than general cores</w:t>
      </w:r>
      <w:r w:rsidR="00A545B0" w:rsidRPr="00D35CA5">
        <w:t xml:space="preserve"> (around 50mm)</w:t>
      </w:r>
      <w:r w:rsidR="00086487" w:rsidRPr="00D35CA5">
        <w:t>, with no cores are found larger than 100mm.</w:t>
      </w:r>
      <w:r w:rsidR="007F2414" w:rsidRPr="00D35CA5">
        <w:t xml:space="preserve"> </w:t>
      </w:r>
      <w:r w:rsidR="00D604D5" w:rsidRPr="00D35CA5">
        <w:t xml:space="preserve">Otherwise, </w:t>
      </w:r>
      <w:r w:rsidR="00CB5D26" w:rsidRPr="00D35CA5">
        <w:t xml:space="preserve">the volume is maintained by centralizing </w:t>
      </w:r>
      <w:ins w:id="398" w:author="Ben Marwick" w:date="2020-10-05T13:51:00Z">
        <w:r w:rsidR="00554F4E">
          <w:t xml:space="preserve">the </w:t>
        </w:r>
      </w:ins>
      <w:r w:rsidR="00CB5D26" w:rsidRPr="00D35CA5">
        <w:t>working surface through detach</w:t>
      </w:r>
      <w:ins w:id="399" w:author="Ben Marwick" w:date="2020-10-05T13:51:00Z">
        <w:r w:rsidR="00554F4E">
          <w:t>ment of</w:t>
        </w:r>
      </w:ins>
      <w:del w:id="400" w:author="Ben Marwick" w:date="2020-10-05T13:51:00Z">
        <w:r w:rsidR="00CB5D26" w:rsidRPr="00D35CA5" w:rsidDel="00554F4E">
          <w:delText>ing</w:delText>
        </w:r>
      </w:del>
      <w:r w:rsidR="00CB5D26" w:rsidRPr="00D35CA5">
        <w:t xml:space="preserve"> </w:t>
      </w:r>
      <w:r w:rsidR="00D604D5" w:rsidRPr="00D35CA5">
        <w:t xml:space="preserve">rear lateral removals.  </w:t>
      </w:r>
      <w:r w:rsidR="00DC6020" w:rsidRPr="00D35CA5">
        <w:t>The core volumes were mainly achieved by semi-rotating debitage</w:t>
      </w:r>
      <w:ins w:id="401" w:author="Ben Marwick" w:date="2020-10-05T13:51:00Z">
        <w:r w:rsidR="00554F4E">
          <w:t xml:space="preserve"> removal</w:t>
        </w:r>
      </w:ins>
      <w:ins w:id="402" w:author="Ben Marwick" w:date="2020-10-05T13:52:00Z">
        <w:r w:rsidR="00554F4E">
          <w:t>s</w:t>
        </w:r>
      </w:ins>
      <w:r w:rsidR="00DC6020" w:rsidRPr="00D35CA5">
        <w:t xml:space="preserve"> </w:t>
      </w:r>
      <w:r w:rsidR="00C134D7" w:rsidRPr="00D35CA5">
        <w:fldChar w:fldCharType="begin">
          <w:fldData xml:space="preserve">PEVuZE5vdGU+PENpdGU+PEF1dGhvcj5EZWxhZ25lczwvQXV0aG9yPjxZZWFyPjIwMDY8L1llYXI+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</w:fldData>
        </w:fldChar>
      </w:r>
      <w:r w:rsidR="00C134D7" w:rsidRPr="00D35CA5">
        <w:instrText xml:space="preserve"> ADDIN EN.CITE </w:instrText>
      </w:r>
      <w:r w:rsidR="00C134D7" w:rsidRPr="00D35CA5">
        <w:fldChar w:fldCharType="begin">
          <w:fldData xml:space="preserve">PEVuZE5vdGU+PENpdGU+PEF1dGhvcj5EZWxhZ25lczwvQXV0aG9yPjxZZWFyPjIwMDY8L1llYXI+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</w:fldData>
        </w:fldChar>
      </w:r>
      <w:r w:rsidR="00C134D7" w:rsidRPr="00D35CA5">
        <w:instrText xml:space="preserve"> ADDIN EN.CITE.DATA </w:instrText>
      </w:r>
      <w:r w:rsidR="00C134D7" w:rsidRPr="00D35CA5">
        <w:fldChar w:fldCharType="end"/>
      </w:r>
      <w:r w:rsidR="00C134D7" w:rsidRPr="00D35CA5">
        <w:fldChar w:fldCharType="separate"/>
      </w:r>
      <w:r w:rsidR="00C134D7" w:rsidRPr="00D35CA5">
        <w:rPr>
          <w:noProof/>
        </w:rPr>
        <w:t>(Delagnes 1999, Delagnes and Meignen 2006)</w:t>
      </w:r>
      <w:r w:rsidR="00C134D7" w:rsidRPr="00D35CA5">
        <w:fldChar w:fldCharType="end"/>
      </w:r>
      <w:r w:rsidR="00DC6020" w:rsidRPr="00D35CA5">
        <w:t xml:space="preserve">. Direct hard hammer percussion </w:t>
      </w:r>
      <w:ins w:id="403" w:author="Ben Marwick" w:date="2020-10-05T13:52:00Z">
        <w:r w:rsidR="00554F4E">
          <w:t>wa</w:t>
        </w:r>
      </w:ins>
      <w:del w:id="404" w:author="Ben Marwick" w:date="2020-10-05T13:52:00Z">
        <w:r w:rsidR="00DC6020" w:rsidRPr="00D35CA5" w:rsidDel="00554F4E">
          <w:delText>i</w:delText>
        </w:r>
      </w:del>
      <w:r w:rsidR="00DC6020" w:rsidRPr="00D35CA5">
        <w:t xml:space="preserve">s the technique that reduced cores. Most of cores don’t have </w:t>
      </w:r>
      <w:ins w:id="405" w:author="Ben Marwick" w:date="2020-10-05T13:52:00Z">
        <w:r w:rsidR="00554F4E">
          <w:t xml:space="preserve">any remaining </w:t>
        </w:r>
      </w:ins>
      <w:r w:rsidR="00DC6020" w:rsidRPr="00D35CA5">
        <w:t>cortex</w:t>
      </w:r>
      <w:del w:id="406" w:author="Ben Marwick" w:date="2020-10-05T13:52:00Z">
        <w:r w:rsidR="00DC6020" w:rsidRPr="00D35CA5" w:rsidDel="00554F4E">
          <w:delText xml:space="preserve"> remained</w:delText>
        </w:r>
      </w:del>
      <w:r w:rsidR="001C3373" w:rsidRPr="00D35CA5">
        <w:t>.</w:t>
      </w:r>
    </w:p>
    <w:p w14:paraId="64DFE715" w14:textId="5E5C15B5" w:rsidR="00A545B0" w:rsidRPr="00D35CA5" w:rsidRDefault="00D721EE" w:rsidP="00DC6020">
      <w:pPr>
        <w:autoSpaceDE w:val="0"/>
        <w:autoSpaceDN w:val="0"/>
        <w:adjustRightInd w:val="0"/>
        <w:spacing w:line="360" w:lineRule="auto"/>
      </w:pPr>
      <w:r w:rsidRPr="00D35CA5">
        <w:lastRenderedPageBreak/>
        <w:t xml:space="preserve">However, </w:t>
      </w:r>
      <w:r w:rsidR="00947B09" w:rsidRPr="00D35CA5">
        <w:t xml:space="preserve">no products or by-products related to this reduction </w:t>
      </w:r>
      <w:del w:id="407" w:author="Ben Marwick" w:date="2020-10-05T00:25:00Z">
        <w:r w:rsidR="00947B09" w:rsidRPr="00D35CA5" w:rsidDel="00764F24">
          <w:delText xml:space="preserve">is </w:delText>
        </w:r>
      </w:del>
      <w:ins w:id="408" w:author="Ben Marwick" w:date="2020-10-05T00:25:00Z">
        <w:r w:rsidR="00764F24">
          <w:t>have been</w:t>
        </w:r>
        <w:r w:rsidR="00764F24" w:rsidRPr="00D35CA5">
          <w:t xml:space="preserve"> </w:t>
        </w:r>
      </w:ins>
      <w:r w:rsidR="00255232" w:rsidRPr="00D35CA5">
        <w:t>found</w:t>
      </w:r>
      <w:r w:rsidR="00947B09" w:rsidRPr="00D35CA5">
        <w:t xml:space="preserve"> in the </w:t>
      </w:r>
      <w:r w:rsidR="00255232" w:rsidRPr="00D35CA5">
        <w:t>system</w:t>
      </w:r>
      <w:r w:rsidR="00947B09" w:rsidRPr="00D35CA5">
        <w:t xml:space="preserve">. </w:t>
      </w:r>
      <w:del w:id="409" w:author="Ben Marwick" w:date="2020-10-05T13:52:00Z">
        <w:r w:rsidR="00947B09" w:rsidRPr="00D35CA5" w:rsidDel="00554F4E">
          <w:delText xml:space="preserve">It </w:delText>
        </w:r>
      </w:del>
      <w:ins w:id="410" w:author="Ben Marwick" w:date="2020-10-05T13:52:00Z">
        <w:r w:rsidR="00554F4E">
          <w:t>This</w:t>
        </w:r>
        <w:r w:rsidR="00554F4E" w:rsidRPr="00D35CA5">
          <w:t xml:space="preserve"> </w:t>
        </w:r>
      </w:ins>
      <w:r w:rsidR="00947B09" w:rsidRPr="00D35CA5">
        <w:t xml:space="preserve">may </w:t>
      </w:r>
      <w:r w:rsidR="00255232" w:rsidRPr="00D35CA5">
        <w:t>due to the transport</w:t>
      </w:r>
      <w:ins w:id="411" w:author="Ben Marwick" w:date="2020-10-05T00:27:00Z">
        <w:r w:rsidR="00764F24">
          <w:t>ation</w:t>
        </w:r>
      </w:ins>
      <w:r w:rsidR="00255232" w:rsidRPr="00D35CA5">
        <w:t xml:space="preserve"> of end-products</w:t>
      </w:r>
      <w:r w:rsidRPr="00D35CA5">
        <w:t xml:space="preserve"> outside of the site</w:t>
      </w:r>
      <w:ins w:id="412" w:author="Ben Marwick" w:date="2020-10-05T00:27:00Z">
        <w:r w:rsidR="00764F24">
          <w:t>,</w:t>
        </w:r>
      </w:ins>
      <w:r w:rsidR="00255232" w:rsidRPr="00D35CA5">
        <w:t xml:space="preserve"> or the importation of the cores from elsewhere</w:t>
      </w:r>
      <w:ins w:id="413" w:author="Ben Marwick" w:date="2020-10-05T00:27:00Z">
        <w:r w:rsidR="00764F24">
          <w:t xml:space="preserve">, </w:t>
        </w:r>
      </w:ins>
      <w:del w:id="414" w:author="Ben Marwick" w:date="2020-10-05T00:27:00Z">
        <w:r w:rsidR="00255232" w:rsidRPr="00D35CA5" w:rsidDel="00764F24">
          <w:delText xml:space="preserve"> </w:delText>
        </w:r>
      </w:del>
      <w:r w:rsidR="00255232" w:rsidRPr="00D35CA5">
        <w:t xml:space="preserve">since frequent mobility is one of the distinctive strategies of the site. </w:t>
      </w:r>
      <w:r w:rsidRPr="00D35CA5">
        <w:t xml:space="preserve"> </w:t>
      </w:r>
    </w:p>
    <w:p w14:paraId="638DE3B3" w14:textId="5BAE9D48" w:rsidR="00EA6F48" w:rsidRPr="00D35CA5" w:rsidRDefault="00E51413">
      <w:pPr>
        <w:keepNext/>
        <w:spacing w:line="360" w:lineRule="auto"/>
        <w:jc w:val="both"/>
      </w:pPr>
      <w:commentRangeStart w:id="415"/>
      <w:r>
        <w:rPr>
          <w:noProof/>
        </w:rPr>
        <w:drawing>
          <wp:inline distT="0" distB="0" distL="0" distR="0" wp14:anchorId="54D4C7D2" wp14:editId="00DAEAC8">
            <wp:extent cx="5745480" cy="6607572"/>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umetric core1 带线gai色块.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5845" cy="6619493"/>
                    </a:xfrm>
                    <a:prstGeom prst="rect">
                      <a:avLst/>
                    </a:prstGeom>
                  </pic:spPr>
                </pic:pic>
              </a:graphicData>
            </a:graphic>
          </wp:inline>
        </w:drawing>
      </w:r>
      <w:commentRangeEnd w:id="415"/>
      <w:r w:rsidR="00764F24">
        <w:rPr>
          <w:rStyle w:val="CommentReference"/>
        </w:rPr>
        <w:commentReference w:id="415"/>
      </w:r>
    </w:p>
    <w:p w14:paraId="12445B04" w14:textId="2FE7946D" w:rsidR="006505A6" w:rsidRPr="0081667D" w:rsidRDefault="00EA6F48" w:rsidP="00AF7AB5">
      <w:pPr>
        <w:pStyle w:val="Caption"/>
        <w:jc w:val="both"/>
        <w:rPr>
          <w:rFonts w:ascii="Times New Roman" w:hAnsi="Times New Roman" w:cs="Times New Roman"/>
          <w:b/>
          <w:bCs/>
          <w:sz w:val="24"/>
          <w:szCs w:val="24"/>
        </w:rPr>
      </w:pPr>
      <w:bookmarkStart w:id="416" w:name="_Ref39017880"/>
      <w:r w:rsidRPr="0081667D">
        <w:rPr>
          <w:rFonts w:ascii="Times New Roman" w:hAnsi="Times New Roman" w:cs="Times New Roman"/>
          <w:b/>
          <w:bCs/>
          <w:sz w:val="24"/>
          <w:szCs w:val="24"/>
        </w:rPr>
        <w:t xml:space="preserve">Figure </w:t>
      </w:r>
      <w:r w:rsidRPr="0081667D">
        <w:rPr>
          <w:rFonts w:ascii="Times New Roman" w:hAnsi="Times New Roman" w:cs="Times New Roman"/>
          <w:b/>
          <w:bCs/>
          <w:sz w:val="24"/>
          <w:szCs w:val="24"/>
        </w:rPr>
        <w:fldChar w:fldCharType="begin"/>
      </w:r>
      <w:r w:rsidRPr="0081667D">
        <w:rPr>
          <w:rFonts w:ascii="Times New Roman" w:hAnsi="Times New Roman" w:cs="Times New Roman"/>
          <w:b/>
          <w:bCs/>
          <w:sz w:val="24"/>
          <w:szCs w:val="24"/>
        </w:rPr>
        <w:instrText xml:space="preserve"> SEQ Figure \* ARABIC </w:instrText>
      </w:r>
      <w:r w:rsidRPr="0081667D">
        <w:rPr>
          <w:rFonts w:ascii="Times New Roman" w:hAnsi="Times New Roman" w:cs="Times New Roman"/>
          <w:b/>
          <w:bCs/>
          <w:sz w:val="24"/>
          <w:szCs w:val="24"/>
        </w:rPr>
        <w:fldChar w:fldCharType="separate"/>
      </w:r>
      <w:r w:rsidR="0081667D">
        <w:rPr>
          <w:rFonts w:ascii="Times New Roman" w:hAnsi="Times New Roman" w:cs="Times New Roman"/>
          <w:b/>
          <w:bCs/>
          <w:noProof/>
          <w:sz w:val="24"/>
          <w:szCs w:val="24"/>
        </w:rPr>
        <w:t>5</w:t>
      </w:r>
      <w:r w:rsidRPr="0081667D">
        <w:rPr>
          <w:rFonts w:ascii="Times New Roman" w:hAnsi="Times New Roman" w:cs="Times New Roman"/>
          <w:b/>
          <w:bCs/>
          <w:sz w:val="24"/>
          <w:szCs w:val="24"/>
        </w:rPr>
        <w:fldChar w:fldCharType="end"/>
      </w:r>
      <w:bookmarkEnd w:id="416"/>
      <w:r w:rsidR="0081667D" w:rsidRPr="0081667D">
        <w:rPr>
          <w:rFonts w:ascii="Times New Roman" w:hAnsi="Times New Roman" w:cs="Times New Roman"/>
          <w:b/>
          <w:bCs/>
          <w:sz w:val="24"/>
          <w:szCs w:val="24"/>
        </w:rPr>
        <w:t xml:space="preserve"> | </w:t>
      </w:r>
      <w:r w:rsidRPr="0081667D">
        <w:rPr>
          <w:rFonts w:ascii="Times New Roman" w:hAnsi="Times New Roman" w:cs="Times New Roman"/>
          <w:b/>
          <w:bCs/>
          <w:sz w:val="24"/>
          <w:szCs w:val="24"/>
        </w:rPr>
        <w:t>Volumetric cores</w:t>
      </w:r>
      <w:r w:rsidR="0081667D" w:rsidRPr="0081667D">
        <w:rPr>
          <w:rFonts w:ascii="Times New Roman" w:hAnsi="Times New Roman" w:cs="Times New Roman"/>
          <w:b/>
          <w:bCs/>
          <w:sz w:val="24"/>
          <w:szCs w:val="24"/>
        </w:rPr>
        <w:t>.</w:t>
      </w:r>
      <w:r w:rsidR="003F76A2">
        <w:rPr>
          <w:rFonts w:ascii="Times New Roman" w:hAnsi="Times New Roman" w:cs="Times New Roman"/>
          <w:b/>
          <w:bCs/>
          <w:sz w:val="24"/>
          <w:szCs w:val="24"/>
        </w:rPr>
        <w:t xml:space="preserve"> </w:t>
      </w:r>
      <w:r w:rsidR="003F76A2" w:rsidRPr="003F76A2">
        <w:rPr>
          <w:rFonts w:ascii="Times New Roman" w:hAnsi="Times New Roman" w:cs="Times New Roman"/>
          <w:sz w:val="24"/>
          <w:szCs w:val="24"/>
        </w:rPr>
        <w:t>(a)</w:t>
      </w:r>
      <w:r w:rsidR="003F76A2">
        <w:rPr>
          <w:rFonts w:ascii="Times New Roman" w:hAnsi="Times New Roman" w:cs="Times New Roman"/>
          <w:sz w:val="24"/>
          <w:szCs w:val="24"/>
        </w:rPr>
        <w:t>: scheme and photo of a volumetric core, from which 3 end products are detached. The platform is prepared</w:t>
      </w:r>
      <w:r w:rsidR="00325C50">
        <w:rPr>
          <w:rFonts w:ascii="Times New Roman" w:hAnsi="Times New Roman" w:cs="Times New Roman"/>
          <w:sz w:val="24"/>
          <w:szCs w:val="24"/>
        </w:rPr>
        <w:t xml:space="preserve"> and the</w:t>
      </w:r>
      <w:r w:rsidR="003F76A2">
        <w:rPr>
          <w:rFonts w:ascii="Times New Roman" w:hAnsi="Times New Roman" w:cs="Times New Roman"/>
          <w:sz w:val="24"/>
          <w:szCs w:val="24"/>
        </w:rPr>
        <w:t xml:space="preserve"> </w:t>
      </w:r>
      <w:r w:rsidR="003F76A2" w:rsidRPr="003F76A2">
        <w:rPr>
          <w:rFonts w:ascii="Times New Roman" w:hAnsi="Times New Roman" w:cs="Times New Roman"/>
          <w:sz w:val="24"/>
          <w:szCs w:val="24"/>
        </w:rPr>
        <w:t xml:space="preserve">lateral </w:t>
      </w:r>
      <w:r w:rsidR="00325C50">
        <w:rPr>
          <w:rFonts w:ascii="Times New Roman" w:hAnsi="Times New Roman" w:cs="Times New Roman"/>
          <w:sz w:val="24"/>
          <w:szCs w:val="24"/>
        </w:rPr>
        <w:t xml:space="preserve">part is removed in order to preparing the flaking surface. (b): scheme, photo and sketch of </w:t>
      </w:r>
      <w:r w:rsidR="00C06CE1">
        <w:rPr>
          <w:rFonts w:ascii="Times New Roman" w:hAnsi="Times New Roman" w:cs="Times New Roman"/>
          <w:sz w:val="24"/>
          <w:szCs w:val="24"/>
        </w:rPr>
        <w:t>another volumetric core,</w:t>
      </w:r>
      <w:r w:rsidR="00325C50">
        <w:rPr>
          <w:rFonts w:ascii="Times New Roman" w:hAnsi="Times New Roman" w:cs="Times New Roman"/>
          <w:sz w:val="24"/>
          <w:szCs w:val="24"/>
        </w:rPr>
        <w:t xml:space="preserve"> from which successive end-products were achieved. Platform and lateral parts are prepared. (c): scheme and photo of </w:t>
      </w:r>
      <w:r w:rsidR="00C06CE1">
        <w:rPr>
          <w:rFonts w:ascii="Times New Roman" w:hAnsi="Times New Roman" w:cs="Times New Roman"/>
          <w:sz w:val="24"/>
          <w:szCs w:val="24"/>
        </w:rPr>
        <w:t>another volumetric core</w:t>
      </w:r>
      <w:r w:rsidR="00325C50">
        <w:rPr>
          <w:rFonts w:ascii="Times New Roman" w:hAnsi="Times New Roman" w:cs="Times New Roman"/>
          <w:sz w:val="24"/>
          <w:szCs w:val="24"/>
        </w:rPr>
        <w:t>. The black arrows with black circle show the directions and impacts of removals. The reduction pattern is bidirectional.</w:t>
      </w:r>
    </w:p>
    <w:p w14:paraId="3765A550" w14:textId="77777777" w:rsidR="007D54D8" w:rsidRPr="007D54D8" w:rsidRDefault="007D54D8" w:rsidP="007D54D8"/>
    <w:p w14:paraId="3D3B7A75" w14:textId="04908EA4" w:rsidR="003479F8" w:rsidRDefault="003479F8" w:rsidP="00AF7AB5">
      <w:pPr>
        <w:pStyle w:val="Heading1"/>
        <w:rPr>
          <w:ins w:id="417" w:author="Ben Marwick" w:date="2020-10-05T13:59:00Z"/>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Discussion</w:t>
      </w:r>
    </w:p>
    <w:p w14:paraId="38BCED51" w14:textId="77777777" w:rsidR="00554F4E" w:rsidRPr="00554F4E" w:rsidRDefault="00554F4E" w:rsidP="00554F4E">
      <w:pPr>
        <w:rPr>
          <w:rPrChange w:id="418" w:author="Ben Marwick" w:date="2020-10-05T13:59:00Z">
            <w:rPr>
              <w:rFonts w:ascii="Times New Roman" w:hAnsi="Times New Roman" w:cs="Times New Roman"/>
              <w:b/>
              <w:bCs/>
              <w:color w:val="auto"/>
              <w:sz w:val="24"/>
              <w:szCs w:val="24"/>
            </w:rPr>
          </w:rPrChange>
        </w:rPr>
        <w:pPrChange w:id="419" w:author="Ben Marwick" w:date="2020-10-05T13:59:00Z">
          <w:pPr>
            <w:pStyle w:val="Heading1"/>
          </w:pPr>
        </w:pPrChange>
      </w:pPr>
    </w:p>
    <w:p w14:paraId="79505D49" w14:textId="0B334815" w:rsidR="00E36ADE" w:rsidRPr="00D35CA5" w:rsidRDefault="00E10F5D">
      <w:pPr>
        <w:autoSpaceDE w:val="0"/>
        <w:autoSpaceDN w:val="0"/>
        <w:adjustRightInd w:val="0"/>
        <w:spacing w:line="360" w:lineRule="auto"/>
      </w:pPr>
      <w:r w:rsidRPr="00D35CA5">
        <w:t xml:space="preserve">The variability of prehistoric </w:t>
      </w:r>
      <w:r w:rsidR="004E5266" w:rsidRPr="00D35CA5">
        <w:t xml:space="preserve">knapping </w:t>
      </w:r>
      <w:ins w:id="420" w:author="Ben Marwick" w:date="2020-10-05T13:52:00Z">
        <w:r w:rsidR="00554F4E">
          <w:t xml:space="preserve">was </w:t>
        </w:r>
      </w:ins>
      <w:r w:rsidR="004E5266" w:rsidRPr="00D35CA5">
        <w:t xml:space="preserve">clearly far more complex and multicausal than the classificatory schemes </w:t>
      </w:r>
      <w:del w:id="421" w:author="Ben Marwick" w:date="2020-10-05T00:28:00Z">
        <w:r w:rsidR="004E5266" w:rsidRPr="00D35CA5" w:rsidDel="00764F24">
          <w:delText xml:space="preserve">we </w:delText>
        </w:r>
        <w:r w:rsidR="004C1A31" w:rsidRPr="00D35CA5" w:rsidDel="00764F24">
          <w:delText>now</w:delText>
        </w:r>
      </w:del>
      <w:ins w:id="422" w:author="Ben Marwick" w:date="2020-10-05T00:28:00Z">
        <w:r w:rsidR="00764F24">
          <w:t>in current</w:t>
        </w:r>
      </w:ins>
      <w:r w:rsidR="004C1A31" w:rsidRPr="00D35CA5">
        <w:t xml:space="preserve"> </w:t>
      </w:r>
      <w:r w:rsidR="004E5266" w:rsidRPr="00D35CA5">
        <w:t xml:space="preserve">use in lithic systematics. </w:t>
      </w:r>
      <w:r w:rsidR="003F369C" w:rsidRPr="00D35CA5">
        <w:t xml:space="preserve">This </w:t>
      </w:r>
      <w:r w:rsidR="006A0B83" w:rsidRPr="00D35CA5">
        <w:t>‘</w:t>
      </w:r>
      <w:r w:rsidR="003F369C" w:rsidRPr="00D35CA5">
        <w:t>pool of knowledge</w:t>
      </w:r>
      <w:r w:rsidR="006A0B83" w:rsidRPr="00D35CA5">
        <w:t>’</w:t>
      </w:r>
      <w:r w:rsidR="003F369C" w:rsidRPr="00D35CA5">
        <w:t xml:space="preserve"> </w:t>
      </w:r>
      <w:del w:id="423" w:author="Ben Marwick" w:date="2020-10-05T13:53:00Z">
        <w:r w:rsidR="009E6338" w:rsidRPr="00D35CA5" w:rsidDel="00554F4E">
          <w:delText xml:space="preserve">in </w:delText>
        </w:r>
      </w:del>
      <w:ins w:id="424" w:author="Ben Marwick" w:date="2020-10-05T13:53:00Z">
        <w:r w:rsidR="00554F4E">
          <w:t>evident at</w:t>
        </w:r>
        <w:r w:rsidR="00554F4E" w:rsidRPr="00D35CA5">
          <w:t xml:space="preserve"> </w:t>
        </w:r>
      </w:ins>
      <w:proofErr w:type="spellStart"/>
      <w:r w:rsidR="009E6338" w:rsidRPr="00D35CA5">
        <w:t>Guanyindong</w:t>
      </w:r>
      <w:proofErr w:type="spellEnd"/>
      <w:r w:rsidR="009E6338" w:rsidRPr="00D35CA5">
        <w:t xml:space="preserve"> </w:t>
      </w:r>
      <w:r w:rsidR="003F369C" w:rsidRPr="00D35CA5">
        <w:t xml:space="preserve">may </w:t>
      </w:r>
      <w:r w:rsidR="006A0B83" w:rsidRPr="00D35CA5">
        <w:t xml:space="preserve">initially be caused by </w:t>
      </w:r>
      <w:r w:rsidR="003F369C" w:rsidRPr="00D35CA5">
        <w:t>specific</w:t>
      </w:r>
      <w:ins w:id="425" w:author="Ben Marwick" w:date="2020-10-05T13:52:00Z">
        <w:r w:rsidR="00554F4E">
          <w:t>, distinct</w:t>
        </w:r>
      </w:ins>
      <w:r w:rsidR="003F369C" w:rsidRPr="00D35CA5">
        <w:t xml:space="preserve"> and isolated </w:t>
      </w:r>
      <w:del w:id="426" w:author="Ben Marwick" w:date="2020-10-05T13:53:00Z">
        <w:r w:rsidR="003F369C" w:rsidRPr="00D35CA5" w:rsidDel="00554F4E">
          <w:delText xml:space="preserve">distinct </w:delText>
        </w:r>
      </w:del>
      <w:r w:rsidR="003F369C" w:rsidRPr="00D35CA5">
        <w:t>groups</w:t>
      </w:r>
      <w:r w:rsidR="007D3277" w:rsidRPr="00D35CA5">
        <w:t xml:space="preserve"> that implemented techno-cultural diversity </w:t>
      </w:r>
      <w:r w:rsidR="006A0B83" w:rsidRPr="00D35CA5">
        <w:t xml:space="preserve">repeatedly occupied the cave </w:t>
      </w:r>
      <w:r w:rsidR="003F369C" w:rsidRPr="00D35CA5">
        <w:t xml:space="preserve">during the Late Middle </w:t>
      </w:r>
      <w:r w:rsidR="006A0B83" w:rsidRPr="00D35CA5">
        <w:t>Pleistocene</w:t>
      </w:r>
      <w:ins w:id="427" w:author="Ben Marwick" w:date="2020-10-05T00:28:00Z">
        <w:r w:rsidR="00E82F1A">
          <w:t xml:space="preserve"> (</w:t>
        </w:r>
      </w:ins>
      <w:ins w:id="428" w:author="Ben Marwick" w:date="2020-10-05T00:29:00Z">
        <w:r w:rsidR="00E82F1A">
          <w:t xml:space="preserve">cf. </w:t>
        </w:r>
        <w:commentRangeStart w:id="429"/>
        <w:r w:rsidR="00E82F1A" w:rsidRPr="00E82F1A">
          <w:t>Lycett</w:t>
        </w:r>
        <w:r w:rsidR="00E82F1A">
          <w:t xml:space="preserve"> and </w:t>
        </w:r>
        <w:r w:rsidR="00E82F1A" w:rsidRPr="00E82F1A">
          <w:t>Norton</w:t>
        </w:r>
        <w:r w:rsidR="00E82F1A">
          <w:t xml:space="preserve"> </w:t>
        </w:r>
        <w:r w:rsidR="00E82F1A" w:rsidRPr="00E82F1A">
          <w:t>2010</w:t>
        </w:r>
      </w:ins>
      <w:commentRangeEnd w:id="429"/>
      <w:ins w:id="430" w:author="Ben Marwick" w:date="2020-10-05T00:30:00Z">
        <w:r w:rsidR="00E82F1A">
          <w:rPr>
            <w:rStyle w:val="CommentReference"/>
          </w:rPr>
          <w:commentReference w:id="429"/>
        </w:r>
      </w:ins>
      <w:ins w:id="431" w:author="Ben Marwick" w:date="2020-10-05T00:29:00Z">
        <w:r w:rsidR="00E82F1A" w:rsidRPr="00E82F1A">
          <w:t>)</w:t>
        </w:r>
      </w:ins>
      <w:r w:rsidR="006A0B83" w:rsidRPr="00D35CA5">
        <w:t xml:space="preserve">.  </w:t>
      </w:r>
      <w:del w:id="432" w:author="Ben Marwick" w:date="2020-10-05T00:31:00Z">
        <w:r w:rsidR="006A0B83" w:rsidRPr="00D35CA5" w:rsidDel="00E82F1A">
          <w:delText xml:space="preserve">Other </w:delText>
        </w:r>
      </w:del>
      <w:ins w:id="433" w:author="Ben Marwick" w:date="2020-10-05T00:31:00Z">
        <w:r w:rsidR="00E82F1A">
          <w:t>Another</w:t>
        </w:r>
        <w:r w:rsidR="00E82F1A" w:rsidRPr="00D35CA5">
          <w:t xml:space="preserve"> </w:t>
        </w:r>
      </w:ins>
      <w:r w:rsidR="006A0B83" w:rsidRPr="00D35CA5">
        <w:t xml:space="preserve">potential explanation </w:t>
      </w:r>
      <w:del w:id="434" w:author="Ben Marwick" w:date="2020-10-05T00:30:00Z">
        <w:r w:rsidR="006A0B83" w:rsidRPr="00D35CA5" w:rsidDel="00E82F1A">
          <w:delText>comes from that the</w:delText>
        </w:r>
      </w:del>
      <w:ins w:id="435" w:author="Ben Marwick" w:date="2020-10-05T00:30:00Z">
        <w:r w:rsidR="00E82F1A">
          <w:t xml:space="preserve">may </w:t>
        </w:r>
      </w:ins>
      <w:ins w:id="436" w:author="Ben Marwick" w:date="2020-10-05T00:31:00Z">
        <w:r w:rsidR="00E82F1A">
          <w:t>be that</w:t>
        </w:r>
      </w:ins>
      <w:r w:rsidR="006A0B83" w:rsidRPr="00D35CA5">
        <w:t xml:space="preserve"> </w:t>
      </w:r>
      <w:r w:rsidR="000C3214" w:rsidRPr="00D35CA5">
        <w:t xml:space="preserve">different </w:t>
      </w:r>
      <w:ins w:id="437" w:author="Ben Marwick" w:date="2020-10-05T00:31:00Z">
        <w:r w:rsidR="00E82F1A">
          <w:t xml:space="preserve">technological </w:t>
        </w:r>
      </w:ins>
      <w:r w:rsidR="000C3214" w:rsidRPr="00D35CA5">
        <w:t xml:space="preserve">systems are entangled internally rather than isolated. </w:t>
      </w:r>
      <w:r w:rsidR="00226F19" w:rsidRPr="00D35CA5">
        <w:t>T</w:t>
      </w:r>
      <w:r w:rsidR="000C3214" w:rsidRPr="00D35CA5">
        <w:t>he flake</w:t>
      </w:r>
      <w:ins w:id="438" w:author="Ben Marwick" w:date="2020-10-05T13:53:00Z">
        <w:r w:rsidR="00554F4E">
          <w:t>s</w:t>
        </w:r>
      </w:ins>
      <w:r w:rsidR="000C3214" w:rsidRPr="00D35CA5">
        <w:t xml:space="preserve"> produced by </w:t>
      </w:r>
      <w:ins w:id="439" w:author="Ben Marwick" w:date="2020-10-05T00:31:00Z">
        <w:r w:rsidR="00E82F1A">
          <w:t xml:space="preserve">a </w:t>
        </w:r>
      </w:ins>
      <w:r w:rsidR="000C3214" w:rsidRPr="00D35CA5">
        <w:t>discoid</w:t>
      </w:r>
      <w:ins w:id="440" w:author="Ben Marwick" w:date="2020-10-05T00:31:00Z">
        <w:r w:rsidR="00E82F1A">
          <w:t xml:space="preserve"> system</w:t>
        </w:r>
      </w:ins>
      <w:r w:rsidR="00226F19" w:rsidRPr="00D35CA5">
        <w:t>, for example</w:t>
      </w:r>
      <w:r w:rsidR="004C1A31" w:rsidRPr="00D35CA5">
        <w:t>,</w:t>
      </w:r>
      <w:r w:rsidR="000C3214" w:rsidRPr="00D35CA5">
        <w:t xml:space="preserve"> can be transferred into </w:t>
      </w:r>
      <w:ins w:id="441" w:author="Ben Marwick" w:date="2020-10-05T13:53:00Z">
        <w:r w:rsidR="00554F4E">
          <w:t xml:space="preserve">a </w:t>
        </w:r>
      </w:ins>
      <w:r w:rsidR="000C3214" w:rsidRPr="00D35CA5">
        <w:t xml:space="preserve">core-on-flake </w:t>
      </w:r>
      <w:ins w:id="442" w:author="Ben Marwick" w:date="2020-10-05T13:53:00Z">
        <w:r w:rsidR="00554F4E">
          <w:t xml:space="preserve">system </w:t>
        </w:r>
      </w:ins>
      <w:r w:rsidR="000C3214" w:rsidRPr="00D35CA5">
        <w:t xml:space="preserve">as evidenced </w:t>
      </w:r>
      <w:del w:id="443" w:author="Ben Marwick" w:date="2020-10-05T00:31:00Z">
        <w:r w:rsidR="000C3214" w:rsidRPr="00D35CA5" w:rsidDel="00E82F1A">
          <w:delText>in</w:delText>
        </w:r>
        <w:r w:rsidR="0077187D" w:rsidRPr="00D35CA5" w:rsidDel="00E82F1A">
          <w:delText xml:space="preserve"> </w:delText>
        </w:r>
      </w:del>
      <w:ins w:id="444" w:author="Ben Marwick" w:date="2020-10-05T00:31:00Z">
        <w:r w:rsidR="00E82F1A">
          <w:t xml:space="preserve">by </w:t>
        </w:r>
        <w:proofErr w:type="spellStart"/>
        <w:r w:rsidR="00E82F1A">
          <w:t>Faivre</w:t>
        </w:r>
        <w:proofErr w:type="spellEnd"/>
        <w:r w:rsidR="00E82F1A" w:rsidRPr="00D35CA5">
          <w:t xml:space="preserve"> </w:t>
        </w:r>
      </w:ins>
      <w:r w:rsidR="0077187D" w:rsidRPr="00D35CA5">
        <w:fldChar w:fldCharType="begin"/>
      </w:r>
      <w:r w:rsidR="0077187D" w:rsidRPr="00D35CA5">
        <w:instrText xml:space="preserve"> ADDIN EN.CITE &lt;EndNote&gt;&lt;Cite&gt;&lt;Author&gt;Faivre&lt;/Author&gt;&lt;Year&gt;2004&lt;/Year&gt;&lt;RecNum&gt;5551&lt;/RecNum&gt;&lt;DisplayText&gt;(Faivre 2004)&lt;/DisplayText&gt;&lt;record&gt;&lt;rec-number&gt;5551&lt;/rec-number&gt;&lt;foreign-keys&gt;&lt;key app="EN" db-id="2e0tpp90z59szvexrf15t22p2ewafwer550w" timestamp="1587911438"&gt;5551&lt;/key&gt;&lt;/foreign-keys&gt;&lt;ref-type name="Journal Article"&gt;17&lt;/ref-type&gt;&lt;contributors&gt;&lt;authors&gt;&lt;author&gt;&lt;style face="normal" font="default" size="100%"&gt;Faivre, J.P&lt;/style&gt;&lt;style face="normal" font="default" charset="134" size="100%"&gt;.&lt;/style&gt;&lt;/author&gt;&lt;/authors&gt;&lt;/contributors&gt;&lt;titles&gt;&lt;title&gt;&lt;style face="normal" font="default" size="100%"&gt;L&lt;/style&gt;&lt;style face="normal" font="default" charset="134" size="100%"&gt;’industrie lithique moust&lt;/style&gt;&lt;style face="normal" font="default" size="100%"&gt;érienne du niveau G7 des Fieux (Miers, Lot): des matériaux, des schémas opératoires, un même objectif&lt;/style&gt;&lt;/title&gt;&lt;secondary-title&gt;Paléo&lt;/secondary-title&gt;&lt;/titles&gt;&lt;periodical&gt;&lt;full-title&gt;Paléo&lt;/full-title&gt;&lt;/periodical&gt;&lt;pages&gt;71-90&lt;/pages&gt;&lt;volume&gt;16&lt;/volume&gt;&lt;dates&gt;&lt;year&gt;2004&lt;/year&gt;&lt;/dates&gt;&lt;urls&gt;&lt;/urls&gt;&lt;/record&gt;&lt;/Cite&gt;&lt;/EndNote&gt;</w:instrText>
      </w:r>
      <w:r w:rsidR="0077187D" w:rsidRPr="00D35CA5">
        <w:fldChar w:fldCharType="separate"/>
      </w:r>
      <w:r w:rsidR="0077187D" w:rsidRPr="00D35CA5">
        <w:rPr>
          <w:noProof/>
        </w:rPr>
        <w:t>(</w:t>
      </w:r>
      <w:del w:id="445" w:author="Ben Marwick" w:date="2020-10-05T00:31:00Z">
        <w:r w:rsidR="0077187D" w:rsidRPr="00D35CA5" w:rsidDel="00E82F1A">
          <w:rPr>
            <w:noProof/>
          </w:rPr>
          <w:delText xml:space="preserve">Faivre </w:delText>
        </w:r>
      </w:del>
      <w:r w:rsidR="0077187D" w:rsidRPr="00D35CA5">
        <w:rPr>
          <w:noProof/>
        </w:rPr>
        <w:t>2004)</w:t>
      </w:r>
      <w:r w:rsidR="0077187D" w:rsidRPr="00D35CA5">
        <w:fldChar w:fldCharType="end"/>
      </w:r>
      <w:r w:rsidR="0077187D" w:rsidRPr="00D35CA5">
        <w:t xml:space="preserve">. </w:t>
      </w:r>
      <w:r w:rsidR="00610A13" w:rsidRPr="00D35CA5">
        <w:t xml:space="preserve">Those by-products or end-products of different strategies can be </w:t>
      </w:r>
      <w:r w:rsidR="00731E56" w:rsidRPr="00D35CA5">
        <w:t>intertwined</w:t>
      </w:r>
      <w:r w:rsidR="00610A13" w:rsidRPr="00D35CA5">
        <w:t xml:space="preserve"> inevitably.</w:t>
      </w:r>
      <w:r w:rsidR="000C3214" w:rsidRPr="00D35CA5">
        <w:t xml:space="preserve"> </w:t>
      </w:r>
      <w:ins w:id="446" w:author="Ben Marwick" w:date="2020-10-05T13:54:00Z">
        <w:r w:rsidR="00554F4E">
          <w:t>T</w:t>
        </w:r>
      </w:ins>
      <w:del w:id="447" w:author="Ben Marwick" w:date="2020-10-05T13:53:00Z">
        <w:r w:rsidR="005F198C" w:rsidRPr="00D35CA5" w:rsidDel="00554F4E">
          <w:delText>Some regarded t</w:delText>
        </w:r>
      </w:del>
      <w:r w:rsidR="005F198C" w:rsidRPr="00D35CA5">
        <w:t>h</w:t>
      </w:r>
      <w:ins w:id="448" w:author="Ben Marwick" w:date="2020-10-05T13:53:00Z">
        <w:r w:rsidR="00554F4E">
          <w:t>is kind of</w:t>
        </w:r>
      </w:ins>
      <w:del w:id="449" w:author="Ben Marwick" w:date="2020-10-05T13:53:00Z">
        <w:r w:rsidR="005F198C" w:rsidRPr="00D35CA5" w:rsidDel="00554F4E">
          <w:delText>e</w:delText>
        </w:r>
      </w:del>
      <w:r w:rsidR="005F198C" w:rsidRPr="00D35CA5">
        <w:t xml:space="preserve"> lithic production </w:t>
      </w:r>
      <w:ins w:id="450" w:author="Ben Marwick" w:date="2020-10-05T13:53:00Z">
        <w:r w:rsidR="00554F4E">
          <w:t xml:space="preserve">may be </w:t>
        </w:r>
      </w:ins>
      <w:ins w:id="451" w:author="Ben Marwick" w:date="2020-10-05T13:54:00Z">
        <w:r w:rsidR="00554F4E">
          <w:t>considered</w:t>
        </w:r>
      </w:ins>
      <w:ins w:id="452" w:author="Ben Marwick" w:date="2020-10-05T13:53:00Z">
        <w:r w:rsidR="00554F4E">
          <w:t xml:space="preserve"> </w:t>
        </w:r>
      </w:ins>
      <w:r w:rsidR="005F198C" w:rsidRPr="00D35CA5">
        <w:t>as</w:t>
      </w:r>
      <w:ins w:id="453" w:author="Ben Marwick" w:date="2020-10-05T13:53:00Z">
        <w:r w:rsidR="00554F4E">
          <w:t xml:space="preserve"> a</w:t>
        </w:r>
      </w:ins>
      <w:r w:rsidR="005F198C" w:rsidRPr="00D35CA5">
        <w:t xml:space="preserve"> ‘fluid behavioral set’ that is influenced by technique, raw material and environment</w:t>
      </w:r>
      <w:r w:rsidR="00E534BC" w:rsidRPr="00D35CA5">
        <w:t xml:space="preserve"> </w:t>
      </w:r>
      <w:r w:rsidR="00E534BC" w:rsidRPr="00D35CA5">
        <w:fldChar w:fldCharType="begin"/>
      </w:r>
      <w:r w:rsidR="00E534BC" w:rsidRPr="00D35CA5">
        <w:instrText xml:space="preserve"> ADDIN EN.CITE &lt;EndNote&gt;&lt;Cite&gt;&lt;Author&gt;Shott&lt;/Author&gt;&lt;Year&gt;2011&lt;/Year&gt;&lt;RecNum&gt;5579&lt;/RecNum&gt;&lt;DisplayText&gt;(Shott, Lindly et al. 2011)&lt;/DisplayText&gt;&lt;record&gt;&lt;rec-number&gt;5579&lt;/rec-number&gt;&lt;foreign-keys&gt;&lt;key app="EN" db-id="2e0tpp90z59szvexrf15t22p2ewafwer550w" timestamp="1588102353"&gt;5579&lt;/key&gt;&lt;/foreign-keys&gt;&lt;ref-type name="Journal Article"&gt;17&lt;/ref-type&gt;&lt;contributors&gt;&lt;authors&gt;&lt;author&gt;Shott, M.J.&lt;/author&gt;&lt;author&gt;Lindly, J.&lt;/author&gt;&lt;author&gt;Clark, G.A, &lt;/author&gt;&lt;/authors&gt;&lt;/contributors&gt;&lt;titles&gt;&lt;title&gt;Special issue: reduction sequence, chaîne opératoire, and other methods: the epistemologies of different approaches to lithic analysis. Continuous modeling of core reduction: lessons from refitting cores from WHS 623x, an Upper Paleolithic site in Jordan&lt;/title&gt;&lt;secondary-title&gt;PaleoAnthropology&lt;/secondary-title&gt;&lt;/titles&gt;&lt;periodical&gt;&lt;full-title&gt;Paleoanthropology&lt;/full-title&gt;&lt;/periodical&gt;&lt;pages&gt;320-330&lt;/pages&gt;&lt;volume&gt;&lt;style face="normal" font="default" charset="134" size="100%"&gt;11&lt;/style&gt;&lt;/volume&gt;&lt;dates&gt;&lt;year&gt;&lt;style face="normal" font="default" charset="134" size="100%"&gt;2011&lt;/style&gt;&lt;/year&gt;&lt;/dates&gt;&lt;urls&gt;&lt;/urls&gt;&lt;/record&gt;&lt;/Cite&gt;&lt;/EndNote&gt;</w:instrText>
      </w:r>
      <w:r w:rsidR="00E534BC" w:rsidRPr="00D35CA5">
        <w:fldChar w:fldCharType="separate"/>
      </w:r>
      <w:r w:rsidR="00E534BC" w:rsidRPr="00D35CA5">
        <w:rPr>
          <w:noProof/>
        </w:rPr>
        <w:t>(Shott, Lindly et al. 2011)</w:t>
      </w:r>
      <w:r w:rsidR="00E534BC" w:rsidRPr="00D35CA5">
        <w:fldChar w:fldCharType="end"/>
      </w:r>
      <w:r w:rsidR="005F198C" w:rsidRPr="00D35CA5">
        <w:t xml:space="preserve">.  </w:t>
      </w:r>
      <w:r w:rsidR="00731E56" w:rsidRPr="00D35CA5">
        <w:t xml:space="preserve">This perplexity </w:t>
      </w:r>
      <w:r w:rsidR="000C3214" w:rsidRPr="00D35CA5">
        <w:t xml:space="preserve">is broadly </w:t>
      </w:r>
      <w:r w:rsidR="002270A9" w:rsidRPr="00D35CA5">
        <w:t>documented in many sites, especially in Europe, a</w:t>
      </w:r>
      <w:ins w:id="454" w:author="Ben Marwick" w:date="2020-10-05T13:54:00Z">
        <w:r w:rsidR="00554F4E">
          <w:t>nd described as a</w:t>
        </w:r>
      </w:ins>
      <w:del w:id="455" w:author="Ben Marwick" w:date="2020-10-05T13:54:00Z">
        <w:r w:rsidR="002270A9" w:rsidRPr="00D35CA5" w:rsidDel="00554F4E">
          <w:delText>s</w:delText>
        </w:r>
      </w:del>
      <w:r w:rsidR="002270A9" w:rsidRPr="00D35CA5">
        <w:t xml:space="preserve"> </w:t>
      </w:r>
      <w:r w:rsidR="00E36ADE" w:rsidRPr="00D35CA5">
        <w:t>‘</w:t>
      </w:r>
      <w:r w:rsidR="000C3214" w:rsidRPr="00D35CA5">
        <w:t>fragment</w:t>
      </w:r>
      <w:ins w:id="456" w:author="Ben Marwick" w:date="2020-10-05T13:54:00Z">
        <w:r w:rsidR="00554F4E">
          <w:t>ed</w:t>
        </w:r>
      </w:ins>
      <w:r w:rsidR="00E36ADE" w:rsidRPr="00D35CA5">
        <w:t xml:space="preserve"> character</w:t>
      </w:r>
      <w:r w:rsidR="001434B6" w:rsidRPr="00D35CA5">
        <w:t xml:space="preserve">’ </w:t>
      </w:r>
      <w:r w:rsidR="00BE3D63" w:rsidRPr="00D35CA5">
        <w:fldChar w:fldCharType="begin"/>
      </w:r>
      <w:r w:rsidR="00BE3D63" w:rsidRPr="00D35CA5">
        <w:instrText xml:space="preserve"> ADDIN EN.CITE &lt;EndNote&gt;&lt;Cite&gt;&lt;Author&gt;Turq&lt;/Author&gt;&lt;Year&gt;2013&lt;/Year&gt;&lt;RecNum&gt;5552&lt;/RecNum&gt;&lt;DisplayText&gt;(Turq, Roebroeks et al. 2013)&lt;/DisplayText&gt;&lt;record&gt;&lt;rec-number&gt;5552&lt;/rec-number&gt;&lt;foreign-keys&gt;&lt;key app="EN" db-id="2e0tpp90z59szvexrf15t22p2ewafwer550w" timestamp="1587912341"&gt;5552&lt;/key&gt;&lt;/foreign-keys&gt;&lt;ref-type name="Journal Article"&gt;17&lt;/ref-type&gt;&lt;contributors&gt;&lt;authors&gt;&lt;author&gt;Turq, Alain&lt;/author&gt;&lt;author&gt;Roebroeks, Wil&lt;/author&gt;&lt;author&gt;Bourguignon, Laurence&lt;/author&gt;&lt;author&gt;Faivre, Jean-Philippe&lt;/author&gt;&lt;/authors&gt;&lt;/contributors&gt;&lt;titles&gt;&lt;title&gt;The fragmented character of Middle Palaeolithic stone tool technology&lt;/title&gt;&lt;secondary-title&gt;Journal of Human Evolution&lt;/secondary-title&gt;&lt;/titles&gt;&lt;periodical&gt;&lt;full-title&gt;Journal of Human Evolution&lt;/full-title&gt;&lt;/periodical&gt;&lt;pages&gt;641-655&lt;/pages&gt;&lt;volume&gt;65&lt;/volume&gt;&lt;number&gt;5&lt;/number&gt;&lt;keywords&gt;&lt;keyword&gt;Raw material transport&lt;/keyword&gt;&lt;keyword&gt;Mobility&lt;/keyword&gt;&lt;keyword&gt;Western Europe&lt;/keyword&gt;&lt;keyword&gt;Pleistocene&lt;/keyword&gt;&lt;keyword&gt;Neandertals&lt;/keyword&gt;&lt;/keywords&gt;&lt;dates&gt;&lt;year&gt;2013&lt;/year&gt;&lt;pub-dates&gt;&lt;date&gt;2013/11/01/&lt;/date&gt;&lt;/pub-dates&gt;&lt;/dates&gt;&lt;isbn&gt;0047-2484&lt;/isbn&gt;&lt;urls&gt;&lt;related-urls&gt;&lt;url&gt;http://www.sciencedirect.com/science/article/pii/S0047248413001899&lt;/url&gt;&lt;/related-urls&gt;&lt;/urls&gt;&lt;electronic-resource-num&gt;https://doi.org/10.1016/j.jhevol.2013.07.014&lt;/electronic-resource-num&gt;&lt;/record&gt;&lt;/Cite&gt;&lt;/EndNote&gt;</w:instrText>
      </w:r>
      <w:r w:rsidR="00BE3D63" w:rsidRPr="00D35CA5">
        <w:fldChar w:fldCharType="separate"/>
      </w:r>
      <w:r w:rsidR="00BE3D63" w:rsidRPr="00D35CA5">
        <w:rPr>
          <w:noProof/>
        </w:rPr>
        <w:t>(Turq, Roebroeks et al. 2013)</w:t>
      </w:r>
      <w:r w:rsidR="00BE3D63" w:rsidRPr="00D35CA5">
        <w:fldChar w:fldCharType="end"/>
      </w:r>
      <w:r w:rsidR="00731E56" w:rsidRPr="00D35CA5">
        <w:t>.</w:t>
      </w:r>
      <w:r w:rsidR="00F4769F" w:rsidRPr="00D35CA5">
        <w:t xml:space="preserve"> </w:t>
      </w:r>
      <w:ins w:id="457" w:author="Ben Marwick" w:date="2020-10-05T14:00:00Z">
        <w:r w:rsidR="00554F4E">
          <w:t xml:space="preserve">We propose this concept may be relevant to understanding the </w:t>
        </w:r>
        <w:proofErr w:type="spellStart"/>
        <w:r w:rsidR="00554F4E" w:rsidRPr="00D35CA5">
          <w:t>Guanyindong</w:t>
        </w:r>
        <w:proofErr w:type="spellEnd"/>
        <w:r w:rsidR="00554F4E" w:rsidRPr="00D35CA5">
          <w:t xml:space="preserve"> </w:t>
        </w:r>
        <w:r w:rsidR="00554F4E">
          <w:t xml:space="preserve">hominins also. </w:t>
        </w:r>
      </w:ins>
      <w:r w:rsidR="00E36ADE" w:rsidRPr="00D35CA5">
        <w:t>T</w:t>
      </w:r>
      <w:r w:rsidR="0060438C" w:rsidRPr="00D35CA5">
        <w:t xml:space="preserve">he </w:t>
      </w:r>
      <w:r w:rsidR="00C750F8" w:rsidRPr="00D35CA5">
        <w:t xml:space="preserve">selection of knapping procedures and </w:t>
      </w:r>
      <w:r w:rsidR="00F4769F" w:rsidRPr="00D35CA5">
        <w:t>manufacture and maintenance</w:t>
      </w:r>
      <w:r w:rsidR="00C750F8" w:rsidRPr="00D35CA5">
        <w:t xml:space="preserve"> of </w:t>
      </w:r>
      <w:r w:rsidR="00573349" w:rsidRPr="00D35CA5">
        <w:t>tools of</w:t>
      </w:r>
      <w:r w:rsidR="0060438C" w:rsidRPr="00D35CA5">
        <w:t xml:space="preserve"> </w:t>
      </w:r>
      <w:ins w:id="458" w:author="Ben Marwick" w:date="2020-10-05T13:55:00Z">
        <w:r w:rsidR="00554F4E">
          <w:t xml:space="preserve">the </w:t>
        </w:r>
      </w:ins>
      <w:r w:rsidR="0060438C" w:rsidRPr="00D35CA5">
        <w:t xml:space="preserve">MP industry </w:t>
      </w:r>
      <w:del w:id="459" w:author="Ben Marwick" w:date="2020-10-05T14:00:00Z">
        <w:r w:rsidR="0060438C" w:rsidRPr="00D35CA5" w:rsidDel="001C4514">
          <w:delText xml:space="preserve">in </w:delText>
        </w:r>
      </w:del>
      <w:ins w:id="460" w:author="Ben Marwick" w:date="2020-10-05T14:00:00Z">
        <w:r w:rsidR="001C4514">
          <w:t>at</w:t>
        </w:r>
        <w:r w:rsidR="001C4514" w:rsidRPr="00D35CA5">
          <w:t xml:space="preserve"> </w:t>
        </w:r>
      </w:ins>
      <w:proofErr w:type="spellStart"/>
      <w:r w:rsidR="0060438C" w:rsidRPr="00D35CA5">
        <w:t>Guanyindong</w:t>
      </w:r>
      <w:proofErr w:type="spellEnd"/>
      <w:r w:rsidR="0060438C" w:rsidRPr="00D35CA5">
        <w:t xml:space="preserve"> </w:t>
      </w:r>
      <w:del w:id="461" w:author="Ben Marwick" w:date="2020-10-05T14:00:00Z">
        <w:r w:rsidR="0060438C" w:rsidRPr="00D35CA5" w:rsidDel="001C4514">
          <w:delText xml:space="preserve">site </w:delText>
        </w:r>
        <w:r w:rsidR="00F4769F" w:rsidRPr="00D35CA5" w:rsidDel="001C4514">
          <w:delText>are</w:delText>
        </w:r>
      </w:del>
      <w:ins w:id="462" w:author="Ben Marwick" w:date="2020-10-05T14:00:00Z">
        <w:r w:rsidR="001C4514">
          <w:t>were</w:t>
        </w:r>
      </w:ins>
      <w:r w:rsidR="00F4769F" w:rsidRPr="00D35CA5">
        <w:t xml:space="preserve"> contingent on </w:t>
      </w:r>
      <w:del w:id="463" w:author="Ben Marwick" w:date="2020-10-05T13:59:00Z">
        <w:r w:rsidR="00F4769F" w:rsidRPr="00D35CA5" w:rsidDel="00554F4E">
          <w:delText xml:space="preserve">a </w:delText>
        </w:r>
        <w:r w:rsidR="003F369C" w:rsidRPr="00D35CA5" w:rsidDel="00554F4E">
          <w:delText>vast</w:delText>
        </w:r>
        <w:r w:rsidR="00F4769F" w:rsidRPr="00D35CA5" w:rsidDel="00554F4E">
          <w:delText xml:space="preserve"> </w:delText>
        </w:r>
      </w:del>
      <w:r w:rsidR="00F4769F" w:rsidRPr="00D35CA5">
        <w:t>num</w:t>
      </w:r>
      <w:ins w:id="464" w:author="Ben Marwick" w:date="2020-10-05T13:59:00Z">
        <w:r w:rsidR="00554F4E">
          <w:t>erous</w:t>
        </w:r>
      </w:ins>
      <w:del w:id="465" w:author="Ben Marwick" w:date="2020-10-05T13:59:00Z">
        <w:r w:rsidR="00F4769F" w:rsidRPr="00D35CA5" w:rsidDel="00554F4E">
          <w:delText>ber of</w:delText>
        </w:r>
      </w:del>
      <w:r w:rsidR="00F4769F" w:rsidRPr="00D35CA5">
        <w:t xml:space="preserve"> factors</w:t>
      </w:r>
      <w:ins w:id="466" w:author="Ben Marwick" w:date="2020-10-05T13:59:00Z">
        <w:r w:rsidR="00554F4E">
          <w:t xml:space="preserve">, including </w:t>
        </w:r>
      </w:ins>
      <w:del w:id="467" w:author="Ben Marwick" w:date="2020-10-05T13:59:00Z">
        <w:r w:rsidR="00F4769F" w:rsidRPr="00D35CA5" w:rsidDel="00554F4E">
          <w:delText xml:space="preserve"> </w:delText>
        </w:r>
        <w:r w:rsidR="00C750F8" w:rsidRPr="00D35CA5" w:rsidDel="00554F4E">
          <w:delText>evolving</w:delText>
        </w:r>
        <w:r w:rsidR="0060438C" w:rsidRPr="00D35CA5" w:rsidDel="00554F4E">
          <w:delText xml:space="preserve"> </w:delText>
        </w:r>
      </w:del>
      <w:r w:rsidR="0060438C" w:rsidRPr="00D35CA5">
        <w:t>raw material</w:t>
      </w:r>
      <w:ins w:id="468" w:author="Ben Marwick" w:date="2020-10-05T13:59:00Z">
        <w:r w:rsidR="00554F4E">
          <w:t>s</w:t>
        </w:r>
      </w:ins>
      <w:r w:rsidR="0060438C" w:rsidRPr="00D35CA5">
        <w:t xml:space="preserve">, </w:t>
      </w:r>
      <w:ins w:id="469" w:author="Ben Marwick" w:date="2020-10-05T13:59:00Z">
        <w:r w:rsidR="00554F4E">
          <w:t xml:space="preserve">on-site </w:t>
        </w:r>
      </w:ins>
      <w:r w:rsidR="0060438C" w:rsidRPr="00D35CA5">
        <w:t>activities, mobility</w:t>
      </w:r>
      <w:ins w:id="470" w:author="Ben Marwick" w:date="2020-10-05T13:59:00Z">
        <w:r w:rsidR="00554F4E">
          <w:t>,</w:t>
        </w:r>
      </w:ins>
      <w:r w:rsidR="0060438C" w:rsidRPr="00D35CA5">
        <w:t xml:space="preserve"> </w:t>
      </w:r>
      <w:del w:id="471" w:author="Ben Marwick" w:date="2020-10-05T13:59:00Z">
        <w:r w:rsidR="0060438C" w:rsidRPr="00D35CA5" w:rsidDel="00554F4E">
          <w:delText xml:space="preserve">or </w:delText>
        </w:r>
      </w:del>
      <w:ins w:id="472" w:author="Ben Marwick" w:date="2020-10-05T13:59:00Z">
        <w:r w:rsidR="00554F4E">
          <w:t>and</w:t>
        </w:r>
        <w:r w:rsidR="00554F4E" w:rsidRPr="00D35CA5">
          <w:t xml:space="preserve"> </w:t>
        </w:r>
      </w:ins>
      <w:r w:rsidR="0060438C" w:rsidRPr="00D35CA5">
        <w:t>the environment</w:t>
      </w:r>
      <w:del w:id="473" w:author="Ben Marwick" w:date="2020-10-05T14:00:00Z">
        <w:r w:rsidR="00D93D23" w:rsidRPr="00D35CA5" w:rsidDel="00554F4E">
          <w:delText xml:space="preserve"> as well</w:delText>
        </w:r>
      </w:del>
      <w:ins w:id="474" w:author="Ben Marwick" w:date="2020-10-05T14:01:00Z">
        <w:r w:rsidR="001C4514">
          <w:t xml:space="preserve">. </w:t>
        </w:r>
      </w:ins>
      <w:del w:id="475" w:author="Ben Marwick" w:date="2020-10-05T14:01:00Z">
        <w:r w:rsidR="00D93D23" w:rsidRPr="00D35CA5" w:rsidDel="001C4514">
          <w:delText>,</w:delText>
        </w:r>
      </w:del>
      <w:r w:rsidR="00D93D23" w:rsidRPr="00D35CA5">
        <w:t xml:space="preserve"> </w:t>
      </w:r>
      <w:del w:id="476" w:author="Ben Marwick" w:date="2020-10-05T14:01:00Z">
        <w:r w:rsidR="00D93D23" w:rsidRPr="00D35CA5" w:rsidDel="001C4514">
          <w:delText xml:space="preserve">since </w:delText>
        </w:r>
      </w:del>
      <w:ins w:id="477" w:author="Ben Marwick" w:date="2020-10-05T14:01:00Z">
        <w:r w:rsidR="001C4514">
          <w:t>All of these factors contributed to</w:t>
        </w:r>
        <w:r w:rsidR="001C4514" w:rsidRPr="00D35CA5">
          <w:t xml:space="preserve"> </w:t>
        </w:r>
      </w:ins>
      <w:r w:rsidR="00D93D23" w:rsidRPr="00D35CA5">
        <w:t xml:space="preserve">the </w:t>
      </w:r>
      <w:ins w:id="478" w:author="Ben Marwick" w:date="2020-10-05T14:01:00Z">
        <w:r w:rsidR="001C4514">
          <w:t xml:space="preserve">diverse </w:t>
        </w:r>
      </w:ins>
      <w:r w:rsidR="00D93D23" w:rsidRPr="00D35CA5">
        <w:t>situational circumstance</w:t>
      </w:r>
      <w:ins w:id="479" w:author="Ben Marwick" w:date="2020-10-05T14:00:00Z">
        <w:r w:rsidR="00554F4E">
          <w:t>s</w:t>
        </w:r>
      </w:ins>
      <w:r w:rsidR="00D93D23" w:rsidRPr="00D35CA5">
        <w:t xml:space="preserve"> </w:t>
      </w:r>
      <w:del w:id="480" w:author="Ben Marwick" w:date="2020-10-05T14:01:00Z">
        <w:r w:rsidR="00D93D23" w:rsidRPr="00D35CA5" w:rsidDel="001C4514">
          <w:delText>encounter</w:delText>
        </w:r>
      </w:del>
      <w:ins w:id="481" w:author="Ben Marwick" w:date="2020-10-05T14:01:00Z">
        <w:r w:rsidR="001C4514">
          <w:t xml:space="preserve">in which stone artefacts were made and used </w:t>
        </w:r>
        <w:r w:rsidR="001C4514">
          <w:t>at</w:t>
        </w:r>
        <w:r w:rsidR="001C4514" w:rsidRPr="00D35CA5">
          <w:t xml:space="preserve"> </w:t>
        </w:r>
        <w:proofErr w:type="spellStart"/>
        <w:r w:rsidR="001C4514" w:rsidRPr="00D35CA5">
          <w:t>Guanyindong</w:t>
        </w:r>
      </w:ins>
      <w:proofErr w:type="spellEnd"/>
      <w:ins w:id="482" w:author="Ben Marwick" w:date="2020-10-05T14:00:00Z">
        <w:r w:rsidR="00554F4E">
          <w:t>.</w:t>
        </w:r>
      </w:ins>
      <w:del w:id="483" w:author="Ben Marwick" w:date="2020-10-05T14:00:00Z">
        <w:r w:rsidR="00D93D23" w:rsidRPr="00D35CA5" w:rsidDel="00554F4E">
          <w:delText xml:space="preserve"> by Guanyindong hominins</w:delText>
        </w:r>
        <w:r w:rsidR="00E36ADE" w:rsidRPr="00D35CA5" w:rsidDel="00554F4E">
          <w:delText xml:space="preserve"> and their responses</w:delText>
        </w:r>
        <w:r w:rsidR="00D93D23" w:rsidRPr="00D35CA5" w:rsidDel="00554F4E">
          <w:delText xml:space="preserve"> resemble their counterpart in Europe</w:delText>
        </w:r>
        <w:r w:rsidR="00E36ADE" w:rsidRPr="00D35CA5" w:rsidDel="00554F4E">
          <w:delText xml:space="preserve"> intimately</w:delText>
        </w:r>
        <w:r w:rsidR="00D93D23" w:rsidRPr="00D35CA5" w:rsidDel="00554F4E">
          <w:delText xml:space="preserve">. </w:delText>
        </w:r>
        <w:r w:rsidR="0060438C" w:rsidRPr="00D35CA5" w:rsidDel="00554F4E">
          <w:delText xml:space="preserve"> </w:delText>
        </w:r>
      </w:del>
      <w:r w:rsidR="0060438C" w:rsidRPr="00D35CA5" w:rsidDel="000B7B35">
        <w:t xml:space="preserve"> </w:t>
      </w:r>
    </w:p>
    <w:p w14:paraId="739E997F" w14:textId="77777777" w:rsidR="00E36ADE" w:rsidRPr="00D35CA5" w:rsidRDefault="00E36ADE" w:rsidP="004F1427">
      <w:pPr>
        <w:autoSpaceDE w:val="0"/>
        <w:autoSpaceDN w:val="0"/>
        <w:adjustRightInd w:val="0"/>
        <w:spacing w:line="360" w:lineRule="auto"/>
      </w:pPr>
    </w:p>
    <w:p w14:paraId="726F8CF0" w14:textId="436F627F" w:rsidR="000B7B35" w:rsidRPr="00D35CA5" w:rsidRDefault="00223633" w:rsidP="00090F6B">
      <w:pPr>
        <w:autoSpaceDE w:val="0"/>
        <w:autoSpaceDN w:val="0"/>
        <w:adjustRightInd w:val="0"/>
        <w:spacing w:line="360" w:lineRule="auto"/>
      </w:pPr>
      <w:r w:rsidRPr="00D35CA5">
        <w:t>The</w:t>
      </w:r>
      <w:r w:rsidR="00C0347C" w:rsidRPr="00D35CA5">
        <w:t xml:space="preserve"> </w:t>
      </w:r>
      <w:proofErr w:type="spellStart"/>
      <w:r w:rsidR="00C0347C" w:rsidRPr="00D35CA5">
        <w:t>Guanyindong</w:t>
      </w:r>
      <w:proofErr w:type="spellEnd"/>
      <w:r w:rsidRPr="00D35CA5">
        <w:t xml:space="preserve"> as</w:t>
      </w:r>
      <w:r w:rsidR="0060355A" w:rsidRPr="00D35CA5">
        <w:t>semblage</w:t>
      </w:r>
      <w:r w:rsidR="00FA1C60" w:rsidRPr="00D35CA5">
        <w:t xml:space="preserve"> </w:t>
      </w:r>
      <w:r w:rsidR="0060355A" w:rsidRPr="00D35CA5">
        <w:t>is associated with the Marine Isotopic Stages 6 and 5</w:t>
      </w:r>
      <w:r w:rsidR="00407308" w:rsidRPr="00D35CA5">
        <w:t>. This means</w:t>
      </w:r>
      <w:r w:rsidR="003479F8" w:rsidRPr="00D35CA5">
        <w:t xml:space="preserve"> that the </w:t>
      </w:r>
      <w:r w:rsidR="009556D0" w:rsidRPr="00D35CA5">
        <w:t>MP</w:t>
      </w:r>
      <w:r w:rsidR="003479F8" w:rsidRPr="00D35CA5">
        <w:t xml:space="preserve"> </w:t>
      </w:r>
      <w:r w:rsidR="00C46F96" w:rsidRPr="00D35CA5">
        <w:t>hominins</w:t>
      </w:r>
      <w:r w:rsidR="003479F8" w:rsidRPr="00D35CA5">
        <w:t xml:space="preserve"> in </w:t>
      </w:r>
      <w:proofErr w:type="spellStart"/>
      <w:r w:rsidR="003479F8" w:rsidRPr="00D35CA5">
        <w:t>Guanyindong</w:t>
      </w:r>
      <w:proofErr w:type="spellEnd"/>
      <w:r w:rsidR="003479F8" w:rsidRPr="00D35CA5">
        <w:t xml:space="preserve"> cav</w:t>
      </w:r>
      <w:r w:rsidR="0060355A" w:rsidRPr="00D35CA5">
        <w:t>e</w:t>
      </w:r>
      <w:r w:rsidR="003479F8" w:rsidRPr="00D35CA5">
        <w:t xml:space="preserve"> </w:t>
      </w:r>
      <w:r w:rsidR="00ED6FD2" w:rsidRPr="00D35CA5">
        <w:t xml:space="preserve">have </w:t>
      </w:r>
      <w:del w:id="484" w:author="Ben Marwick" w:date="2020-10-05T14:02:00Z">
        <w:r w:rsidR="00ED6FD2" w:rsidRPr="00D35CA5" w:rsidDel="001C4514">
          <w:delText xml:space="preserve">at least </w:delText>
        </w:r>
      </w:del>
      <w:r w:rsidR="003479F8" w:rsidRPr="00D35CA5">
        <w:t xml:space="preserve">experienced </w:t>
      </w:r>
      <w:ins w:id="485" w:author="Ben Marwick" w:date="2020-10-05T14:02:00Z">
        <w:r w:rsidR="001C4514" w:rsidRPr="00D35CA5">
          <w:t xml:space="preserve">at least </w:t>
        </w:r>
      </w:ins>
      <w:r w:rsidR="00763C85" w:rsidRPr="00D35CA5">
        <w:t xml:space="preserve">one significant </w:t>
      </w:r>
      <w:r w:rsidR="003479F8" w:rsidRPr="00D35CA5">
        <w:t xml:space="preserve">climate </w:t>
      </w:r>
      <w:r w:rsidR="00763C85" w:rsidRPr="00D35CA5">
        <w:t xml:space="preserve">transition </w:t>
      </w:r>
      <w:r w:rsidR="003479F8" w:rsidRPr="00D35CA5">
        <w:t>from a glacial period (MIS</w:t>
      </w:r>
      <w:r w:rsidR="0060355A" w:rsidRPr="00D35CA5">
        <w:t xml:space="preserve"> </w:t>
      </w:r>
      <w:r w:rsidR="003479F8" w:rsidRPr="00D35CA5">
        <w:t xml:space="preserve">6) of cooler temperatures to a warmer </w:t>
      </w:r>
      <w:r w:rsidR="0060355A" w:rsidRPr="00D35CA5">
        <w:t>interglacial condition</w:t>
      </w:r>
      <w:r w:rsidR="003479F8" w:rsidRPr="00D35CA5">
        <w:t xml:space="preserve"> (MIS</w:t>
      </w:r>
      <w:r w:rsidR="0060355A" w:rsidRPr="00D35CA5">
        <w:t xml:space="preserve"> </w:t>
      </w:r>
      <w:r w:rsidR="003479F8" w:rsidRPr="00D35CA5">
        <w:t xml:space="preserve">5). </w:t>
      </w:r>
      <w:r w:rsidR="007245FA" w:rsidRPr="00D35CA5">
        <w:t>T</w:t>
      </w:r>
      <w:r w:rsidR="003479F8" w:rsidRPr="00D35CA5">
        <w:t>h</w:t>
      </w:r>
      <w:ins w:id="486" w:author="Ben Marwick" w:date="2020-10-05T14:02:00Z">
        <w:r w:rsidR="001C4514">
          <w:t xml:space="preserve">ese </w:t>
        </w:r>
      </w:ins>
      <w:del w:id="487" w:author="Ben Marwick" w:date="2020-10-05T14:02:00Z">
        <w:r w:rsidR="003479F8" w:rsidRPr="00D35CA5" w:rsidDel="001C4514">
          <w:delText xml:space="preserve">e </w:delText>
        </w:r>
        <w:r w:rsidR="001434B6" w:rsidRPr="00D35CA5" w:rsidDel="001C4514">
          <w:delText xml:space="preserve">frequent </w:delText>
        </w:r>
      </w:del>
      <w:r w:rsidR="003479F8" w:rsidRPr="00D35CA5">
        <w:t xml:space="preserve">climate </w:t>
      </w:r>
      <w:r w:rsidR="007245FA" w:rsidRPr="00D35CA5">
        <w:t>fluctuation</w:t>
      </w:r>
      <w:ins w:id="488" w:author="Ben Marwick" w:date="2020-10-05T14:02:00Z">
        <w:r w:rsidR="001C4514">
          <w:t>s</w:t>
        </w:r>
      </w:ins>
      <w:r w:rsidR="007245FA" w:rsidRPr="00D35CA5">
        <w:t xml:space="preserve"> and </w:t>
      </w:r>
      <w:r w:rsidR="001434B6" w:rsidRPr="00D35CA5">
        <w:t>vast environment</w:t>
      </w:r>
      <w:ins w:id="489" w:author="Ben Marwick" w:date="2020-10-05T14:02:00Z">
        <w:r w:rsidR="001C4514">
          <w:t>al</w:t>
        </w:r>
      </w:ins>
      <w:r w:rsidR="001434B6" w:rsidRPr="00D35CA5">
        <w:t xml:space="preserve"> </w:t>
      </w:r>
      <w:del w:id="490" w:author="Ben Marwick" w:date="2020-10-05T14:02:00Z">
        <w:r w:rsidR="001434B6" w:rsidRPr="00D35CA5" w:rsidDel="001C4514">
          <w:delText>diversification</w:delText>
        </w:r>
      </w:del>
      <w:ins w:id="491" w:author="Ben Marwick" w:date="2020-10-05T14:02:00Z">
        <w:r w:rsidR="001C4514">
          <w:t>changes</w:t>
        </w:r>
      </w:ins>
      <w:r w:rsidR="001434B6" w:rsidRPr="00D35CA5">
        <w:t xml:space="preserve">, </w:t>
      </w:r>
      <w:del w:id="492" w:author="Ben Marwick" w:date="2020-10-05T14:02:00Z">
        <w:r w:rsidR="001434B6" w:rsidRPr="00D35CA5" w:rsidDel="001C4514">
          <w:delText xml:space="preserve">enforce </w:delText>
        </w:r>
      </w:del>
      <w:ins w:id="493" w:author="Ben Marwick" w:date="2020-10-05T14:02:00Z">
        <w:r w:rsidR="001C4514">
          <w:t>likely stimulated</w:t>
        </w:r>
        <w:r w:rsidR="001C4514" w:rsidRPr="00D35CA5">
          <w:t xml:space="preserve"> </w:t>
        </w:r>
      </w:ins>
      <w:r w:rsidR="003479F8" w:rsidRPr="00D35CA5">
        <w:t>homini</w:t>
      </w:r>
      <w:r w:rsidR="0060355A" w:rsidRPr="00D35CA5">
        <w:t>n</w:t>
      </w:r>
      <w:r w:rsidR="003479F8" w:rsidRPr="00D35CA5">
        <w:t xml:space="preserve">s </w:t>
      </w:r>
      <w:r w:rsidR="001434B6" w:rsidRPr="00D35CA5">
        <w:t>to</w:t>
      </w:r>
      <w:r w:rsidR="0060355A" w:rsidRPr="00D35CA5">
        <w:t xml:space="preserve"> </w:t>
      </w:r>
      <w:r w:rsidR="003479F8" w:rsidRPr="00D35CA5">
        <w:t xml:space="preserve">alternate </w:t>
      </w:r>
      <w:r w:rsidR="001434B6" w:rsidRPr="00D35CA5">
        <w:t>among</w:t>
      </w:r>
      <w:r w:rsidR="000B7B35" w:rsidRPr="00D35CA5">
        <w:t xml:space="preserve"> a</w:t>
      </w:r>
      <w:r w:rsidR="003479F8" w:rsidRPr="00D35CA5">
        <w:t xml:space="preserve"> variety of </w:t>
      </w:r>
      <w:r w:rsidR="0060355A" w:rsidRPr="00D35CA5">
        <w:t xml:space="preserve">tool-making </w:t>
      </w:r>
      <w:r w:rsidR="003479F8" w:rsidRPr="00D35CA5">
        <w:t>strategies</w:t>
      </w:r>
      <w:ins w:id="494" w:author="Ben Marwick" w:date="2020-10-05T14:03:00Z">
        <w:r w:rsidR="001C4514">
          <w:t xml:space="preserve"> as they searched for optimal technological strategies in new and </w:t>
        </w:r>
        <w:proofErr w:type="spellStart"/>
        <w:r w:rsidR="001C4514">
          <w:t>and</w:t>
        </w:r>
        <w:proofErr w:type="spellEnd"/>
        <w:r w:rsidR="001C4514">
          <w:t xml:space="preserve"> </w:t>
        </w:r>
      </w:ins>
      <w:ins w:id="495" w:author="Ben Marwick" w:date="2020-10-05T14:09:00Z">
        <w:r w:rsidR="001C4514">
          <w:t>unfamiliar</w:t>
        </w:r>
      </w:ins>
      <w:ins w:id="496" w:author="Ben Marwick" w:date="2020-10-05T14:03:00Z">
        <w:r w:rsidR="001C4514">
          <w:t xml:space="preserve"> conditions</w:t>
        </w:r>
      </w:ins>
      <w:r w:rsidR="003479F8" w:rsidRPr="00D35CA5">
        <w:t>.</w:t>
      </w:r>
      <w:r w:rsidR="008F3530" w:rsidRPr="00D35CA5">
        <w:t xml:space="preserve"> D</w:t>
      </w:r>
      <w:r w:rsidR="003479F8" w:rsidRPr="00D35CA5">
        <w:t>uring harsh</w:t>
      </w:r>
      <w:r w:rsidR="000B7B35" w:rsidRPr="00D35CA5">
        <w:t>er</w:t>
      </w:r>
      <w:r w:rsidR="003479F8" w:rsidRPr="00D35CA5">
        <w:t xml:space="preserve"> </w:t>
      </w:r>
      <w:r w:rsidR="000B7B35" w:rsidRPr="00D35CA5">
        <w:t>periods</w:t>
      </w:r>
      <w:r w:rsidR="003479F8" w:rsidRPr="00D35CA5">
        <w:t xml:space="preserve">, </w:t>
      </w:r>
      <w:r w:rsidR="008F3530" w:rsidRPr="00D35CA5">
        <w:t xml:space="preserve">for instance, </w:t>
      </w:r>
      <w:ins w:id="497" w:author="Ben Marwick" w:date="2020-10-05T14:04:00Z">
        <w:r w:rsidR="001C4514">
          <w:t xml:space="preserve">we infer that </w:t>
        </w:r>
      </w:ins>
      <w:r w:rsidR="003479F8" w:rsidRPr="00D35CA5">
        <w:t>people maintain</w:t>
      </w:r>
      <w:r w:rsidR="000B7B35" w:rsidRPr="00D35CA5">
        <w:t>ed</w:t>
      </w:r>
      <w:r w:rsidR="003479F8" w:rsidRPr="00D35CA5">
        <w:t xml:space="preserve"> </w:t>
      </w:r>
      <w:r w:rsidR="000B7B35" w:rsidRPr="00D35CA5">
        <w:t xml:space="preserve">a </w:t>
      </w:r>
      <w:r w:rsidR="003479F8" w:rsidRPr="00D35CA5">
        <w:t>supply</w:t>
      </w:r>
      <w:r w:rsidR="000B7B35" w:rsidRPr="00D35CA5">
        <w:t xml:space="preserve"> of tools</w:t>
      </w:r>
      <w:r w:rsidR="003479F8" w:rsidRPr="00D35CA5">
        <w:t xml:space="preserve"> by foraging </w:t>
      </w:r>
      <w:r w:rsidR="000B7B35" w:rsidRPr="00D35CA5">
        <w:t>in</w:t>
      </w:r>
      <w:r w:rsidR="003479F8" w:rsidRPr="00D35CA5">
        <w:t xml:space="preserve"> larger territories</w:t>
      </w:r>
      <w:ins w:id="498" w:author="Ben Marwick" w:date="2020-10-05T14:04:00Z">
        <w:r w:rsidR="001C4514">
          <w:t>,</w:t>
        </w:r>
      </w:ins>
      <w:r w:rsidR="003479F8" w:rsidRPr="00D35CA5">
        <w:t xml:space="preserve"> which </w:t>
      </w:r>
      <w:r w:rsidR="000B7B35" w:rsidRPr="00D35CA5">
        <w:t>resulted in</w:t>
      </w:r>
      <w:r w:rsidR="003479F8" w:rsidRPr="00D35CA5">
        <w:t xml:space="preserve"> multi-purpose and long-life tools or easily transformed artifacts</w:t>
      </w:r>
      <w:r w:rsidR="001434B6" w:rsidRPr="00D35CA5">
        <w:t>, such like discoid/</w:t>
      </w:r>
      <w:proofErr w:type="spellStart"/>
      <w:r w:rsidR="001434B6" w:rsidRPr="00D35CA5">
        <w:t>Quina</w:t>
      </w:r>
      <w:proofErr w:type="spellEnd"/>
      <w:r w:rsidR="001434B6" w:rsidRPr="00D35CA5">
        <w:t xml:space="preserve"> production</w:t>
      </w:r>
      <w:r w:rsidR="00E534BC" w:rsidRPr="00D35CA5">
        <w:t xml:space="preserve"> </w:t>
      </w:r>
      <w:r w:rsidR="0004244E" w:rsidRPr="00D35CA5">
        <w:fldChar w:fldCharType="begin">
          <w:fldData xml:space="preserve">PEVuZE5vdGU+PENpdGU+PEF1dGhvcj5EZWxhZ25lczwvQXV0aG9yPjxZZWFyPjIwMTE8L1llYXI+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</w:fldData>
        </w:fldChar>
      </w:r>
      <w:r w:rsidR="00CF7616" w:rsidRPr="00D35CA5">
        <w:instrText xml:space="preserve"> ADDIN EN.CITE </w:instrText>
      </w:r>
      <w:r w:rsidR="00CF7616" w:rsidRPr="00D35CA5">
        <w:fldChar w:fldCharType="begin">
          <w:fldData xml:space="preserve">PEVuZE5vdGU+PENpdGU+PEF1dGhvcj5EZWxhZ25lczwvQXV0aG9yPjxZZWFyPjIwMTE8L1llYXI+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</w:fldData>
        </w:fldChar>
      </w:r>
      <w:r w:rsidR="00CF7616" w:rsidRPr="00D35CA5">
        <w:instrText xml:space="preserve"> ADDIN EN.CITE.DATA </w:instrText>
      </w:r>
      <w:r w:rsidR="00CF7616" w:rsidRPr="00D35CA5">
        <w:fldChar w:fldCharType="end"/>
      </w:r>
      <w:r w:rsidR="0004244E" w:rsidRPr="00D35CA5">
        <w:fldChar w:fldCharType="separate"/>
      </w:r>
      <w:r w:rsidR="00CF7616" w:rsidRPr="00D35CA5">
        <w:rPr>
          <w:noProof/>
        </w:rPr>
        <w:t>(Delagnes and Rendu 2011, but also see Thiébaut 2013)</w:t>
      </w:r>
      <w:r w:rsidR="0004244E" w:rsidRPr="00D35CA5">
        <w:fldChar w:fldCharType="end"/>
      </w:r>
      <w:ins w:id="499" w:author="Ben Marwick" w:date="2020-10-05T14:04:00Z">
        <w:r w:rsidR="001C4514">
          <w:t>. Another response to these harsher periods are</w:t>
        </w:r>
      </w:ins>
      <w:del w:id="500" w:author="Ben Marwick" w:date="2020-10-05T14:04:00Z">
        <w:r w:rsidR="001434B6" w:rsidRPr="00D35CA5" w:rsidDel="001C4514">
          <w:delText>, or tools, such like</w:delText>
        </w:r>
      </w:del>
      <w:r w:rsidR="001434B6" w:rsidRPr="00D35CA5">
        <w:t xml:space="preserve"> Levallois tools, that </w:t>
      </w:r>
      <w:del w:id="501" w:author="Ben Marwick" w:date="2020-10-05T14:04:00Z">
        <w:r w:rsidR="001434B6" w:rsidRPr="00D35CA5" w:rsidDel="001C4514">
          <w:delText xml:space="preserve">is </w:delText>
        </w:r>
      </w:del>
      <w:ins w:id="502" w:author="Ben Marwick" w:date="2020-10-05T14:04:00Z">
        <w:r w:rsidR="001C4514">
          <w:t>are</w:t>
        </w:r>
        <w:r w:rsidR="001C4514" w:rsidRPr="00D35CA5">
          <w:t xml:space="preserve"> </w:t>
        </w:r>
      </w:ins>
      <w:r w:rsidR="001434B6" w:rsidRPr="00D35CA5">
        <w:t>adapted to</w:t>
      </w:r>
      <w:r w:rsidR="00090F6B" w:rsidRPr="00D35CA5">
        <w:t xml:space="preserve"> a variety of</w:t>
      </w:r>
      <w:r w:rsidR="00D01294" w:rsidRPr="00D35CA5">
        <w:t xml:space="preserve"> hunting strategies</w:t>
      </w:r>
      <w:r w:rsidR="00090F6B" w:rsidRPr="00D35CA5">
        <w:t xml:space="preserve"> </w:t>
      </w:r>
      <w:del w:id="503" w:author="Ben Marwick" w:date="2020-10-05T14:05:00Z">
        <w:r w:rsidR="00D01294" w:rsidRPr="00D35CA5" w:rsidDel="001C4514">
          <w:delText>somehow conditioned</w:delText>
        </w:r>
        <w:r w:rsidR="00090F6B" w:rsidRPr="00D35CA5" w:rsidDel="001C4514">
          <w:delText xml:space="preserve"> by the</w:delText>
        </w:r>
      </w:del>
      <w:ins w:id="504" w:author="Ben Marwick" w:date="2020-10-05T14:05:00Z">
        <w:r w:rsidR="001C4514">
          <w:t>in</w:t>
        </w:r>
      </w:ins>
      <w:r w:rsidR="00090F6B" w:rsidRPr="00D35CA5">
        <w:t xml:space="preserve"> dynamics</w:t>
      </w:r>
      <w:del w:id="505" w:author="Ben Marwick" w:date="2020-10-05T14:05:00Z">
        <w:r w:rsidR="00090F6B" w:rsidRPr="00D35CA5" w:rsidDel="001C4514">
          <w:delText xml:space="preserve"> of the</w:delText>
        </w:r>
      </w:del>
      <w:r w:rsidR="00090F6B" w:rsidRPr="00D35CA5">
        <w:t xml:space="preserve"> environment</w:t>
      </w:r>
      <w:ins w:id="506" w:author="Ben Marwick" w:date="2020-10-05T14:05:00Z">
        <w:r w:rsidR="001C4514">
          <w:t>s</w:t>
        </w:r>
      </w:ins>
      <w:ins w:id="507" w:author="Ben Marwick" w:date="2020-10-05T14:04:00Z">
        <w:r w:rsidR="001C4514">
          <w:t xml:space="preserve"> </w:t>
        </w:r>
      </w:ins>
      <w:r w:rsidR="00090F6B" w:rsidRPr="00D35CA5">
        <w:fldChar w:fldCharType="begin"/>
      </w:r>
      <w:r w:rsidR="00090F6B" w:rsidRPr="00D35CA5">
        <w:instrText xml:space="preserve"> ADDIN EN.CITE &lt;EndNote&gt;&lt;Cite&gt;&lt;Author&gt;White&lt;/Author&gt;&lt;Year&gt;1995&lt;/Year&gt;&lt;RecNum&gt;5554&lt;/RecNum&gt;&lt;DisplayText&gt;(White and Pettitt 1995)&lt;/DisplayText&gt;&lt;record&gt;&lt;rec-number&gt;5554&lt;/rec-number&gt;&lt;foreign-keys&gt;&lt;key app="EN" db-id="2e0tpp90z59szvexrf15t22p2ewafwer550w" timestamp="1587915939"&gt;5554&lt;/key&gt;&lt;/foreign-keys&gt;&lt;ref-type name="Journal Article"&gt;17&lt;/ref-type&gt;&lt;contributors&gt;&lt;authors&gt;&lt;author&gt;&lt;style face="normal" font="default" size="100%"&gt;White&lt;/style&gt;&lt;style face="normal" font="default" charset="134" size="100%"&gt;, &lt;/style&gt;&lt;style face="normal" font="default" size="100%"&gt;M.J.&lt;/style&gt;&lt;/author&gt;&lt;author&gt;Pettitt, P.B.&lt;/author&gt;&lt;/authors&gt;&lt;/contributors&gt;&lt;titles&gt;&lt;title&gt;Technology of early Palaeolithic western Europe: innovation, variability and a unified framework&lt;/title&gt;&lt;secondary-title&gt;Lithics&lt;/secondary-title&gt;&lt;/titles&gt;&lt;periodical&gt;&lt;full-title&gt;Lithics&lt;/full-title&gt;&lt;/periodical&gt;&lt;pages&gt;27-40&lt;/pages&gt;&lt;volume&gt;16&lt;/volume&gt;&lt;dates&gt;&lt;year&gt;1995&lt;/year&gt;&lt;/dates&gt;&lt;urls&gt;&lt;/urls&gt;&lt;/record&gt;&lt;/Cite&gt;&lt;/EndNote&gt;</w:instrText>
      </w:r>
      <w:r w:rsidR="00090F6B" w:rsidRPr="00D35CA5">
        <w:fldChar w:fldCharType="separate"/>
      </w:r>
      <w:r w:rsidR="00090F6B" w:rsidRPr="00D35CA5">
        <w:rPr>
          <w:noProof/>
        </w:rPr>
        <w:t>(White and Pettitt 1995)</w:t>
      </w:r>
      <w:r w:rsidR="00090F6B" w:rsidRPr="00D35CA5">
        <w:fldChar w:fldCharType="end"/>
      </w:r>
      <w:r w:rsidR="001434B6" w:rsidRPr="00D35CA5">
        <w:t xml:space="preserve">. </w:t>
      </w:r>
    </w:p>
    <w:p w14:paraId="21AE69BB" w14:textId="77777777" w:rsidR="001434B6" w:rsidRPr="00D35CA5" w:rsidRDefault="001434B6" w:rsidP="005E57E4">
      <w:pPr>
        <w:autoSpaceDE w:val="0"/>
        <w:autoSpaceDN w:val="0"/>
        <w:adjustRightInd w:val="0"/>
        <w:spacing w:line="360" w:lineRule="auto"/>
      </w:pPr>
    </w:p>
    <w:p w14:paraId="29F729A2" w14:textId="4944EA74" w:rsidR="008F141D" w:rsidRPr="00D35CA5" w:rsidRDefault="001434B6" w:rsidP="00AF7AB5">
      <w:pPr>
        <w:autoSpaceDE w:val="0"/>
        <w:autoSpaceDN w:val="0"/>
        <w:adjustRightInd w:val="0"/>
        <w:spacing w:line="360" w:lineRule="auto"/>
        <w:rPr>
          <w:rFonts w:eastAsia="AdvOT863180fb"/>
        </w:rPr>
      </w:pPr>
      <w:r w:rsidRPr="00D35CA5">
        <w:lastRenderedPageBreak/>
        <w:t xml:space="preserve">However, </w:t>
      </w:r>
      <w:r w:rsidR="00FA1C60" w:rsidRPr="00D35CA5">
        <w:t>the</w:t>
      </w:r>
      <w:r w:rsidRPr="00D35CA5">
        <w:t xml:space="preserve"> diversity observed in </w:t>
      </w:r>
      <w:proofErr w:type="spellStart"/>
      <w:r w:rsidRPr="00D35CA5">
        <w:t>Guanyindong</w:t>
      </w:r>
      <w:proofErr w:type="spellEnd"/>
      <w:r w:rsidRPr="00D35CA5">
        <w:t xml:space="preserve"> site</w:t>
      </w:r>
      <w:r w:rsidR="00683548" w:rsidRPr="00D35CA5">
        <w:t xml:space="preserve"> is highly fragmented, which</w:t>
      </w:r>
      <w:r w:rsidRPr="00D35CA5">
        <w:t xml:space="preserve"> cannot be easily </w:t>
      </w:r>
      <w:r w:rsidR="0026527C" w:rsidRPr="00D35CA5">
        <w:t>interpreted</w:t>
      </w:r>
      <w:r w:rsidRPr="00D35CA5">
        <w:t xml:space="preserve"> solely on the </w:t>
      </w:r>
      <w:r w:rsidR="0026527C" w:rsidRPr="00D35CA5">
        <w:t>factors above.</w:t>
      </w:r>
      <w:r w:rsidR="00796B30" w:rsidRPr="00D35CA5">
        <w:t xml:space="preserve"> The fragment</w:t>
      </w:r>
      <w:ins w:id="508" w:author="Ben Marwick" w:date="2020-10-05T14:08:00Z">
        <w:r w:rsidR="001C4514">
          <w:t>s</w:t>
        </w:r>
      </w:ins>
      <w:r w:rsidR="00796B30" w:rsidRPr="00D35CA5">
        <w:t xml:space="preserve"> might</w:t>
      </w:r>
      <w:ins w:id="509" w:author="Ben Marwick" w:date="2020-10-05T14:08:00Z">
        <w:r w:rsidR="001C4514">
          <w:t xml:space="preserve"> be</w:t>
        </w:r>
      </w:ins>
      <w:r w:rsidR="00796B30" w:rsidRPr="00D35CA5">
        <w:t xml:space="preserve"> </w:t>
      </w:r>
      <w:r w:rsidR="00ED1E0D" w:rsidRPr="00D35CA5">
        <w:t>attribut</w:t>
      </w:r>
      <w:ins w:id="510" w:author="Ben Marwick" w:date="2020-10-05T14:08:00Z">
        <w:r w:rsidR="001C4514">
          <w:t>able</w:t>
        </w:r>
      </w:ins>
      <w:del w:id="511" w:author="Ben Marwick" w:date="2020-10-05T14:08:00Z">
        <w:r w:rsidR="00ED1E0D" w:rsidRPr="00D35CA5" w:rsidDel="001C4514">
          <w:delText>e</w:delText>
        </w:r>
      </w:del>
      <w:r w:rsidR="00796B30" w:rsidRPr="00D35CA5">
        <w:t xml:space="preserve"> to </w:t>
      </w:r>
      <w:ins w:id="512" w:author="Ben Marwick" w:date="2020-10-05T14:08:00Z">
        <w:r w:rsidR="001C4514">
          <w:t xml:space="preserve">the </w:t>
        </w:r>
      </w:ins>
      <w:r w:rsidR="00796B30" w:rsidRPr="00D35CA5">
        <w:t xml:space="preserve">inherent flexibility and repeatedly high mobility of </w:t>
      </w:r>
      <w:ins w:id="513" w:author="Ben Marwick" w:date="2020-10-05T14:08:00Z">
        <w:r w:rsidR="001C4514">
          <w:t xml:space="preserve">the </w:t>
        </w:r>
      </w:ins>
      <w:r w:rsidR="00796B30" w:rsidRPr="00D35CA5">
        <w:t xml:space="preserve">MP </w:t>
      </w:r>
      <w:ins w:id="514" w:author="Ben Marwick" w:date="2020-10-05T14:08:00Z">
        <w:r w:rsidR="001C4514">
          <w:t xml:space="preserve">which is </w:t>
        </w:r>
      </w:ins>
      <w:del w:id="515" w:author="Ben Marwick" w:date="2020-10-05T14:08:00Z">
        <w:r w:rsidR="00796B30" w:rsidRPr="00D35CA5" w:rsidDel="001C4514">
          <w:delText xml:space="preserve">ubiquitously </w:delText>
        </w:r>
      </w:del>
      <w:r w:rsidR="00796B30" w:rsidRPr="00D35CA5">
        <w:t xml:space="preserve">embedded in </w:t>
      </w:r>
      <w:del w:id="516" w:author="Ben Marwick" w:date="2020-10-05T14:08:00Z">
        <w:r w:rsidR="00796B30" w:rsidRPr="00D35CA5" w:rsidDel="001C4514">
          <w:delText xml:space="preserve">the </w:delText>
        </w:r>
      </w:del>
      <w:r w:rsidR="00796B30" w:rsidRPr="00D35CA5">
        <w:t>lithic technologies</w:t>
      </w:r>
      <w:ins w:id="517" w:author="Ben Marwick" w:date="2020-10-05T14:09:00Z">
        <w:r w:rsidR="001C4514">
          <w:t>, as</w:t>
        </w:r>
      </w:ins>
      <w:r w:rsidR="00796B30" w:rsidRPr="00D35CA5">
        <w:t xml:space="preserve"> </w:t>
      </w:r>
      <w:r w:rsidR="00ED1E0D" w:rsidRPr="00D35CA5">
        <w:t>in the case of</w:t>
      </w:r>
      <w:r w:rsidR="00796B30" w:rsidRPr="00D35CA5">
        <w:t xml:space="preserve"> </w:t>
      </w:r>
      <w:ins w:id="518" w:author="Ben Marwick" w:date="2020-10-05T14:09:00Z">
        <w:r w:rsidR="001C4514">
          <w:t xml:space="preserve">the </w:t>
        </w:r>
      </w:ins>
      <w:r w:rsidR="00ED1E0D" w:rsidRPr="00D35CA5">
        <w:t>Neanderthals assemblages</w:t>
      </w:r>
      <w:ins w:id="519" w:author="Ben Marwick" w:date="2020-10-05T14:09:00Z">
        <w:r w:rsidR="001C4514">
          <w:t xml:space="preserve"> described by </w:t>
        </w:r>
        <w:proofErr w:type="spellStart"/>
        <w:r w:rsidR="001C4514" w:rsidRPr="001C4514">
          <w:t>Turq</w:t>
        </w:r>
        <w:proofErr w:type="spellEnd"/>
        <w:r w:rsidR="001C4514" w:rsidRPr="001C4514">
          <w:t xml:space="preserve">, </w:t>
        </w:r>
        <w:proofErr w:type="spellStart"/>
        <w:r w:rsidR="001C4514" w:rsidRPr="001C4514">
          <w:t>Roebroeks</w:t>
        </w:r>
        <w:proofErr w:type="spellEnd"/>
        <w:r w:rsidR="001C4514" w:rsidRPr="001C4514">
          <w:t xml:space="preserve"> et al. </w:t>
        </w:r>
        <w:r w:rsidR="001C4514">
          <w:t>(</w:t>
        </w:r>
        <w:r w:rsidR="001C4514" w:rsidRPr="001C4514">
          <w:t>2013)</w:t>
        </w:r>
      </w:ins>
      <w:r w:rsidR="00ED1E0D" w:rsidRPr="00D35CA5">
        <w:t xml:space="preserve">. In the </w:t>
      </w:r>
      <w:del w:id="520" w:author="Ben Marwick" w:date="2020-10-05T14:09:00Z">
        <w:r w:rsidR="00ED1E0D" w:rsidRPr="00D35CA5" w:rsidDel="001C4514">
          <w:delText xml:space="preserve">matter </w:delText>
        </w:r>
      </w:del>
      <w:ins w:id="521" w:author="Ben Marwick" w:date="2020-10-05T14:09:00Z">
        <w:r w:rsidR="001C4514">
          <w:t>case</w:t>
        </w:r>
        <w:r w:rsidR="001C4514" w:rsidRPr="00D35CA5">
          <w:t xml:space="preserve"> </w:t>
        </w:r>
      </w:ins>
      <w:r w:rsidR="00ED1E0D" w:rsidRPr="00D35CA5">
        <w:t xml:space="preserve">of </w:t>
      </w:r>
      <w:proofErr w:type="spellStart"/>
      <w:r w:rsidR="00ED1E0D" w:rsidRPr="00D35CA5">
        <w:t>Guanyindong</w:t>
      </w:r>
      <w:proofErr w:type="spellEnd"/>
      <w:r w:rsidR="004E3264" w:rsidRPr="00D35CA5">
        <w:t>,</w:t>
      </w:r>
      <w:r w:rsidR="00ED1E0D" w:rsidRPr="00D35CA5">
        <w:t xml:space="preserve"> the products of reduction sequences are even more </w:t>
      </w:r>
      <w:del w:id="522" w:author="Ben Marwick" w:date="2020-10-05T14:10:00Z">
        <w:r w:rsidR="00ED1E0D" w:rsidRPr="00D35CA5" w:rsidDel="001C4514">
          <w:delText xml:space="preserve">scattering </w:delText>
        </w:r>
      </w:del>
      <w:ins w:id="523" w:author="Ben Marwick" w:date="2020-10-05T14:10:00Z">
        <w:r w:rsidR="001C4514">
          <w:t>diffuse</w:t>
        </w:r>
        <w:r w:rsidR="001C4514" w:rsidRPr="00D35CA5">
          <w:t xml:space="preserve"> </w:t>
        </w:r>
      </w:ins>
      <w:r w:rsidR="00ED1E0D" w:rsidRPr="00D35CA5">
        <w:t xml:space="preserve">relative to the </w:t>
      </w:r>
      <w:del w:id="524" w:author="Ben Marwick" w:date="2020-10-05T14:10:00Z">
        <w:r w:rsidR="00ED1E0D" w:rsidRPr="00D35CA5" w:rsidDel="001C4514">
          <w:delText>Old World</w:delText>
        </w:r>
      </w:del>
      <w:ins w:id="525" w:author="Ben Marwick" w:date="2020-10-05T14:10:00Z">
        <w:r w:rsidR="001C4514">
          <w:t>western hemisphere</w:t>
        </w:r>
      </w:ins>
      <w:r w:rsidR="00ED1E0D" w:rsidRPr="00D35CA5">
        <w:t xml:space="preserve">. </w:t>
      </w:r>
      <w:r w:rsidR="008F141D" w:rsidRPr="00D35CA5">
        <w:t xml:space="preserve">Equal with the mechanism underlying the paucity of </w:t>
      </w:r>
      <w:ins w:id="526" w:author="Ben Marwick" w:date="2020-10-05T14:19:00Z">
        <w:r w:rsidR="00AD6F57">
          <w:t xml:space="preserve">the </w:t>
        </w:r>
      </w:ins>
      <w:r w:rsidR="008F141D" w:rsidRPr="00D35CA5">
        <w:t>Levallois concept</w:t>
      </w:r>
      <w:ins w:id="527" w:author="Ben Marwick" w:date="2020-10-05T14:19:00Z">
        <w:r w:rsidR="00AD6F57">
          <w:t xml:space="preserve"> at </w:t>
        </w:r>
        <w:proofErr w:type="spellStart"/>
        <w:r w:rsidR="00AD6F57" w:rsidRPr="00D35CA5">
          <w:t>Guanyindon</w:t>
        </w:r>
        <w:r w:rsidR="00AD6F57">
          <w:t>g</w:t>
        </w:r>
      </w:ins>
      <w:proofErr w:type="spellEnd"/>
      <w:r w:rsidR="008F141D" w:rsidRPr="00D35CA5">
        <w:t>, t</w:t>
      </w:r>
      <w:r w:rsidR="00683548" w:rsidRPr="00D35CA5">
        <w:t xml:space="preserve">he rarity of material traces </w:t>
      </w:r>
      <w:r w:rsidR="004E3264" w:rsidRPr="00D35CA5">
        <w:t xml:space="preserve">may have been </w:t>
      </w:r>
      <w:ins w:id="528" w:author="Ben Marwick" w:date="2020-10-05T14:19:00Z">
        <w:r w:rsidR="00AD6F57">
          <w:t xml:space="preserve">due to the </w:t>
        </w:r>
      </w:ins>
      <w:r w:rsidR="0016533D" w:rsidRPr="00D35CA5">
        <w:t xml:space="preserve">narrower ranges of technological strategies adopted </w:t>
      </w:r>
      <w:r w:rsidR="004E3264" w:rsidRPr="00D35CA5">
        <w:t xml:space="preserve">by </w:t>
      </w:r>
      <w:r w:rsidR="0016533D" w:rsidRPr="00D35CA5">
        <w:t>fragme</w:t>
      </w:r>
      <w:r w:rsidR="0016533D" w:rsidRPr="00D35CA5">
        <w:rPr>
          <w:rFonts w:eastAsia="AdvOT863180fb"/>
        </w:rPr>
        <w:t>nted</w:t>
      </w:r>
      <w:r w:rsidR="004E3264" w:rsidRPr="00D35CA5">
        <w:rPr>
          <w:rFonts w:eastAsia="AdvOT863180fb"/>
        </w:rPr>
        <w:t xml:space="preserve"> populations,</w:t>
      </w:r>
      <w:r w:rsidR="0016533D" w:rsidRPr="00D35CA5">
        <w:rPr>
          <w:rFonts w:eastAsia="AdvOT863180fb"/>
        </w:rPr>
        <w:t xml:space="preserve"> </w:t>
      </w:r>
      <w:r w:rsidR="004E3264" w:rsidRPr="00D35CA5">
        <w:t xml:space="preserve">compared to the relative high population and/or </w:t>
      </w:r>
      <w:r w:rsidR="0016533D" w:rsidRPr="00D35CA5">
        <w:t>high-density</w:t>
      </w:r>
      <w:r w:rsidR="004E3264" w:rsidRPr="00D35CA5">
        <w:t xml:space="preserve"> conditions of Middle Pleistocene in west Eurasia</w:t>
      </w:r>
      <w:r w:rsidR="001A5390" w:rsidRPr="00D35CA5">
        <w:t>.</w:t>
      </w:r>
      <w:r w:rsidR="004E3264" w:rsidRPr="00D35CA5">
        <w:rPr>
          <w:rFonts w:eastAsia="AdvOT863180fb"/>
        </w:rPr>
        <w:t xml:space="preserve"> </w:t>
      </w:r>
      <w:r w:rsidR="001A5390" w:rsidRPr="00D35CA5">
        <w:t>Consequently,</w:t>
      </w:r>
      <w:r w:rsidR="00A924D7" w:rsidRPr="00D35CA5">
        <w:rPr>
          <w:rFonts w:eastAsia="AdvOT863180fb"/>
        </w:rPr>
        <w:t xml:space="preserve"> </w:t>
      </w:r>
      <w:r w:rsidR="001A5390" w:rsidRPr="00D35CA5">
        <w:rPr>
          <w:rFonts w:eastAsia="AdvOT863180fb"/>
        </w:rPr>
        <w:t xml:space="preserve">the weak and/or irregular patterns of </w:t>
      </w:r>
      <w:del w:id="529" w:author="Ben Marwick" w:date="2020-10-05T14:20:00Z">
        <w:r w:rsidR="001A5390" w:rsidRPr="00D35CA5" w:rsidDel="00AD6F57">
          <w:rPr>
            <w:rFonts w:eastAsia="AdvOT863180fb"/>
          </w:rPr>
          <w:delText xml:space="preserve">the </w:delText>
        </w:r>
      </w:del>
      <w:r w:rsidR="001A5390" w:rsidRPr="00D35CA5">
        <w:rPr>
          <w:rFonts w:eastAsia="AdvOT863180fb"/>
        </w:rPr>
        <w:t xml:space="preserve">social interconnectedness </w:t>
      </w:r>
      <w:r w:rsidR="008F141D" w:rsidRPr="00D35CA5">
        <w:rPr>
          <w:rFonts w:eastAsia="AdvOT863180fb"/>
        </w:rPr>
        <w:t xml:space="preserve">due to </w:t>
      </w:r>
      <w:del w:id="530" w:author="Ben Marwick" w:date="2020-10-05T14:20:00Z">
        <w:r w:rsidR="008F141D" w:rsidRPr="00D35CA5" w:rsidDel="00AD6F57">
          <w:rPr>
            <w:rFonts w:eastAsia="AdvOT863180fb"/>
          </w:rPr>
          <w:delText xml:space="preserve">low </w:delText>
        </w:r>
      </w:del>
      <w:ins w:id="531" w:author="Ben Marwick" w:date="2020-10-05T14:20:00Z">
        <w:r w:rsidR="00AD6F57">
          <w:rPr>
            <w:rFonts w:eastAsia="AdvOT863180fb"/>
          </w:rPr>
          <w:t>small</w:t>
        </w:r>
        <w:r w:rsidR="00AD6F57" w:rsidRPr="00D35CA5">
          <w:rPr>
            <w:rFonts w:eastAsia="AdvOT863180fb"/>
          </w:rPr>
          <w:t xml:space="preserve"> </w:t>
        </w:r>
      </w:ins>
      <w:r w:rsidR="008F141D" w:rsidRPr="00D35CA5">
        <w:rPr>
          <w:rFonts w:eastAsia="AdvOT863180fb"/>
        </w:rPr>
        <w:t>population</w:t>
      </w:r>
      <w:ins w:id="532" w:author="Ben Marwick" w:date="2020-10-05T14:20:00Z">
        <w:r w:rsidR="00AD6F57">
          <w:rPr>
            <w:rFonts w:eastAsia="AdvOT863180fb"/>
          </w:rPr>
          <w:t xml:space="preserve"> sizes and densities</w:t>
        </w:r>
      </w:ins>
      <w:r w:rsidR="008F141D" w:rsidRPr="00D35CA5">
        <w:rPr>
          <w:rFonts w:eastAsia="AdvOT863180fb"/>
        </w:rPr>
        <w:t xml:space="preserve"> </w:t>
      </w:r>
      <w:ins w:id="533" w:author="Ben Marwick" w:date="2020-10-05T14:19:00Z">
        <w:r w:rsidR="00AD6F57">
          <w:rPr>
            <w:rFonts w:eastAsia="AdvOT863180fb"/>
          </w:rPr>
          <w:t xml:space="preserve">may have </w:t>
        </w:r>
      </w:ins>
      <w:r w:rsidR="001A5390" w:rsidRPr="00D35CA5">
        <w:rPr>
          <w:rFonts w:eastAsia="AdvOT863180fb"/>
        </w:rPr>
        <w:t>impeded the</w:t>
      </w:r>
      <w:r w:rsidR="005D45EF" w:rsidRPr="00D35CA5">
        <w:rPr>
          <w:rFonts w:eastAsia="AdvOT863180fb"/>
        </w:rPr>
        <w:t xml:space="preserve"> </w:t>
      </w:r>
      <w:ins w:id="534" w:author="Ben Marwick" w:date="2020-10-05T14:19:00Z">
        <w:r w:rsidR="00AD6F57">
          <w:rPr>
            <w:rFonts w:eastAsia="AdvOT863180fb"/>
          </w:rPr>
          <w:t xml:space="preserve">spread and establishment of </w:t>
        </w:r>
      </w:ins>
      <w:r w:rsidR="005D45EF" w:rsidRPr="00D35CA5">
        <w:rPr>
          <w:rFonts w:eastAsia="AdvOT863180fb"/>
        </w:rPr>
        <w:t xml:space="preserve">technological innovations </w:t>
      </w:r>
      <w:del w:id="535" w:author="Ben Marwick" w:date="2020-10-05T14:19:00Z">
        <w:r w:rsidR="005D45EF" w:rsidRPr="00D35CA5" w:rsidDel="00AD6F57">
          <w:rPr>
            <w:rFonts w:eastAsia="AdvOT863180fb"/>
          </w:rPr>
          <w:delText>to spread and become established</w:delText>
        </w:r>
        <w:r w:rsidR="00A924D7" w:rsidRPr="00D35CA5" w:rsidDel="00AD6F57">
          <w:rPr>
            <w:rFonts w:eastAsia="AdvOT863180fb"/>
          </w:rPr>
          <w:delText xml:space="preserve"> </w:delText>
        </w:r>
      </w:del>
      <w:r w:rsidR="002E5630" w:rsidRPr="00D35CA5">
        <w:rPr>
          <w:rFonts w:eastAsia="AdvOT863180fb"/>
        </w:rPr>
        <w:fldChar w:fldCharType="begin"/>
      </w:r>
      <w:r w:rsidR="001F5C7F" w:rsidRPr="00D35CA5">
        <w:rPr>
          <w:rFonts w:eastAsia="AdvOT863180fb"/>
        </w:rPr>
        <w:instrText xml:space="preserve"> ADDIN EN.CITE &lt;EndNote&gt;&lt;Cite&gt;&lt;Author&gt;Lycett&lt;/Author&gt;&lt;Year&gt;2010&lt;/Year&gt;&lt;RecNum&gt;5020&lt;/RecNum&gt;&lt;DisplayText&gt;(Lycett and Norton 2010)&lt;/DisplayText&gt;&lt;record&gt;&lt;rec-number&gt;5020&lt;/rec-number&gt;&lt;foreign-keys&gt;&lt;key app="EN" db-id="2e0tpp90z59szvexrf15t22p2ewafwer550w" timestamp="0"&gt;5020&lt;/key&gt;&lt;/foreign-keys&gt;&lt;ref-type name="Journal Article"&gt;17&lt;/ref-type&gt;&lt;contributors&gt;&lt;authors&gt;&lt;author&gt;Lycett, Stephen J.&lt;/author&gt;&lt;author&gt;Norton, Christopher J.&lt;/author&gt;&lt;/authors&gt;&lt;/contributors&gt;&lt;titles&gt;&lt;title&gt;A demographic model for Palaeolithic technological evolution: The case of East Asia and the Movius Line&lt;/title&gt;&lt;secondary-title&gt;Quaternary International&lt;/secondary-title&gt;&lt;/titles&gt;&lt;periodical&gt;&lt;full-title&gt;Quaternary International&lt;/full-title&gt;&lt;/periodical&gt;&lt;pages&gt;55-65&lt;/pages&gt;&lt;volume&gt;211&lt;/volume&gt;&lt;number&gt;1–2&lt;/number&gt;&lt;dates&gt;&lt;year&gt;2010&lt;/year&gt;&lt;/dates&gt;&lt;isbn&gt;1040-6182&lt;/isbn&gt;&lt;urls&gt;&lt;related-urls&gt;&lt;url&gt;http://www.sciencedirect.com/science/article/pii/S1040618208003479&lt;/url&gt;&lt;/related-urls&gt;&lt;/urls&gt;&lt;electronic-resource-num&gt;http://dx.doi.org/10.1016/j.quaint.2008.12.001&lt;/electronic-resource-num&gt;&lt;/record&gt;&lt;/Cite&gt;&lt;/EndNote&gt;</w:instrText>
      </w:r>
      <w:r w:rsidR="002E5630" w:rsidRPr="00D35CA5">
        <w:rPr>
          <w:rFonts w:eastAsia="AdvOT863180fb"/>
        </w:rPr>
        <w:fldChar w:fldCharType="separate"/>
      </w:r>
      <w:r w:rsidR="001F5C7F" w:rsidRPr="00D35CA5">
        <w:rPr>
          <w:rFonts w:eastAsia="AdvOT863180fb"/>
          <w:noProof/>
        </w:rPr>
        <w:t>(Lycett and Norton 2010)</w:t>
      </w:r>
      <w:r w:rsidR="002E5630" w:rsidRPr="00D35CA5">
        <w:rPr>
          <w:rFonts w:eastAsia="AdvOT863180fb"/>
        </w:rPr>
        <w:fldChar w:fldCharType="end"/>
      </w:r>
      <w:r w:rsidR="00A924D7" w:rsidRPr="00D35CA5">
        <w:rPr>
          <w:rFonts w:eastAsia="AdvOT863180fb"/>
        </w:rPr>
        <w:t xml:space="preserve">. </w:t>
      </w:r>
    </w:p>
    <w:p w14:paraId="14A99930" w14:textId="5DF10AEE" w:rsidR="005D45EF" w:rsidRPr="00D35CA5" w:rsidRDefault="005D45EF" w:rsidP="00AF7AB5">
      <w:pPr>
        <w:autoSpaceDE w:val="0"/>
        <w:autoSpaceDN w:val="0"/>
        <w:adjustRightInd w:val="0"/>
        <w:spacing w:line="360" w:lineRule="auto"/>
        <w:rPr>
          <w:rFonts w:eastAsia="AdvOT863180fb"/>
        </w:rPr>
      </w:pPr>
    </w:p>
    <w:p w14:paraId="2F0F6B9E" w14:textId="7328A1B4" w:rsidR="00EB1218" w:rsidRDefault="008924D7" w:rsidP="00C60027">
      <w:pPr>
        <w:spacing w:line="360" w:lineRule="auto"/>
        <w:rPr>
          <w:ins w:id="536" w:author="Ben Marwick" w:date="2020-10-05T14:21:00Z"/>
          <w:rFonts w:eastAsia="AdvOT863180fb"/>
        </w:rPr>
      </w:pPr>
      <w:r w:rsidRPr="00D35CA5">
        <w:rPr>
          <w:rFonts w:eastAsia="AdvOT863180fb"/>
        </w:rPr>
        <w:t>An important limitation to the implications of our analysis of the</w:t>
      </w:r>
      <w:r w:rsidR="00D457D0" w:rsidRPr="00D35CA5">
        <w:rPr>
          <w:rFonts w:eastAsia="AdvOT863180fb"/>
        </w:rPr>
        <w:t xml:space="preserve"> </w:t>
      </w:r>
      <w:proofErr w:type="spellStart"/>
      <w:r w:rsidR="00D457D0" w:rsidRPr="00D35CA5">
        <w:rPr>
          <w:rFonts w:eastAsia="AdvOT863180fb"/>
        </w:rPr>
        <w:t>Guanyindong</w:t>
      </w:r>
      <w:proofErr w:type="spellEnd"/>
      <w:r w:rsidR="00D457D0" w:rsidRPr="00D35CA5">
        <w:rPr>
          <w:rFonts w:eastAsia="AdvOT863180fb"/>
        </w:rPr>
        <w:t xml:space="preserve"> assemblage </w:t>
      </w:r>
      <w:r w:rsidRPr="00D35CA5">
        <w:rPr>
          <w:rFonts w:eastAsia="AdvOT863180fb"/>
        </w:rPr>
        <w:t>is the scarcity of artefact provenance data</w:t>
      </w:r>
      <w:ins w:id="537" w:author="Ben Marwick" w:date="2020-10-05T14:20:00Z">
        <w:r w:rsidR="00AD6F57">
          <w:rPr>
            <w:rFonts w:eastAsia="AdvOT863180fb"/>
          </w:rPr>
          <w:t xml:space="preserve"> in the excavation records</w:t>
        </w:r>
      </w:ins>
      <w:r w:rsidRPr="00D35CA5">
        <w:rPr>
          <w:rFonts w:eastAsia="AdvOT863180fb"/>
        </w:rPr>
        <w:t xml:space="preserve">. Our previous work established that artefacts were produced in </w:t>
      </w:r>
      <w:r w:rsidR="00D457D0" w:rsidRPr="00D35CA5">
        <w:rPr>
          <w:rFonts w:eastAsia="AdvOT863180fb"/>
        </w:rPr>
        <w:t>two discrete periods, one clustered at around 170 ka (MIS</w:t>
      </w:r>
      <w:r w:rsidR="00463D0E" w:rsidRPr="00D35CA5">
        <w:rPr>
          <w:rFonts w:eastAsia="AdvOT863180fb"/>
        </w:rPr>
        <w:t xml:space="preserve"> </w:t>
      </w:r>
      <w:r w:rsidR="00D457D0" w:rsidRPr="00D35CA5">
        <w:rPr>
          <w:rFonts w:eastAsia="AdvOT863180fb"/>
        </w:rPr>
        <w:t xml:space="preserve">6) and the other clustered at </w:t>
      </w:r>
      <w:r w:rsidR="00751764" w:rsidRPr="00D35CA5">
        <w:rPr>
          <w:rFonts w:eastAsia="AdvOT863180fb"/>
        </w:rPr>
        <w:t>8</w:t>
      </w:r>
      <w:r w:rsidR="00932BB4" w:rsidRPr="00D35CA5">
        <w:rPr>
          <w:rFonts w:eastAsia="AdvOT863180fb"/>
        </w:rPr>
        <w:t>0 ka</w:t>
      </w:r>
      <w:r w:rsidR="00D457D0" w:rsidRPr="00D35CA5">
        <w:rPr>
          <w:rFonts w:eastAsia="AdvOT863180fb"/>
        </w:rPr>
        <w:t xml:space="preserve"> (MIS 5)</w:t>
      </w:r>
      <w:r w:rsidR="00812EDD" w:rsidRPr="00D35CA5">
        <w:rPr>
          <w:rFonts w:eastAsia="AdvOT863180fb"/>
        </w:rPr>
        <w:t xml:space="preserve">. </w:t>
      </w:r>
      <w:r w:rsidRPr="00D35CA5">
        <w:rPr>
          <w:rFonts w:eastAsia="AdvOT863180fb"/>
        </w:rPr>
        <w:t>The</w:t>
      </w:r>
      <w:r w:rsidR="00812EDD" w:rsidRPr="00D35CA5">
        <w:rPr>
          <w:rFonts w:eastAsia="AdvOT863180fb"/>
        </w:rPr>
        <w:t xml:space="preserve"> large</w:t>
      </w:r>
      <w:r w:rsidR="00145A35" w:rsidRPr="00D35CA5">
        <w:rPr>
          <w:rFonts w:eastAsia="AdvOT863180fb"/>
        </w:rPr>
        <w:t xml:space="preserve"> chronological</w:t>
      </w:r>
      <w:r w:rsidR="00812EDD" w:rsidRPr="00D35CA5">
        <w:rPr>
          <w:rFonts w:eastAsia="AdvOT863180fb"/>
        </w:rPr>
        <w:t xml:space="preserve"> gap (~80-90 ka) </w:t>
      </w:r>
      <w:r w:rsidRPr="00D35CA5">
        <w:rPr>
          <w:rFonts w:eastAsia="AdvOT863180fb"/>
        </w:rPr>
        <w:t xml:space="preserve">between the two </w:t>
      </w:r>
      <w:del w:id="538" w:author="Ben Marwick" w:date="2020-10-05T14:21:00Z">
        <w:r w:rsidRPr="00D35CA5" w:rsidDel="00AD6F57">
          <w:rPr>
            <w:rFonts w:eastAsia="AdvOT863180fb"/>
          </w:rPr>
          <w:delText xml:space="preserve">dated </w:delText>
        </w:r>
      </w:del>
      <w:del w:id="539" w:author="Ben Marwick" w:date="2020-10-05T14:20:00Z">
        <w:r w:rsidRPr="00D35CA5" w:rsidDel="00AD6F57">
          <w:rPr>
            <w:rFonts w:eastAsia="AdvOT863180fb"/>
          </w:rPr>
          <w:delText xml:space="preserve">deposits </w:delText>
        </w:r>
      </w:del>
      <w:ins w:id="540" w:author="Ben Marwick" w:date="2020-10-05T14:21:00Z">
        <w:r w:rsidR="00AD6F57">
          <w:rPr>
            <w:rFonts w:eastAsia="AdvOT863180fb"/>
          </w:rPr>
          <w:t>periods</w:t>
        </w:r>
      </w:ins>
      <w:ins w:id="541" w:author="Ben Marwick" w:date="2020-10-05T14:20:00Z">
        <w:r w:rsidR="00AD6F57" w:rsidRPr="00D35CA5">
          <w:rPr>
            <w:rFonts w:eastAsia="AdvOT863180fb"/>
          </w:rPr>
          <w:t xml:space="preserve"> </w:t>
        </w:r>
      </w:ins>
      <w:r w:rsidRPr="00D35CA5">
        <w:rPr>
          <w:rFonts w:eastAsia="AdvOT863180fb"/>
        </w:rPr>
        <w:t xml:space="preserve">is </w:t>
      </w:r>
      <w:r w:rsidR="00812EDD" w:rsidRPr="00D35CA5">
        <w:rPr>
          <w:rFonts w:eastAsia="AdvOT863180fb"/>
        </w:rPr>
        <w:t xml:space="preserve">due to </w:t>
      </w:r>
      <w:r w:rsidR="00DE2001" w:rsidRPr="00D35CA5">
        <w:rPr>
          <w:rFonts w:eastAsia="AdvOT863180fb"/>
        </w:rPr>
        <w:t xml:space="preserve">an </w:t>
      </w:r>
      <w:r w:rsidR="00812EDD" w:rsidRPr="00D35CA5">
        <w:rPr>
          <w:rFonts w:eastAsia="AdvOT863180fb"/>
        </w:rPr>
        <w:t xml:space="preserve">erosional hiatus in the deposits. </w:t>
      </w:r>
      <w:r w:rsidRPr="00D35CA5">
        <w:rPr>
          <w:rFonts w:eastAsia="AdvOT863180fb"/>
        </w:rPr>
        <w:t>Due to limited resources at the time of initial excavation, the artefacts were not individually labelled with their provenance information. This means that most of the artefacts cannot be confidently allocated to a specific time period</w:t>
      </w:r>
      <w:r w:rsidR="00085836" w:rsidRPr="00D35CA5">
        <w:rPr>
          <w:rFonts w:eastAsia="AdvOT863180fb"/>
        </w:rPr>
        <w:t xml:space="preserve">. </w:t>
      </w:r>
      <w:r w:rsidR="00085836" w:rsidRPr="00D35CA5">
        <w:t xml:space="preserve">Unfortunately, future excavations at </w:t>
      </w:r>
      <w:proofErr w:type="spellStart"/>
      <w:r w:rsidR="00085836" w:rsidRPr="00D35CA5">
        <w:rPr>
          <w:rFonts w:eastAsia="AdvOT863180fb"/>
        </w:rPr>
        <w:t>Guanyindong</w:t>
      </w:r>
      <w:proofErr w:type="spellEnd"/>
      <w:r w:rsidR="00085836" w:rsidRPr="00D35CA5">
        <w:rPr>
          <w:rFonts w:eastAsia="AdvOT863180fb"/>
        </w:rPr>
        <w:t xml:space="preserve"> are unlikely to resolve this as most of the </w:t>
      </w:r>
      <w:proofErr w:type="spellStart"/>
      <w:r w:rsidR="00085836" w:rsidRPr="00D35CA5">
        <w:rPr>
          <w:rFonts w:eastAsia="AdvOT863180fb"/>
        </w:rPr>
        <w:t>excavable</w:t>
      </w:r>
      <w:proofErr w:type="spellEnd"/>
      <w:r w:rsidR="00085836" w:rsidRPr="00D35CA5">
        <w:rPr>
          <w:rFonts w:eastAsia="AdvOT863180fb"/>
        </w:rPr>
        <w:t xml:space="preserve"> deposit was removed by the previous excavators. </w:t>
      </w:r>
      <w:del w:id="542" w:author="Ben Marwick" w:date="2020-10-05T14:21:00Z">
        <w:r w:rsidR="00085836" w:rsidRPr="00D35CA5" w:rsidDel="00AD6F57">
          <w:rPr>
            <w:rFonts w:eastAsia="AdvOT863180fb"/>
          </w:rPr>
          <w:delText>A</w:delText>
        </w:r>
        <w:r w:rsidRPr="00D35CA5" w:rsidDel="00AD6F57">
          <w:rPr>
            <w:rFonts w:eastAsia="AdvOT863180fb"/>
          </w:rPr>
          <w:delText xml:space="preserve">nd </w:delText>
        </w:r>
      </w:del>
      <w:ins w:id="543" w:author="Ben Marwick" w:date="2020-10-05T14:21:00Z">
        <w:r w:rsidR="00AD6F57">
          <w:rPr>
            <w:rFonts w:eastAsia="AdvOT863180fb"/>
          </w:rPr>
          <w:t>This also limits our ability to</w:t>
        </w:r>
        <w:r w:rsidR="00AD6F57" w:rsidRPr="00D35CA5">
          <w:rPr>
            <w:rFonts w:eastAsia="AdvOT863180fb"/>
          </w:rPr>
          <w:t xml:space="preserve"> </w:t>
        </w:r>
      </w:ins>
      <w:del w:id="544" w:author="Ben Marwick" w:date="2020-10-05T14:21:00Z">
        <w:r w:rsidRPr="00D35CA5" w:rsidDel="00AD6F57">
          <w:rPr>
            <w:rFonts w:eastAsia="AdvOT863180fb"/>
          </w:rPr>
          <w:delText xml:space="preserve">we cannot </w:delText>
        </w:r>
      </w:del>
      <w:r w:rsidRPr="00D35CA5">
        <w:rPr>
          <w:rFonts w:eastAsia="AdvOT863180fb"/>
        </w:rPr>
        <w:t>make robust claims about change over time</w:t>
      </w:r>
      <w:r w:rsidR="00932BB4" w:rsidRPr="00D35CA5">
        <w:rPr>
          <w:rFonts w:eastAsia="AdvOT863180fb"/>
        </w:rPr>
        <w:t xml:space="preserve">. </w:t>
      </w:r>
      <w:r w:rsidR="007A61BE" w:rsidRPr="00D35CA5">
        <w:t>Th</w:t>
      </w:r>
      <w:ins w:id="545" w:author="Ben Marwick" w:date="2020-10-05T14:21:00Z">
        <w:r w:rsidR="00AD6F57">
          <w:t>e</w:t>
        </w:r>
      </w:ins>
      <w:del w:id="546" w:author="Ben Marwick" w:date="2020-10-05T14:21:00Z">
        <w:r w:rsidR="007A61BE" w:rsidRPr="00D35CA5" w:rsidDel="00AD6F57">
          <w:delText>is</w:delText>
        </w:r>
      </w:del>
      <w:r w:rsidR="007A61BE" w:rsidRPr="00D35CA5">
        <w:t xml:space="preserve"> diversity</w:t>
      </w:r>
      <w:r w:rsidRPr="00D35CA5">
        <w:t xml:space="preserve"> described here</w:t>
      </w:r>
      <w:r w:rsidR="007A61BE" w:rsidRPr="00D35CA5">
        <w:t xml:space="preserve">, for example, </w:t>
      </w:r>
      <w:r w:rsidRPr="00D35CA5">
        <w:t>on one hand</w:t>
      </w:r>
      <w:ins w:id="547" w:author="Ben Marwick" w:date="2020-10-05T14:21:00Z">
        <w:r w:rsidR="00AD6F57">
          <w:t>,</w:t>
        </w:r>
      </w:ins>
      <w:r w:rsidRPr="00D35CA5">
        <w:t xml:space="preserve"> could </w:t>
      </w:r>
      <w:r w:rsidR="007A61BE" w:rsidRPr="00D35CA5">
        <w:t xml:space="preserve">either </w:t>
      </w:r>
      <w:r w:rsidRPr="00D35CA5">
        <w:t xml:space="preserve">represent </w:t>
      </w:r>
      <w:r w:rsidR="007A61BE" w:rsidRPr="00D35CA5">
        <w:t xml:space="preserve">coexistence </w:t>
      </w:r>
      <w:r w:rsidRPr="00D35CA5">
        <w:t xml:space="preserve">of multiple forms </w:t>
      </w:r>
      <w:r w:rsidR="007A61BE" w:rsidRPr="00D35CA5">
        <w:t>in a certain time</w:t>
      </w:r>
      <w:r w:rsidRPr="00D35CA5">
        <w:t xml:space="preserve">. On the other hand, it could represent </w:t>
      </w:r>
      <w:del w:id="548" w:author="Ben Marwick" w:date="2020-10-05T14:21:00Z">
        <w:r w:rsidR="007A61BE" w:rsidRPr="00D35CA5" w:rsidDel="00AD6F57">
          <w:delText xml:space="preserve"> </w:delText>
        </w:r>
      </w:del>
      <w:r w:rsidRPr="00D35CA5">
        <w:t>a sequence of technological change</w:t>
      </w:r>
      <w:r w:rsidR="00085836" w:rsidRPr="00D35CA5">
        <w:t>s</w:t>
      </w:r>
      <w:r w:rsidRPr="00D35CA5">
        <w:t xml:space="preserve"> </w:t>
      </w:r>
      <w:r w:rsidR="007A61BE" w:rsidRPr="00D35CA5">
        <w:t>over time</w:t>
      </w:r>
      <w:r w:rsidRPr="00D35CA5">
        <w:t xml:space="preserve">, such as </w:t>
      </w:r>
      <w:r w:rsidR="007A61BE" w:rsidRPr="00D35CA5">
        <w:t xml:space="preserve">is widely observed </w:t>
      </w:r>
      <w:r w:rsidRPr="00D35CA5">
        <w:t xml:space="preserve">at sites </w:t>
      </w:r>
      <w:r w:rsidR="007A61BE" w:rsidRPr="00D35CA5">
        <w:t xml:space="preserve">in west Eurasia, </w:t>
      </w:r>
      <w:r w:rsidR="00F65341" w:rsidRPr="00D35CA5">
        <w:t xml:space="preserve">for example, at </w:t>
      </w:r>
      <w:r w:rsidR="007A61BE" w:rsidRPr="00D35CA5">
        <w:rPr>
          <w:rFonts w:eastAsia="Berkeley-Book"/>
        </w:rPr>
        <w:t xml:space="preserve">Combe </w:t>
      </w:r>
      <w:proofErr w:type="spellStart"/>
      <w:r w:rsidR="007A61BE" w:rsidRPr="00D35CA5">
        <w:rPr>
          <w:rFonts w:eastAsia="Berkeley-Book"/>
        </w:rPr>
        <w:t>Grenal</w:t>
      </w:r>
      <w:proofErr w:type="spellEnd"/>
      <w:r w:rsidR="007A61BE" w:rsidRPr="00D35CA5">
        <w:rPr>
          <w:rFonts w:eastAsia="Berkeley-Book"/>
        </w:rPr>
        <w:t xml:space="preserve"> and </w:t>
      </w:r>
      <w:proofErr w:type="spellStart"/>
      <w:r w:rsidR="007A61BE" w:rsidRPr="00D35CA5">
        <w:rPr>
          <w:rFonts w:eastAsia="Berkeley-Book"/>
        </w:rPr>
        <w:t>Pech</w:t>
      </w:r>
      <w:proofErr w:type="spellEnd"/>
      <w:r w:rsidR="007A61BE" w:rsidRPr="00D35CA5">
        <w:rPr>
          <w:rFonts w:eastAsia="Berkeley-Book"/>
        </w:rPr>
        <w:t xml:space="preserve"> de </w:t>
      </w:r>
      <w:proofErr w:type="spellStart"/>
      <w:r w:rsidR="007A61BE" w:rsidRPr="00D35CA5">
        <w:rPr>
          <w:rFonts w:eastAsia="Berkeley-Book"/>
        </w:rPr>
        <w:t>l’Aze</w:t>
      </w:r>
      <w:proofErr w:type="spellEnd"/>
      <w:r w:rsidR="007A61BE" w:rsidRPr="00D35CA5">
        <w:t xml:space="preserve"> </w:t>
      </w:r>
      <w:r w:rsidR="004D19D5" w:rsidRPr="00D35CA5">
        <w:fldChar w:fldCharType="begin"/>
      </w:r>
      <w:r w:rsidR="001F5C7F" w:rsidRPr="00D35CA5">
        <w:instrText xml:space="preserve"> ADDIN EN.CITE &lt;EndNote&gt;&lt;Cite&gt;&lt;Author&gt;Delagnes&lt;/Author&gt;&lt;Year&gt;2006&lt;/Year&gt;&lt;RecNum&gt;5674&lt;/RecNum&gt;&lt;DisplayText&gt;(Delagnes and Meignen 2006)&lt;/DisplayText&gt;&lt;record&gt;&lt;rec-number&gt;5674&lt;/rec-number&gt;&lt;foreign-keys&gt;&lt;key app="EN" db-id="2e0tpp90z59szvexrf15t22p2ewafwer550w" timestamp="1551254120"&gt;5674&lt;/key&gt;&lt;/foreign-keys&gt;&lt;ref-type name="Book Section"&gt;5&lt;/ref-type&gt;&lt;contributors&gt;&lt;authors&gt;&lt;author&gt;Delagnes, Anne&lt;/author&gt;&lt;author&gt;Meignen, Liliane&lt;/author&gt;&lt;/authors&gt;&lt;/contributors&gt;&lt;titles&gt;&lt;title&gt;Diversity of lithic production systems during the Middle Paleolithic in France : are there any chronological trends?&lt;/title&gt;&lt;/titles&gt;&lt;pages&gt;85-108&lt;/pages&gt;&lt;dates&gt;&lt;year&gt;2006&lt;/year&gt;&lt;/dates&gt;&lt;urls&gt;&lt;/urls&gt;&lt;/record&gt;&lt;/Cite&gt;&lt;/EndNote&gt;</w:instrText>
      </w:r>
      <w:r w:rsidR="004D19D5" w:rsidRPr="00D35CA5">
        <w:fldChar w:fldCharType="separate"/>
      </w:r>
      <w:r w:rsidR="001F5C7F" w:rsidRPr="00D35CA5">
        <w:rPr>
          <w:noProof/>
        </w:rPr>
        <w:t>(Delagnes and Meignen 2006)</w:t>
      </w:r>
      <w:r w:rsidR="004D19D5" w:rsidRPr="00D35CA5">
        <w:fldChar w:fldCharType="end"/>
      </w:r>
      <w:r w:rsidR="007A61BE" w:rsidRPr="00D35CA5">
        <w:t>.</w:t>
      </w:r>
      <w:r w:rsidR="00F65341" w:rsidRPr="00D35CA5">
        <w:rPr>
          <w:rFonts w:eastAsia="AdvOT863180fb"/>
        </w:rPr>
        <w:t xml:space="preserve"> </w:t>
      </w:r>
    </w:p>
    <w:p w14:paraId="78D07BE9" w14:textId="77777777" w:rsidR="00AD6F57" w:rsidRPr="00D35CA5" w:rsidRDefault="00AD6F57" w:rsidP="00C60027">
      <w:pPr>
        <w:spacing w:line="360" w:lineRule="auto"/>
        <w:rPr>
          <w:rFonts w:eastAsia="AdvOT863180fb"/>
        </w:rPr>
      </w:pPr>
    </w:p>
    <w:p w14:paraId="7B6BA236" w14:textId="0105C820" w:rsidR="00D86375" w:rsidRPr="00D35CA5" w:rsidDel="00AD6F57" w:rsidRDefault="00AD6F57" w:rsidP="00D86375">
      <w:pPr>
        <w:spacing w:line="360" w:lineRule="auto"/>
        <w:rPr>
          <w:del w:id="549" w:author="Ben Marwick" w:date="2020-10-05T14:31:00Z"/>
          <w:rFonts w:eastAsia="AdvOT863180fb"/>
        </w:rPr>
      </w:pPr>
      <w:ins w:id="550" w:author="Ben Marwick" w:date="2020-10-05T14:21:00Z">
        <w:r>
          <w:rPr>
            <w:rFonts w:eastAsia="AdvOT863180fb"/>
          </w:rPr>
          <w:t>In c</w:t>
        </w:r>
      </w:ins>
      <w:del w:id="551" w:author="Ben Marwick" w:date="2020-10-05T14:21:00Z">
        <w:r w:rsidR="00C60027" w:rsidRPr="00D35CA5" w:rsidDel="00AD6F57">
          <w:rPr>
            <w:rFonts w:eastAsia="AdvOT863180fb"/>
          </w:rPr>
          <w:delText>C</w:delText>
        </w:r>
      </w:del>
      <w:r w:rsidR="00C60027" w:rsidRPr="00D35CA5">
        <w:rPr>
          <w:rFonts w:eastAsia="AdvOT863180fb"/>
        </w:rPr>
        <w:t xml:space="preserve">ontrast to the fine-grained </w:t>
      </w:r>
      <w:proofErr w:type="spellStart"/>
      <w:r w:rsidR="00C60027" w:rsidRPr="00D35CA5">
        <w:rPr>
          <w:rFonts w:eastAsia="AdvOT863180fb"/>
        </w:rPr>
        <w:t>behavioural</w:t>
      </w:r>
      <w:proofErr w:type="spellEnd"/>
      <w:r w:rsidR="00C60027" w:rsidRPr="00D35CA5">
        <w:rPr>
          <w:rFonts w:eastAsia="AdvOT863180fb"/>
        </w:rPr>
        <w:t xml:space="preserve"> evidence and high-resolution technological studies from a wide range of MP sites in West Eurasia,</w:t>
      </w:r>
      <w:r w:rsidR="00C60027" w:rsidRPr="00D35CA5" w:rsidDel="008924D7">
        <w:rPr>
          <w:rFonts w:eastAsia="AdvOT863180fb"/>
        </w:rPr>
        <w:t xml:space="preserve"> </w:t>
      </w:r>
      <w:r w:rsidR="00C60027" w:rsidRPr="00D35CA5">
        <w:rPr>
          <w:rFonts w:eastAsia="AdvOT863180fb"/>
        </w:rPr>
        <w:t xml:space="preserve">the data from East Asia </w:t>
      </w:r>
      <w:del w:id="552" w:author="Ben Marwick" w:date="2020-10-05T14:31:00Z">
        <w:r w:rsidR="00C60027" w:rsidRPr="00D35CA5" w:rsidDel="00AD6F57">
          <w:rPr>
            <w:rFonts w:eastAsia="AdvOT863180fb"/>
          </w:rPr>
          <w:delText xml:space="preserve">is </w:delText>
        </w:r>
      </w:del>
      <w:ins w:id="553" w:author="Ben Marwick" w:date="2020-10-05T14:31:00Z">
        <w:r>
          <w:rPr>
            <w:rFonts w:eastAsia="AdvOT863180fb"/>
          </w:rPr>
          <w:t>are</w:t>
        </w:r>
        <w:r w:rsidRPr="00D35CA5">
          <w:rPr>
            <w:rFonts w:eastAsia="AdvOT863180fb"/>
          </w:rPr>
          <w:t xml:space="preserve"> </w:t>
        </w:r>
      </w:ins>
      <w:r w:rsidR="00085836" w:rsidRPr="00D35CA5">
        <w:rPr>
          <w:rFonts w:eastAsia="AdvOT863180fb"/>
        </w:rPr>
        <w:t xml:space="preserve">sparse and </w:t>
      </w:r>
      <w:ins w:id="554" w:author="Ben Marwick" w:date="2020-10-05T14:31:00Z">
        <w:r>
          <w:rPr>
            <w:rFonts w:eastAsia="AdvOT863180fb"/>
          </w:rPr>
          <w:t xml:space="preserve">analysis reports are typically </w:t>
        </w:r>
      </w:ins>
      <w:r w:rsidR="00085836" w:rsidRPr="00D35CA5">
        <w:rPr>
          <w:rFonts w:eastAsia="AdvOT863180fb"/>
        </w:rPr>
        <w:t>coarse-grain</w:t>
      </w:r>
      <w:ins w:id="555" w:author="Ben Marwick" w:date="2020-10-05T14:31:00Z">
        <w:r>
          <w:rPr>
            <w:rFonts w:eastAsia="AdvOT863180fb"/>
          </w:rPr>
          <w:t>ed</w:t>
        </w:r>
      </w:ins>
      <w:del w:id="556" w:author="Ben Marwick" w:date="2020-10-05T14:31:00Z">
        <w:r w:rsidR="00085836" w:rsidRPr="00D35CA5" w:rsidDel="00AD6F57">
          <w:rPr>
            <w:rFonts w:eastAsia="AdvOT863180fb"/>
          </w:rPr>
          <w:delText xml:space="preserve"> analysed</w:delText>
        </w:r>
      </w:del>
      <w:r w:rsidR="00085836" w:rsidRPr="00D35CA5">
        <w:rPr>
          <w:rFonts w:eastAsia="AdvOT863180fb"/>
        </w:rPr>
        <w:t xml:space="preserve">. </w:t>
      </w:r>
      <w:del w:id="557" w:author="Ben Marwick" w:date="2020-10-05T14:31:00Z">
        <w:r w:rsidR="00D86375" w:rsidRPr="00D35CA5" w:rsidDel="00AD6F57">
          <w:rPr>
            <w:rFonts w:eastAsia="AdvOT863180fb"/>
          </w:rPr>
          <w:delText xml:space="preserve">Human technologies, like any other type of behavior, are complex and </w:delText>
        </w:r>
        <w:r w:rsidR="00E534BC" w:rsidRPr="00D35CA5" w:rsidDel="00AD6F57">
          <w:rPr>
            <w:rFonts w:eastAsia="AdvOT863180fb"/>
          </w:rPr>
          <w:delText>overdetermined</w:delText>
        </w:r>
        <w:r w:rsidR="00D86375" w:rsidRPr="00D35CA5" w:rsidDel="00AD6F57">
          <w:rPr>
            <w:rFonts w:eastAsia="AdvOT863180fb"/>
          </w:rPr>
          <w:delText xml:space="preserve"> phenomena.</w:delText>
        </w:r>
      </w:del>
    </w:p>
    <w:p w14:paraId="3B9E9B80" w14:textId="77777777" w:rsidR="00285110" w:rsidRDefault="00F65341" w:rsidP="00A41487">
      <w:pPr>
        <w:spacing w:line="360" w:lineRule="auto"/>
        <w:rPr>
          <w:ins w:id="558" w:author="Ben Marwick" w:date="2020-10-05T14:32:00Z"/>
          <w:color w:val="333333"/>
        </w:rPr>
      </w:pPr>
      <w:r w:rsidRPr="00D35CA5">
        <w:rPr>
          <w:rFonts w:eastAsia="AdvOT863180fb"/>
        </w:rPr>
        <w:t xml:space="preserve">To date, many paleolithic sites in southwest China have been found </w:t>
      </w:r>
      <w:r w:rsidRPr="00D35CA5">
        <w:rPr>
          <w:rFonts w:eastAsia="AdvOT863180fb"/>
        </w:rPr>
        <w:fldChar w:fldCharType="begin">
          <w:fldData xml:space="preserve">PEVuZE5vdGU+PENpdGU+PEF1dGhvcj5DYWk8L0F1dGhvcj48WWVhcj4xOTkxPC9ZZWFyPjxSZWNO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</w:fldData>
        </w:fldChar>
      </w:r>
      <w:r w:rsidR="001F5C7F" w:rsidRPr="00D35CA5">
        <w:rPr>
          <w:rFonts w:eastAsia="AdvOT863180fb"/>
        </w:rPr>
        <w:instrText xml:space="preserve"> ADDIN EN.CITE </w:instrText>
      </w:r>
      <w:r w:rsidR="001F5C7F" w:rsidRPr="00D35CA5">
        <w:rPr>
          <w:rFonts w:eastAsia="AdvOT863180fb"/>
        </w:rPr>
        <w:fldChar w:fldCharType="begin">
          <w:fldData xml:space="preserve">PEVuZE5vdGU+PENpdGU+PEF1dGhvcj5DYWk8L0F1dGhvcj48WWVhcj4xOTkxPC9ZZWFyPjxSZWNO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</w:fldData>
        </w:fldChar>
      </w:r>
      <w:r w:rsidR="001F5C7F" w:rsidRPr="00D35CA5">
        <w:rPr>
          <w:rFonts w:eastAsia="AdvOT863180fb"/>
        </w:rPr>
        <w:instrText xml:space="preserve"> ADDIN EN.CITE.DATA </w:instrText>
      </w:r>
      <w:r w:rsidR="001F5C7F" w:rsidRPr="00D35CA5">
        <w:rPr>
          <w:rFonts w:eastAsia="AdvOT863180fb"/>
        </w:rPr>
      </w:r>
      <w:r w:rsidR="001F5C7F" w:rsidRPr="00D35CA5">
        <w:rPr>
          <w:rFonts w:eastAsia="AdvOT863180fb"/>
        </w:rPr>
        <w:fldChar w:fldCharType="end"/>
      </w:r>
      <w:r w:rsidRPr="00D35CA5">
        <w:rPr>
          <w:rFonts w:eastAsia="AdvOT863180fb"/>
        </w:rPr>
      </w:r>
      <w:r w:rsidRPr="00D35CA5">
        <w:rPr>
          <w:rFonts w:eastAsia="AdvOT863180fb"/>
        </w:rPr>
        <w:fldChar w:fldCharType="separate"/>
      </w:r>
      <w:r w:rsidR="001F5C7F" w:rsidRPr="00D35CA5">
        <w:rPr>
          <w:rFonts w:eastAsia="AdvOT863180fb"/>
          <w:noProof/>
        </w:rPr>
        <w:t>(Wu 1975, Cao 1978, Qiu 1985, Cai 1991, Zhu 2011, Gao 2012)</w:t>
      </w:r>
      <w:r w:rsidRPr="00D35CA5">
        <w:rPr>
          <w:rFonts w:eastAsia="AdvOT863180fb"/>
        </w:rPr>
        <w:fldChar w:fldCharType="end"/>
      </w:r>
      <w:r w:rsidRPr="00D35CA5">
        <w:rPr>
          <w:rFonts w:eastAsia="AdvOT863180fb"/>
        </w:rPr>
        <w:t xml:space="preserve">, though only a few of them, such as </w:t>
      </w:r>
      <w:proofErr w:type="spellStart"/>
      <w:r w:rsidRPr="00D35CA5">
        <w:rPr>
          <w:rFonts w:eastAsia="AdvOT863180fb"/>
        </w:rPr>
        <w:t>Guanyindong</w:t>
      </w:r>
      <w:proofErr w:type="spellEnd"/>
      <w:r w:rsidRPr="00D35CA5">
        <w:rPr>
          <w:rFonts w:eastAsia="AdvOT863180fb"/>
        </w:rPr>
        <w:t xml:space="preserve"> and </w:t>
      </w:r>
      <w:proofErr w:type="spellStart"/>
      <w:r w:rsidRPr="00D35CA5">
        <w:rPr>
          <w:rFonts w:eastAsia="AdvOT863180fb"/>
        </w:rPr>
        <w:t>Panxiandadong</w:t>
      </w:r>
      <w:proofErr w:type="spellEnd"/>
      <w:r w:rsidRPr="00D35CA5">
        <w:rPr>
          <w:rFonts w:eastAsia="AdvOT863180fb"/>
        </w:rPr>
        <w:t xml:space="preserve"> </w:t>
      </w:r>
      <w:r w:rsidRPr="00D35CA5">
        <w:rPr>
          <w:rFonts w:eastAsia="AdvOT863180fb"/>
        </w:rPr>
        <w:fldChar w:fldCharType="begin">
          <w:fldData xml:space="preserve">PEVuZE5vdGU+PENpdGU+PEF1dGhvcj5IdWFuZzwvQXV0aG9yPjxZZWFyPjE5OTc8L1llYXI+PFJl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</w:fldData>
        </w:fldChar>
      </w:r>
      <w:r w:rsidR="00525B01" w:rsidRPr="00D35CA5">
        <w:rPr>
          <w:rFonts w:eastAsia="AdvOT863180fb"/>
        </w:rPr>
        <w:instrText xml:space="preserve"> ADDIN EN.CITE </w:instrText>
      </w:r>
      <w:r w:rsidR="00525B01" w:rsidRPr="00D35CA5">
        <w:rPr>
          <w:rFonts w:eastAsia="AdvOT863180fb"/>
        </w:rPr>
        <w:fldChar w:fldCharType="begin">
          <w:fldData xml:space="preserve">PEVuZE5vdGU+PENpdGU+PEF1dGhvcj5IdWFuZzwvQXV0aG9yPjxZZWFyPjE5OTc8L1llYXI+PFJl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</w:fldData>
        </w:fldChar>
      </w:r>
      <w:r w:rsidR="00525B01" w:rsidRPr="00D35CA5">
        <w:rPr>
          <w:rFonts w:eastAsia="AdvOT863180fb"/>
        </w:rPr>
        <w:instrText xml:space="preserve"> ADDIN EN.CITE.DATA </w:instrText>
      </w:r>
      <w:r w:rsidR="00525B01" w:rsidRPr="00D35CA5">
        <w:rPr>
          <w:rFonts w:eastAsia="AdvOT863180fb"/>
        </w:rPr>
      </w:r>
      <w:r w:rsidR="00525B01" w:rsidRPr="00D35CA5">
        <w:rPr>
          <w:rFonts w:eastAsia="AdvOT863180fb"/>
        </w:rPr>
        <w:fldChar w:fldCharType="end"/>
      </w:r>
      <w:r w:rsidRPr="00D35CA5">
        <w:rPr>
          <w:rFonts w:eastAsia="AdvOT863180fb"/>
        </w:rPr>
      </w:r>
      <w:r w:rsidRPr="00D35CA5">
        <w:rPr>
          <w:rFonts w:eastAsia="AdvOT863180fb"/>
        </w:rPr>
        <w:fldChar w:fldCharType="separate"/>
      </w:r>
      <w:r w:rsidR="00525B01" w:rsidRPr="00D35CA5">
        <w:rPr>
          <w:rFonts w:eastAsia="AdvOT863180fb"/>
          <w:noProof/>
        </w:rPr>
        <w:t>(Huang, Hou et al. 1997, Miller-Antonio, Schepartz et al. 2004, Li, Wu et al. 2017)</w:t>
      </w:r>
      <w:r w:rsidRPr="00D35CA5">
        <w:rPr>
          <w:rFonts w:eastAsia="AdvOT863180fb"/>
        </w:rPr>
        <w:fldChar w:fldCharType="end"/>
      </w:r>
      <w:r w:rsidRPr="00D35CA5">
        <w:rPr>
          <w:rFonts w:eastAsia="AdvOT863180fb"/>
        </w:rPr>
        <w:t xml:space="preserve">, have been reliably dated to </w:t>
      </w:r>
      <w:r w:rsidRPr="00D35CA5">
        <w:rPr>
          <w:rFonts w:eastAsia="AdvOT863180fb"/>
        </w:rPr>
        <w:lastRenderedPageBreak/>
        <w:t xml:space="preserve">the Late Middle Pleistocene period. </w:t>
      </w:r>
      <w:r w:rsidR="00ED3188" w:rsidRPr="00D35CA5">
        <w:t>Evidence of various</w:t>
      </w:r>
      <w:r w:rsidR="00E54E08" w:rsidRPr="00D35CA5">
        <w:t xml:space="preserve"> traits of </w:t>
      </w:r>
      <w:r w:rsidR="00531B87" w:rsidRPr="00D35CA5">
        <w:t>MP</w:t>
      </w:r>
      <w:r w:rsidRPr="00D35CA5">
        <w:t xml:space="preserve"> </w:t>
      </w:r>
      <w:r w:rsidR="002A3199" w:rsidRPr="00D35CA5">
        <w:t>technologies</w:t>
      </w:r>
      <w:r w:rsidR="00ED3188" w:rsidRPr="00D35CA5">
        <w:t xml:space="preserve"> in </w:t>
      </w:r>
      <w:proofErr w:type="spellStart"/>
      <w:r w:rsidR="00ED3188" w:rsidRPr="00D35CA5">
        <w:t>Guanyindong</w:t>
      </w:r>
      <w:proofErr w:type="spellEnd"/>
      <w:r w:rsidR="00EE2077" w:rsidRPr="00D35CA5">
        <w:t>,</w:t>
      </w:r>
      <w:r w:rsidR="002A3199" w:rsidRPr="00D35CA5">
        <w:t xml:space="preserve"> such as</w:t>
      </w:r>
      <w:r w:rsidR="003479F8" w:rsidRPr="00D35CA5">
        <w:t xml:space="preserve"> Levallois </w:t>
      </w:r>
      <w:r w:rsidRPr="00D35CA5">
        <w:t>strategies</w:t>
      </w:r>
      <w:r w:rsidR="003479F8" w:rsidRPr="00D35CA5">
        <w:t>, multipl</w:t>
      </w:r>
      <w:r w:rsidRPr="00D35CA5">
        <w:t>e</w:t>
      </w:r>
      <w:r w:rsidR="003479F8" w:rsidRPr="00D35CA5">
        <w:t xml:space="preserve"> blank production</w:t>
      </w:r>
      <w:r w:rsidRPr="00D35CA5">
        <w:t xml:space="preserve"> techniques</w:t>
      </w:r>
      <w:r w:rsidR="003479F8" w:rsidRPr="00D35CA5">
        <w:t xml:space="preserve"> </w:t>
      </w:r>
      <w:r w:rsidR="002A3199" w:rsidRPr="00D35CA5">
        <w:t>including</w:t>
      </w:r>
      <w:r w:rsidR="003479F8" w:rsidRPr="00D35CA5">
        <w:t xml:space="preserve"> discoid and </w:t>
      </w:r>
      <w:r w:rsidR="00531B87" w:rsidRPr="00D35CA5">
        <w:t>core-on-flake</w:t>
      </w:r>
      <w:r w:rsidR="00EE2077" w:rsidRPr="00D35CA5">
        <w:t>,</w:t>
      </w:r>
      <w:r w:rsidR="003479F8" w:rsidRPr="00D35CA5">
        <w:t xml:space="preserve"> and various methods on tool manufacture and management such like </w:t>
      </w:r>
      <w:proofErr w:type="spellStart"/>
      <w:r w:rsidR="003479F8" w:rsidRPr="00D35CA5">
        <w:t>Quina</w:t>
      </w:r>
      <w:proofErr w:type="spellEnd"/>
      <w:r w:rsidR="003479F8" w:rsidRPr="00D35CA5">
        <w:t>-like systems</w:t>
      </w:r>
      <w:r w:rsidR="00EE2077" w:rsidRPr="00D35CA5">
        <w:t xml:space="preserve">, </w:t>
      </w:r>
      <w:r w:rsidR="00E54E08" w:rsidRPr="00D35CA5">
        <w:t xml:space="preserve">suggests that during MIS 6 – 5 hominins </w:t>
      </w:r>
      <w:r w:rsidRPr="00D35CA5">
        <w:t xml:space="preserve">in </w:t>
      </w:r>
      <w:r w:rsidR="00E54E08" w:rsidRPr="00D35CA5">
        <w:t xml:space="preserve">this area had the comparable </w:t>
      </w:r>
      <w:r w:rsidR="00E534BC" w:rsidRPr="00D35CA5">
        <w:t xml:space="preserve">response </w:t>
      </w:r>
      <w:r w:rsidR="00E54E08" w:rsidRPr="00D35CA5">
        <w:t>abilities as those in Europe and Africa</w:t>
      </w:r>
      <w:r w:rsidRPr="00D35CA5">
        <w:t>.</w:t>
      </w:r>
      <w:r w:rsidR="007D54D8" w:rsidRPr="007D54D8">
        <w:t xml:space="preserve"> </w:t>
      </w:r>
      <w:r w:rsidR="007D54D8">
        <w:t xml:space="preserve">In other words, </w:t>
      </w:r>
      <w:r w:rsidR="007D54D8">
        <w:rPr>
          <w:color w:val="333333"/>
        </w:rPr>
        <w:t xml:space="preserve">the diversity of lithic production of the </w:t>
      </w:r>
      <w:r w:rsidR="007D54D8" w:rsidRPr="003042B3">
        <w:rPr>
          <w:color w:val="333333"/>
        </w:rPr>
        <w:t xml:space="preserve">assemblage </w:t>
      </w:r>
      <w:r w:rsidR="007D54D8">
        <w:rPr>
          <w:color w:val="333333"/>
        </w:rPr>
        <w:t xml:space="preserve">is similar to that found in Late Middle Pleistocene assemblages in west Eurasia and Africa. </w:t>
      </w:r>
    </w:p>
    <w:p w14:paraId="7516BABC" w14:textId="77777777" w:rsidR="00285110" w:rsidRDefault="00285110" w:rsidP="00A41487">
      <w:pPr>
        <w:spacing w:line="360" w:lineRule="auto"/>
        <w:rPr>
          <w:ins w:id="559" w:author="Ben Marwick" w:date="2020-10-05T14:32:00Z"/>
          <w:color w:val="333333"/>
        </w:rPr>
      </w:pPr>
    </w:p>
    <w:p w14:paraId="7497BD0D" w14:textId="37CE52B3" w:rsidR="00531B87" w:rsidRPr="00D35CA5" w:rsidDel="00285110" w:rsidRDefault="007D54D8" w:rsidP="00A41487">
      <w:pPr>
        <w:spacing w:line="360" w:lineRule="auto"/>
        <w:rPr>
          <w:del w:id="560" w:author="Ben Marwick" w:date="2020-10-05T14:33:00Z"/>
        </w:rPr>
      </w:pPr>
      <w:r w:rsidRPr="00F42765">
        <w:rPr>
          <w:color w:val="333333"/>
        </w:rPr>
        <w:t xml:space="preserve">Our </w:t>
      </w:r>
      <w:r w:rsidRPr="00491F8A">
        <w:rPr>
          <w:color w:val="333333"/>
        </w:rPr>
        <w:t>paper</w:t>
      </w:r>
      <w:r w:rsidRPr="00F42765">
        <w:rPr>
          <w:color w:val="333333"/>
        </w:rPr>
        <w:t xml:space="preserve"> </w:t>
      </w:r>
      <w:r w:rsidRPr="00491F8A">
        <w:rPr>
          <w:color w:val="333333"/>
        </w:rPr>
        <w:t xml:space="preserve">systematically </w:t>
      </w:r>
      <w:r>
        <w:rPr>
          <w:color w:val="333333"/>
        </w:rPr>
        <w:t>demonstrates</w:t>
      </w:r>
      <w:r w:rsidRPr="00F42765">
        <w:rPr>
          <w:color w:val="333333"/>
        </w:rPr>
        <w:t xml:space="preserve"> the</w:t>
      </w:r>
      <w:r w:rsidRPr="00491F8A">
        <w:rPr>
          <w:color w:val="333333"/>
        </w:rPr>
        <w:t xml:space="preserve"> </w:t>
      </w:r>
      <w:r w:rsidRPr="00F42765">
        <w:rPr>
          <w:color w:val="333333"/>
        </w:rPr>
        <w:t>diversity of Middle Palaeolithic in East Asia for the first time,</w:t>
      </w:r>
      <w:r w:rsidRPr="004526EC">
        <w:rPr>
          <w:color w:val="333333"/>
        </w:rPr>
        <w:t xml:space="preserve"> indicating that the appearance of Levallois concept in </w:t>
      </w:r>
      <w:proofErr w:type="spellStart"/>
      <w:r w:rsidRPr="004526EC">
        <w:rPr>
          <w:color w:val="333333"/>
        </w:rPr>
        <w:t>Guanyindong</w:t>
      </w:r>
      <w:proofErr w:type="spellEnd"/>
      <w:r w:rsidRPr="004526EC">
        <w:rPr>
          <w:color w:val="333333"/>
        </w:rPr>
        <w:t xml:space="preserve"> is not anecdotal and not isolated or </w:t>
      </w:r>
      <w:del w:id="561" w:author="Ben Marwick" w:date="2020-10-05T14:32:00Z">
        <w:r w:rsidRPr="004526EC" w:rsidDel="00285110">
          <w:rPr>
            <w:color w:val="333333"/>
          </w:rPr>
          <w:delText xml:space="preserve">to be </w:delText>
        </w:r>
      </w:del>
      <w:r w:rsidRPr="004526EC">
        <w:rPr>
          <w:color w:val="333333"/>
        </w:rPr>
        <w:t>simply attribut</w:t>
      </w:r>
      <w:ins w:id="562" w:author="Ben Marwick" w:date="2020-10-05T14:32:00Z">
        <w:r w:rsidR="00285110">
          <w:rPr>
            <w:color w:val="333333"/>
          </w:rPr>
          <w:t>able</w:t>
        </w:r>
      </w:ins>
      <w:del w:id="563" w:author="Ben Marwick" w:date="2020-10-05T14:32:00Z">
        <w:r w:rsidRPr="004526EC" w:rsidDel="00285110">
          <w:rPr>
            <w:color w:val="333333"/>
          </w:rPr>
          <w:delText>ed</w:delText>
        </w:r>
      </w:del>
      <w:r w:rsidRPr="004526EC">
        <w:rPr>
          <w:color w:val="333333"/>
        </w:rPr>
        <w:t xml:space="preserve"> to random convergence. On the contrary, the </w:t>
      </w:r>
      <w:proofErr w:type="spellStart"/>
      <w:r w:rsidRPr="004526EC">
        <w:rPr>
          <w:color w:val="333333"/>
        </w:rPr>
        <w:t>Guanyindong</w:t>
      </w:r>
      <w:proofErr w:type="spellEnd"/>
      <w:r w:rsidRPr="004526EC">
        <w:rPr>
          <w:color w:val="333333"/>
        </w:rPr>
        <w:t xml:space="preserve"> </w:t>
      </w:r>
      <w:ins w:id="564" w:author="Ben Marwick" w:date="2020-10-05T14:33:00Z">
        <w:r w:rsidR="00285110">
          <w:rPr>
            <w:color w:val="333333"/>
          </w:rPr>
          <w:t xml:space="preserve">hominins </w:t>
        </w:r>
      </w:ins>
      <w:r w:rsidRPr="004526EC">
        <w:rPr>
          <w:color w:val="333333"/>
        </w:rPr>
        <w:t xml:space="preserve">developed the </w:t>
      </w:r>
      <w:del w:id="565" w:author="Ben Marwick" w:date="2020-10-05T14:32:00Z">
        <w:r w:rsidRPr="004526EC" w:rsidDel="00285110">
          <w:rPr>
            <w:color w:val="333333"/>
          </w:rPr>
          <w:delText xml:space="preserve">whole </w:delText>
        </w:r>
      </w:del>
      <w:ins w:id="566" w:author="Ben Marwick" w:date="2020-10-05T14:32:00Z">
        <w:r w:rsidR="00285110">
          <w:rPr>
            <w:color w:val="333333"/>
          </w:rPr>
          <w:t>many complex elements of</w:t>
        </w:r>
        <w:r w:rsidR="00285110" w:rsidRPr="004526EC">
          <w:rPr>
            <w:color w:val="333333"/>
          </w:rPr>
          <w:t xml:space="preserve"> </w:t>
        </w:r>
        <w:r w:rsidR="00285110" w:rsidRPr="004526EC">
          <w:rPr>
            <w:color w:val="333333"/>
          </w:rPr>
          <w:t xml:space="preserve">Middle </w:t>
        </w:r>
        <w:proofErr w:type="spellStart"/>
        <w:r w:rsidR="00285110" w:rsidRPr="004526EC">
          <w:rPr>
            <w:color w:val="333333"/>
          </w:rPr>
          <w:t>Palaeolithic</w:t>
        </w:r>
        <w:proofErr w:type="spellEnd"/>
        <w:r w:rsidR="00285110" w:rsidRPr="004526EC">
          <w:rPr>
            <w:color w:val="333333"/>
          </w:rPr>
          <w:t xml:space="preserve"> </w:t>
        </w:r>
      </w:ins>
      <w:r w:rsidRPr="004526EC">
        <w:rPr>
          <w:color w:val="333333"/>
        </w:rPr>
        <w:t>tool</w:t>
      </w:r>
      <w:r>
        <w:rPr>
          <w:rFonts w:asciiTheme="minorEastAsia" w:hAnsiTheme="minorEastAsia" w:hint="eastAsia"/>
          <w:color w:val="333333"/>
        </w:rPr>
        <w:t>-</w:t>
      </w:r>
      <w:r w:rsidRPr="004526EC">
        <w:rPr>
          <w:color w:val="333333"/>
        </w:rPr>
        <w:t>kit</w:t>
      </w:r>
      <w:ins w:id="567" w:author="Ben Marwick" w:date="2020-10-05T14:32:00Z">
        <w:r w:rsidR="00285110">
          <w:rPr>
            <w:color w:val="333333"/>
          </w:rPr>
          <w:t>s</w:t>
        </w:r>
      </w:ins>
      <w:ins w:id="568" w:author="Ben Marwick" w:date="2020-10-05T14:33:00Z">
        <w:r w:rsidR="00285110">
          <w:rPr>
            <w:color w:val="333333"/>
          </w:rPr>
          <w:t xml:space="preserve">, </w:t>
        </w:r>
      </w:ins>
      <w:del w:id="569" w:author="Ben Marwick" w:date="2020-10-05T14:33:00Z">
        <w:r w:rsidRPr="004526EC" w:rsidDel="00285110">
          <w:rPr>
            <w:color w:val="333333"/>
          </w:rPr>
          <w:delText xml:space="preserve"> of </w:delText>
        </w:r>
      </w:del>
      <w:del w:id="570" w:author="Ben Marwick" w:date="2020-10-05T14:32:00Z">
        <w:r w:rsidRPr="004526EC" w:rsidDel="00285110">
          <w:rPr>
            <w:color w:val="333333"/>
          </w:rPr>
          <w:delText xml:space="preserve">Middle Palaeolithic </w:delText>
        </w:r>
      </w:del>
      <w:del w:id="571" w:author="Ben Marwick" w:date="2020-10-05T14:33:00Z">
        <w:r w:rsidRPr="004526EC" w:rsidDel="00285110">
          <w:rPr>
            <w:color w:val="333333"/>
          </w:rPr>
          <w:delText>complexity</w:delText>
        </w:r>
        <w:r w:rsidDel="00285110">
          <w:rPr>
            <w:color w:val="333333"/>
          </w:rPr>
          <w:delText xml:space="preserve">, </w:delText>
        </w:r>
      </w:del>
      <w:r w:rsidRPr="00F42765">
        <w:rPr>
          <w:color w:val="333333"/>
        </w:rPr>
        <w:t>challenging the longstanding view of long-term simplicity in lithic technology during the Early and Middle Palaeolithic periods in East Asia.</w:t>
      </w:r>
      <w:ins w:id="572" w:author="Ben Marwick" w:date="2020-10-05T14:33:00Z">
        <w:r w:rsidR="00285110">
          <w:t xml:space="preserve"> </w:t>
        </w:r>
      </w:ins>
    </w:p>
    <w:p w14:paraId="3CC0951B" w14:textId="0BD04A0D" w:rsidR="007D54D8" w:rsidRDefault="004A39E9" w:rsidP="007D54D8">
      <w:pPr>
        <w:spacing w:line="360" w:lineRule="auto"/>
        <w:rPr>
          <w:ins w:id="573" w:author="Ben Marwick" w:date="2020-10-05T14:34:00Z"/>
        </w:rPr>
      </w:pPr>
      <w:r w:rsidRPr="00D35CA5">
        <w:t>T</w:t>
      </w:r>
      <w:r w:rsidR="007C11F8" w:rsidRPr="00D35CA5">
        <w:t>he</w:t>
      </w:r>
      <w:r w:rsidR="00531B87" w:rsidRPr="00D35CA5">
        <w:t xml:space="preserve"> absence of human fossils dated to the same period in southwest China, </w:t>
      </w:r>
      <w:r w:rsidRPr="00D35CA5">
        <w:t>hamper</w:t>
      </w:r>
      <w:ins w:id="574" w:author="Ben Marwick" w:date="2020-10-05T14:33:00Z">
        <w:r w:rsidR="00285110">
          <w:t>s</w:t>
        </w:r>
      </w:ins>
      <w:del w:id="575" w:author="Ben Marwick" w:date="2020-10-05T14:33:00Z">
        <w:r w:rsidRPr="00D35CA5" w:rsidDel="00285110">
          <w:delText>ed</w:delText>
        </w:r>
      </w:del>
      <w:r w:rsidRPr="00D35CA5">
        <w:t xml:space="preserve"> </w:t>
      </w:r>
      <w:del w:id="576" w:author="Ben Marwick" w:date="2020-10-05T14:33:00Z">
        <w:r w:rsidRPr="00D35CA5" w:rsidDel="00285110">
          <w:delText xml:space="preserve">the </w:delText>
        </w:r>
      </w:del>
      <w:r w:rsidRPr="00D35CA5">
        <w:t xml:space="preserve">speculation </w:t>
      </w:r>
      <w:del w:id="577" w:author="Ben Marwick" w:date="2020-10-05T14:33:00Z">
        <w:r w:rsidRPr="00D35CA5" w:rsidDel="00285110">
          <w:delText>of</w:delText>
        </w:r>
        <w:r w:rsidR="004A3B1C" w:rsidRPr="00D35CA5" w:rsidDel="00285110">
          <w:delText xml:space="preserve"> </w:delText>
        </w:r>
      </w:del>
      <w:ins w:id="578" w:author="Ben Marwick" w:date="2020-10-05T14:33:00Z">
        <w:r w:rsidR="00285110">
          <w:t>about the</w:t>
        </w:r>
        <w:r w:rsidR="00285110" w:rsidRPr="00D35CA5">
          <w:t xml:space="preserve"> </w:t>
        </w:r>
      </w:ins>
      <w:r w:rsidR="004A3B1C" w:rsidRPr="00D35CA5">
        <w:t xml:space="preserve">hominin </w:t>
      </w:r>
      <w:r w:rsidRPr="00D35CA5">
        <w:t xml:space="preserve">species that </w:t>
      </w:r>
      <w:r w:rsidR="004A3B1C" w:rsidRPr="00D35CA5">
        <w:t xml:space="preserve">produced the </w:t>
      </w:r>
      <w:proofErr w:type="spellStart"/>
      <w:r w:rsidR="004A3B1C" w:rsidRPr="00D35CA5">
        <w:t>Guanyindong</w:t>
      </w:r>
      <w:proofErr w:type="spellEnd"/>
      <w:r w:rsidR="004A3B1C" w:rsidRPr="00D35CA5">
        <w:t xml:space="preserve"> Cave assemblage. </w:t>
      </w:r>
      <w:bookmarkStart w:id="579" w:name="OLE_LINK3"/>
      <w:r w:rsidR="007C11F8" w:rsidRPr="00D35CA5">
        <w:t>However, a</w:t>
      </w:r>
      <w:r w:rsidR="00893A64" w:rsidRPr="00D35CA5">
        <w:t>ccumulated</w:t>
      </w:r>
      <w:bookmarkEnd w:id="579"/>
      <w:r w:rsidR="00893A64" w:rsidRPr="00D35CA5">
        <w:t xml:space="preserve"> anthropological studies in and/or near this region have </w:t>
      </w:r>
      <w:del w:id="580" w:author="Ben Marwick" w:date="2020-10-05T14:33:00Z">
        <w:r w:rsidR="00893A64" w:rsidRPr="00D35CA5" w:rsidDel="00285110">
          <w:delText>sh</w:delText>
        </w:r>
        <w:r w:rsidR="005A2507" w:rsidRPr="00D35CA5" w:rsidDel="00285110">
          <w:delText>e</w:delText>
        </w:r>
        <w:r w:rsidR="00893A64" w:rsidRPr="00D35CA5" w:rsidDel="00285110">
          <w:delText xml:space="preserve">ded </w:delText>
        </w:r>
      </w:del>
      <w:ins w:id="581" w:author="Ben Marwick" w:date="2020-10-05T14:33:00Z">
        <w:r w:rsidR="00285110">
          <w:t>shed</w:t>
        </w:r>
        <w:r w:rsidR="00285110" w:rsidRPr="00D35CA5">
          <w:t xml:space="preserve"> </w:t>
        </w:r>
      </w:ins>
      <w:r w:rsidR="00893A64" w:rsidRPr="00D35CA5">
        <w:t xml:space="preserve">the light on the </w:t>
      </w:r>
      <w:ins w:id="582" w:author="Ben Marwick" w:date="2020-10-05T14:33:00Z">
        <w:r w:rsidR="00285110">
          <w:t xml:space="preserve">probable </w:t>
        </w:r>
      </w:ins>
      <w:del w:id="583" w:author="Ben Marwick" w:date="2020-10-05T14:33:00Z">
        <w:r w:rsidR="00893A64" w:rsidRPr="00D35CA5" w:rsidDel="00285110">
          <w:delText xml:space="preserve">human </w:delText>
        </w:r>
      </w:del>
      <w:ins w:id="584" w:author="Ben Marwick" w:date="2020-10-05T14:33:00Z">
        <w:r w:rsidR="00285110">
          <w:t>homini</w:t>
        </w:r>
      </w:ins>
      <w:ins w:id="585" w:author="Ben Marwick" w:date="2020-10-05T14:34:00Z">
        <w:r w:rsidR="00285110">
          <w:t>n</w:t>
        </w:r>
      </w:ins>
      <w:ins w:id="586" w:author="Ben Marwick" w:date="2020-10-05T14:33:00Z">
        <w:r w:rsidR="00285110" w:rsidRPr="00D35CA5">
          <w:t xml:space="preserve"> </w:t>
        </w:r>
      </w:ins>
      <w:del w:id="587" w:author="Ben Marwick" w:date="2020-10-05T14:33:00Z">
        <w:r w:rsidR="00893A64" w:rsidRPr="00D35CA5" w:rsidDel="00285110">
          <w:delText xml:space="preserve">groups </w:delText>
        </w:r>
      </w:del>
      <w:ins w:id="588" w:author="Ben Marwick" w:date="2020-10-05T14:33:00Z">
        <w:r w:rsidR="00285110">
          <w:t>taxa</w:t>
        </w:r>
        <w:r w:rsidR="00285110" w:rsidRPr="00D35CA5">
          <w:t xml:space="preserve"> </w:t>
        </w:r>
      </w:ins>
      <w:del w:id="589" w:author="Ben Marwick" w:date="2020-10-05T14:33:00Z">
        <w:r w:rsidR="00893A64" w:rsidRPr="00D35CA5" w:rsidDel="00285110">
          <w:delText xml:space="preserve">that ever lived in this land. </w:delText>
        </w:r>
      </w:del>
      <w:r w:rsidR="00893A64" w:rsidRPr="00D35CA5">
        <w:t>T</w:t>
      </w:r>
      <w:r w:rsidR="00531B87" w:rsidRPr="00D35CA5">
        <w:t xml:space="preserve">he Denisovan fossil found in </w:t>
      </w:r>
      <w:proofErr w:type="spellStart"/>
      <w:r w:rsidR="00531B87" w:rsidRPr="00D35CA5">
        <w:t>Baishiya</w:t>
      </w:r>
      <w:proofErr w:type="spellEnd"/>
      <w:r w:rsidR="00893A64" w:rsidRPr="00D35CA5">
        <w:t>,</w:t>
      </w:r>
      <w:r w:rsidR="00531B87" w:rsidRPr="00D35CA5">
        <w:t xml:space="preserve"> dated 160k</w:t>
      </w:r>
      <w:r w:rsidR="004A3B1C" w:rsidRPr="00D35CA5">
        <w:t>a</w:t>
      </w:r>
      <w:r w:rsidR="00893A64" w:rsidRPr="00D35CA5">
        <w:t>, provides the first evidence of Denisovan territories in East Asia</w:t>
      </w:r>
      <w:ins w:id="590" w:author="Ben Marwick" w:date="2020-10-05T14:34:00Z">
        <w:r w:rsidR="00285110">
          <w:t xml:space="preserve"> </w:t>
        </w:r>
      </w:ins>
      <w:r w:rsidR="00D01294" w:rsidRPr="00D35CA5">
        <w:fldChar w:fldCharType="begin"/>
      </w:r>
      <w:r w:rsidR="00D01294" w:rsidRPr="00D35CA5">
        <w:instrText xml:space="preserve"> ADDIN EN.CITE &lt;EndNote&gt;&lt;Cite&gt;&lt;Author&gt;Chen&lt;/Author&gt;&lt;Year&gt;2019&lt;/Year&gt;&lt;RecNum&gt;5447&lt;/RecNum&gt;&lt;DisplayText&gt;(Chen, Welker et al. 2019)&lt;/DisplayText&gt;&lt;record&gt;&lt;rec-number&gt;5447&lt;/rec-number&gt;&lt;foreign-keys&gt;&lt;key app="EN" db-id="2e0tpp90z59szvexrf15t22p2ewafwer550w" timestamp="1577441596"&gt;5447&lt;/key&gt;&lt;/foreign-keys&gt;&lt;ref-type name="Journal Article"&gt;17&lt;/ref-type&gt;&lt;contributors&gt;&lt;authors&gt;&lt;author&gt;Chen, Fahu&lt;/author&gt;&lt;author&gt;Welker, Frido&lt;/author&gt;&lt;author&gt;Shen, Chuan-Chou&lt;/author&gt;&lt;author&gt;Bailey, Shara E.&lt;/author&gt;&lt;author&gt;Bergmann, Inga&lt;/author&gt;&lt;author&gt;Davis, Simon&lt;/author&gt;&lt;author&gt;Xia, Huan&lt;/author&gt;&lt;author&gt;Wang, Hui&lt;/author&gt;&lt;author&gt;Fischer, Roman&lt;/author&gt;&lt;author&gt;Freidline, Sarah E.&lt;/author&gt;&lt;author&gt;Yu, Tsai-Luen&lt;/author&gt;&lt;author&gt;Skinner, Matthew M.&lt;/author&gt;&lt;author&gt;Stelzer, Stefanie&lt;/author&gt;&lt;author&gt;Dong, Guangrong&lt;/author&gt;&lt;author&gt;Fu, Qiaomei&lt;/author&gt;&lt;author&gt;Dong, Guanghui&lt;/author&gt;&lt;author&gt;Wang, Jian&lt;/author&gt;&lt;author&gt;Zhang, Dongju&lt;/author&gt;&lt;author&gt;Hublin, Jean-Jacques&lt;/author&gt;&lt;/authors&gt;&lt;/contributors&gt;&lt;titles&gt;&lt;title&gt;A late Middle Pleistocene Denisovan mandible from the Tibetan Plateau&lt;/title&gt;&lt;secondary-title&gt;Nature&lt;/secondary-title&gt;&lt;/titles&gt;&lt;periodical&gt;&lt;full-title&gt;Nature&lt;/full-title&gt;&lt;/periodical&gt;&lt;pages&gt;409-412&lt;/pages&gt;&lt;volume&gt;569&lt;/volume&gt;&lt;number&gt;7756&lt;/number&gt;&lt;dates&gt;&lt;year&gt;2019&lt;/year&gt;&lt;pub-dates&gt;&lt;date&gt;2019/05/01&lt;/date&gt;&lt;/pub-dates&gt;&lt;/dates&gt;&lt;isbn&gt;1476-4687&lt;/isbn&gt;&lt;urls&gt;&lt;related-urls&gt;&lt;url&gt;https://doi.org/10.1038/s41586-019-1139-x&lt;/url&gt;&lt;/related-urls&gt;&lt;/urls&gt;&lt;electronic-resource-num&gt;10.1038/s41586-019-1139-x&lt;/electronic-resource-num&gt;&lt;/record&gt;&lt;/Cite&gt;&lt;/EndNote&gt;</w:instrText>
      </w:r>
      <w:r w:rsidR="00D01294" w:rsidRPr="00D35CA5">
        <w:fldChar w:fldCharType="separate"/>
      </w:r>
      <w:r w:rsidR="00D01294" w:rsidRPr="00D35CA5">
        <w:rPr>
          <w:noProof/>
        </w:rPr>
        <w:t>(Chen, Welker et al. 2019)</w:t>
      </w:r>
      <w:r w:rsidR="00D01294" w:rsidRPr="00D35CA5">
        <w:fldChar w:fldCharType="end"/>
      </w:r>
      <w:r w:rsidR="00893A64" w:rsidRPr="00D35CA5">
        <w:t>. The 100ka old modern human teeth</w:t>
      </w:r>
      <w:r w:rsidR="00D76E2F" w:rsidRPr="00D35CA5">
        <w:t xml:space="preserve"> from </w:t>
      </w:r>
      <w:proofErr w:type="spellStart"/>
      <w:r w:rsidR="00D76E2F" w:rsidRPr="00D35CA5">
        <w:t>Fuyan</w:t>
      </w:r>
      <w:proofErr w:type="spellEnd"/>
      <w:ins w:id="591" w:author="Ben Marwick" w:date="2020-10-05T14:34:00Z">
        <w:r w:rsidR="00285110">
          <w:t xml:space="preserve"> </w:t>
        </w:r>
      </w:ins>
      <w:r w:rsidR="00D01294" w:rsidRPr="00D35CA5">
        <w:fldChar w:fldCharType="begin"/>
      </w:r>
      <w:r w:rsidR="00D01294" w:rsidRPr="00D35CA5">
        <w:instrText xml:space="preserve"> ADDIN EN.CITE &lt;EndNote&gt;&lt;Cite&gt;&lt;Author&gt;Liu&lt;/Author&gt;&lt;Year&gt;2015&lt;/Year&gt;&lt;RecNum&gt;5406&lt;/RecNum&gt;&lt;DisplayText&gt;(Liu, Martinon-Torres et al. 2015)&lt;/DisplayText&gt;&lt;record&gt;&lt;rec-number&gt;5406&lt;/rec-number&gt;&lt;foreign-keys&gt;&lt;key app="EN" db-id="2e0tpp90z59szvexrf15t22p2ewafwer550w" timestamp="0"&gt;5406&lt;/key&gt;&lt;/foreign-keys&gt;&lt;ref-type name="Journal Article"&gt;17&lt;/ref-type&gt;&lt;contributors&gt;&lt;authors&gt;&lt;author&gt;Liu, Wu&lt;/author&gt;&lt;author&gt;Martinon-Torres, Maria&lt;/author&gt;&lt;author&gt;Cai, Yan-jun&lt;/author&gt;&lt;author&gt;Xing, Song&lt;/author&gt;&lt;author&gt;Tong, Hao-wen&lt;/author&gt;&lt;author&gt;Pei, Shu-wen&lt;/author&gt;&lt;author&gt;Sier, Mark Jan&lt;/author&gt;&lt;author&gt;Wu, Xiao-hong&lt;/author&gt;&lt;author&gt;Edwards, R. Lawrence&lt;/author&gt;&lt;author&gt;Cheng, Hai&lt;/author&gt;&lt;author&gt;Li, Yi-yuan&lt;/author&gt;&lt;author&gt;Yang, Xiong-xin&lt;/author&gt;&lt;author&gt;de Castro, Jose Maria Bermudez&lt;/author&gt;&lt;author&gt;Wu, Xiu-jie&lt;/author&gt;&lt;/authors&gt;&lt;/contributors&gt;&lt;titles&gt;&lt;title&gt;The earliest unequivocally modern humans in southern China&lt;/title&gt;&lt;secondary-title&gt;Nature&lt;/secondary-title&gt;&lt;/titles&gt;&lt;periodical&gt;&lt;full-title&gt;Nature&lt;/full-title&gt;&lt;/periodical&gt;&lt;pages&gt;696-699&lt;/pages&gt;&lt;volume&gt;526&lt;/volume&gt;&lt;number&gt;7575&lt;/number&gt;&lt;dates&gt;&lt;year&gt;2015&lt;/year&gt;&lt;pub-dates&gt;&lt;date&gt;10/29/print&lt;/date&gt;&lt;/pub-dates&gt;&lt;/dates&gt;&lt;publisher&gt;Nature Publishing Group, a division of Macmillan Publishers Limited. All Rights Reserved.&lt;/publisher&gt;&lt;isbn&gt;0028-0836&lt;/isbn&gt;&lt;work-type&gt;Letter&lt;/work-type&gt;&lt;urls&gt;&lt;related-urls&gt;&lt;url&gt;http://dx.doi.org/10.1038/nature15696&lt;/url&gt;&lt;/related-urls&gt;&lt;/urls&gt;&lt;electronic-resource-num&gt;10.1038/nature15696&amp;#xD;http://www.nature.com/nature/journal/v526/n7575/abs/nature15696.html#supplementary-information&lt;/electronic-resource-num&gt;&lt;/record&gt;&lt;/Cite&gt;&lt;/EndNote&gt;</w:instrText>
      </w:r>
      <w:r w:rsidR="00D01294" w:rsidRPr="00D35CA5">
        <w:fldChar w:fldCharType="separate"/>
      </w:r>
      <w:r w:rsidR="00D01294" w:rsidRPr="00D35CA5">
        <w:rPr>
          <w:noProof/>
        </w:rPr>
        <w:t>(Liu, Martinon-Torres et al. 2015)</w:t>
      </w:r>
      <w:r w:rsidR="00D01294" w:rsidRPr="00D35CA5">
        <w:fldChar w:fldCharType="end"/>
      </w:r>
      <w:r w:rsidR="00D76E2F" w:rsidRPr="00D35CA5">
        <w:t xml:space="preserve"> </w:t>
      </w:r>
      <w:ins w:id="592" w:author="Ben Marwick" w:date="2020-10-05T14:34:00Z">
        <w:r w:rsidR="00285110">
          <w:t>,</w:t>
        </w:r>
      </w:ins>
      <w:r w:rsidR="00D76E2F" w:rsidRPr="00D35CA5">
        <w:t>and shared morphology with the Neandertals</w:t>
      </w:r>
      <w:r w:rsidR="00893A64" w:rsidRPr="00D35CA5">
        <w:t xml:space="preserve"> </w:t>
      </w:r>
      <w:r w:rsidR="00D76E2F" w:rsidRPr="00D35CA5">
        <w:t xml:space="preserve">found on crania from </w:t>
      </w:r>
      <w:proofErr w:type="spellStart"/>
      <w:r w:rsidR="00D76E2F" w:rsidRPr="00D35CA5">
        <w:t>Xuchang</w:t>
      </w:r>
      <w:proofErr w:type="spellEnd"/>
      <w:ins w:id="593" w:author="Ben Marwick" w:date="2020-10-05T14:34:00Z">
        <w:r w:rsidR="00285110">
          <w:t xml:space="preserve"> </w:t>
        </w:r>
      </w:ins>
      <w:r w:rsidR="00525B01" w:rsidRPr="00D35CA5">
        <w:fldChar w:fldCharType="begin"/>
      </w:r>
      <w:r w:rsidR="00525B01" w:rsidRPr="00D35CA5">
        <w:instrText xml:space="preserve"> ADDIN EN.CITE &lt;EndNote&gt;&lt;Cite&gt;&lt;Author&gt;Li&lt;/Author&gt;&lt;Year&gt;2017&lt;/Year&gt;&lt;RecNum&gt;5446&lt;/RecNum&gt;&lt;DisplayText&gt;(Li, Wu et al. 2017)&lt;/DisplayText&gt;&lt;record&gt;&lt;rec-number&gt;5446&lt;/rec-number&gt;&lt;foreign-keys&gt;&lt;key app="EN" db-id="2e0tpp90z59szvexrf15t22p2ewafwer550w" timestamp="1577441501"&gt;5446&lt;/key&gt;&lt;/foreign-keys&gt;&lt;ref-type name="Journal Article"&gt;17&lt;/ref-type&gt;&lt;contributors&gt;&lt;authors&gt;&lt;author&gt;Li, Zhan-Yang&lt;/author&gt;&lt;author&gt;Wu, Xiu-Jie&lt;/author&gt;&lt;author&gt;Zhou, Li-Ping&lt;/author&gt;&lt;author&gt;Liu, Wu&lt;/author&gt;&lt;author&gt;Gao, Xing&lt;/author&gt;&lt;author&gt;Nian, Xiao-Mei&lt;/author&gt;&lt;author&gt;Trinkaus, Erik&lt;/author&gt;&lt;/authors&gt;&lt;/contributors&gt;&lt;titles&gt;&lt;title&gt;Late Pleistocene archaic human crania from Xuchang, China&lt;/title&gt;&lt;secondary-title&gt;Science&lt;/secondary-title&gt;&lt;/titles&gt;&lt;periodical&gt;&lt;full-title&gt;Science&lt;/full-title&gt;&lt;/periodical&gt;&lt;pages&gt;969&lt;/pages&gt;&lt;volume&gt;355&lt;/volume&gt;&lt;number&gt;6328&lt;/number&gt;&lt;dates&gt;&lt;year&gt;2017&lt;/year&gt;&lt;/dates&gt;&lt;urls&gt;&lt;related-urls&gt;&lt;url&gt;http://science.sciencemag.org/content/355/6328/969.abstract&lt;/url&gt;&lt;/related-urls&gt;&lt;/urls&gt;&lt;electronic-resource-num&gt;10.1126/science.aal2482&lt;/electronic-resource-num&gt;&lt;/record&gt;&lt;/Cite&gt;&lt;/EndNote&gt;</w:instrText>
      </w:r>
      <w:r w:rsidR="00525B01" w:rsidRPr="00D35CA5">
        <w:fldChar w:fldCharType="separate"/>
      </w:r>
      <w:r w:rsidR="00525B01" w:rsidRPr="00D35CA5">
        <w:rPr>
          <w:noProof/>
        </w:rPr>
        <w:t>(Li, Wu et al. 2017)</w:t>
      </w:r>
      <w:r w:rsidR="00525B01" w:rsidRPr="00D35CA5">
        <w:fldChar w:fldCharType="end"/>
      </w:r>
      <w:r w:rsidR="00D76E2F" w:rsidRPr="00D35CA5">
        <w:t xml:space="preserve"> suggest that the </w:t>
      </w:r>
      <w:ins w:id="594" w:author="Ben Marwick" w:date="2020-10-05T14:34:00Z">
        <w:r w:rsidR="00285110">
          <w:t>identi</w:t>
        </w:r>
      </w:ins>
      <w:ins w:id="595" w:author="Ben Marwick" w:date="2020-10-05T14:35:00Z">
        <w:r w:rsidR="00285110">
          <w:t>ty</w:t>
        </w:r>
      </w:ins>
      <w:ins w:id="596" w:author="Ben Marwick" w:date="2020-10-05T14:34:00Z">
        <w:r w:rsidR="00285110">
          <w:t xml:space="preserve"> of the </w:t>
        </w:r>
      </w:ins>
      <w:r w:rsidR="00D76E2F" w:rsidRPr="00D35CA5">
        <w:t xml:space="preserve">hominins </w:t>
      </w:r>
      <w:ins w:id="597" w:author="Ben Marwick" w:date="2020-10-05T14:34:00Z">
        <w:r w:rsidR="00285110">
          <w:t xml:space="preserve">that </w:t>
        </w:r>
      </w:ins>
      <w:r w:rsidR="00D76E2F" w:rsidRPr="00D35CA5">
        <w:t xml:space="preserve">lived here is more complex and interlaced than we </w:t>
      </w:r>
      <w:ins w:id="598" w:author="Ben Marwick" w:date="2020-10-05T14:34:00Z">
        <w:r w:rsidR="00285110">
          <w:t>previously</w:t>
        </w:r>
      </w:ins>
      <w:del w:id="599" w:author="Ben Marwick" w:date="2020-10-05T14:34:00Z">
        <w:r w:rsidR="00D76E2F" w:rsidRPr="00D35CA5" w:rsidDel="00285110">
          <w:delText>used to</w:delText>
        </w:r>
      </w:del>
      <w:r w:rsidR="00D76E2F" w:rsidRPr="00D35CA5">
        <w:t xml:space="preserve"> thought. </w:t>
      </w:r>
    </w:p>
    <w:p w14:paraId="52DA797D" w14:textId="77777777" w:rsidR="00285110" w:rsidRPr="006B1F84" w:rsidRDefault="00285110" w:rsidP="007D54D8">
      <w:pPr>
        <w:spacing w:line="360" w:lineRule="auto"/>
      </w:pPr>
    </w:p>
    <w:p w14:paraId="2269F31A" w14:textId="6A899C55" w:rsidR="00E54E08" w:rsidRPr="00D35CA5" w:rsidRDefault="00D76E2F">
      <w:pPr>
        <w:spacing w:line="360" w:lineRule="auto"/>
      </w:pPr>
      <w:del w:id="600" w:author="Ben Marwick" w:date="2020-10-05T14:50:00Z">
        <w:r w:rsidRPr="00D35CA5" w:rsidDel="006061A8">
          <w:delText>Our finds</w:delText>
        </w:r>
        <w:r w:rsidR="004C3C57" w:rsidRPr="00D35CA5" w:rsidDel="006061A8">
          <w:delText xml:space="preserve"> are concordant with the complication encounter in anthropology</w:delText>
        </w:r>
        <w:r w:rsidR="00C44E56" w:rsidRPr="00D35CA5" w:rsidDel="006061A8">
          <w:delText>. R</w:delText>
        </w:r>
        <w:r w:rsidR="004C3C57" w:rsidRPr="00D35CA5" w:rsidDel="006061A8">
          <w:delText>ather than simplif</w:delText>
        </w:r>
        <w:r w:rsidR="00C44E56" w:rsidRPr="00D35CA5" w:rsidDel="006061A8">
          <w:delText>ying</w:delText>
        </w:r>
        <w:r w:rsidR="004C3C57" w:rsidRPr="00D35CA5" w:rsidDel="006061A8">
          <w:delText xml:space="preserve"> and rigidify</w:delText>
        </w:r>
        <w:r w:rsidR="00C44E56" w:rsidRPr="00D35CA5" w:rsidDel="006061A8">
          <w:delText>ing</w:delText>
        </w:r>
        <w:r w:rsidR="004C3C57" w:rsidRPr="00D35CA5" w:rsidDel="006061A8">
          <w:delText xml:space="preserve"> </w:delText>
        </w:r>
        <w:r w:rsidR="00C44E56" w:rsidRPr="00D35CA5" w:rsidDel="006061A8">
          <w:delText xml:space="preserve">the species as well as lithic culture in MP East Asia, it is </w:delText>
        </w:r>
        <w:r w:rsidR="00FD671E" w:rsidRPr="00D35CA5" w:rsidDel="006061A8">
          <w:delText>urgent</w:delText>
        </w:r>
        <w:r w:rsidR="00C44E56" w:rsidRPr="00D35CA5" w:rsidDel="006061A8">
          <w:delText xml:space="preserve"> to treat them </w:delText>
        </w:r>
        <w:r w:rsidR="00FD671E" w:rsidRPr="00D35CA5" w:rsidDel="006061A8">
          <w:delText>case by case</w:delText>
        </w:r>
        <w:r w:rsidR="00C44E56" w:rsidRPr="00D35CA5" w:rsidDel="006061A8">
          <w:delText xml:space="preserve">. However, </w:delText>
        </w:r>
      </w:del>
      <w:ins w:id="601" w:author="Ben Marwick" w:date="2020-10-05T14:50:00Z">
        <w:r w:rsidR="006061A8">
          <w:t>T</w:t>
        </w:r>
      </w:ins>
      <w:del w:id="602" w:author="Ben Marwick" w:date="2020-10-05T14:50:00Z">
        <w:r w:rsidR="00254433" w:rsidRPr="00D35CA5" w:rsidDel="006061A8">
          <w:delText>t</w:delText>
        </w:r>
      </w:del>
      <w:r w:rsidR="00254433" w:rsidRPr="00D35CA5">
        <w:t xml:space="preserve">he </w:t>
      </w:r>
      <w:proofErr w:type="gramStart"/>
      <w:r w:rsidR="00254433" w:rsidRPr="00D35CA5">
        <w:t>number</w:t>
      </w:r>
      <w:proofErr w:type="gramEnd"/>
      <w:r w:rsidR="00254433" w:rsidRPr="00D35CA5">
        <w:t xml:space="preserve"> of available assemblages and current data </w:t>
      </w:r>
      <w:ins w:id="603" w:author="Ben Marwick" w:date="2020-10-05T14:50:00Z">
        <w:r w:rsidR="006061A8">
          <w:t xml:space="preserve">for the </w:t>
        </w:r>
        <w:proofErr w:type="spellStart"/>
        <w:r w:rsidR="006061A8">
          <w:t>Palaeolithic</w:t>
        </w:r>
        <w:proofErr w:type="spellEnd"/>
        <w:r w:rsidR="006061A8">
          <w:t xml:space="preserve"> </w:t>
        </w:r>
      </w:ins>
      <w:r w:rsidR="00254433" w:rsidRPr="00D35CA5">
        <w:t xml:space="preserve">in the </w:t>
      </w:r>
      <w:del w:id="604" w:author="Ben Marwick" w:date="2020-10-05T14:50:00Z">
        <w:r w:rsidR="00254433" w:rsidRPr="00D35CA5" w:rsidDel="006061A8">
          <w:delText xml:space="preserve">area </w:delText>
        </w:r>
      </w:del>
      <w:ins w:id="605" w:author="Ben Marwick" w:date="2020-10-05T14:50:00Z">
        <w:r w:rsidR="006061A8">
          <w:t>Eastern hemisphere</w:t>
        </w:r>
        <w:r w:rsidR="006061A8" w:rsidRPr="00D35CA5">
          <w:t xml:space="preserve"> </w:t>
        </w:r>
      </w:ins>
      <w:r w:rsidR="00254433" w:rsidRPr="00D35CA5">
        <w:t xml:space="preserve">does not at present allow a </w:t>
      </w:r>
      <w:ins w:id="606" w:author="Ben Marwick" w:date="2020-10-05T14:51:00Z">
        <w:r w:rsidR="006061A8">
          <w:t xml:space="preserve">strong </w:t>
        </w:r>
      </w:ins>
      <w:r w:rsidR="00254433" w:rsidRPr="00D35CA5">
        <w:t>contribution to</w:t>
      </w:r>
      <w:r w:rsidR="00E534BC" w:rsidRPr="00D35CA5">
        <w:t xml:space="preserve"> </w:t>
      </w:r>
      <w:ins w:id="607" w:author="Ben Marwick" w:date="2020-10-05T14:51:00Z">
        <w:r w:rsidR="006061A8">
          <w:t xml:space="preserve">robustly </w:t>
        </w:r>
      </w:ins>
      <w:r w:rsidR="00E534BC" w:rsidRPr="00D35CA5">
        <w:t>clarify relationships among technical behaviours</w:t>
      </w:r>
      <w:r w:rsidR="00254433" w:rsidRPr="00D35CA5">
        <w:t xml:space="preserve"> </w:t>
      </w:r>
      <w:r w:rsidR="00E534BC" w:rsidRPr="00D35CA5">
        <w:t xml:space="preserve">and to </w:t>
      </w:r>
      <w:r w:rsidR="00254433" w:rsidRPr="00D35CA5">
        <w:t>this debate</w:t>
      </w:r>
      <w:r w:rsidR="007D3277" w:rsidRPr="00D35CA5">
        <w:t>.</w:t>
      </w:r>
      <w:r w:rsidR="00FD671E" w:rsidRPr="00D35CA5">
        <w:t xml:space="preserve"> </w:t>
      </w:r>
      <w:r w:rsidR="007D3277" w:rsidRPr="00D35CA5">
        <w:t>A key challenge for future research on</w:t>
      </w:r>
      <w:r w:rsidR="00E54E08" w:rsidRPr="00D35CA5">
        <w:t xml:space="preserve"> other Late Middle Pleistocene sites in this region </w:t>
      </w:r>
      <w:r w:rsidR="007D3277" w:rsidRPr="00D35CA5">
        <w:t>is</w:t>
      </w:r>
      <w:r w:rsidR="00E54E08" w:rsidRPr="00D35CA5">
        <w:t xml:space="preserve"> to establish more detailed pattern and </w:t>
      </w:r>
      <w:r w:rsidR="00E54E08" w:rsidRPr="00D35CA5">
        <w:rPr>
          <w:rFonts w:eastAsia="AdvOT863180fb"/>
        </w:rPr>
        <w:t>timing of the M</w:t>
      </w:r>
      <w:r w:rsidR="00F65341" w:rsidRPr="00D35CA5">
        <w:rPr>
          <w:rFonts w:eastAsia="AdvOT863180fb"/>
        </w:rPr>
        <w:t xml:space="preserve">iddle </w:t>
      </w:r>
      <w:r w:rsidR="00E54E08" w:rsidRPr="00D35CA5">
        <w:rPr>
          <w:rFonts w:eastAsia="AdvOT863180fb"/>
        </w:rPr>
        <w:t>P</w:t>
      </w:r>
      <w:r w:rsidR="00F65341" w:rsidRPr="00D35CA5">
        <w:rPr>
          <w:rFonts w:eastAsia="AdvOT863180fb"/>
        </w:rPr>
        <w:t>alaeo</w:t>
      </w:r>
      <w:r w:rsidR="00E54E08" w:rsidRPr="00D35CA5">
        <w:rPr>
          <w:rFonts w:eastAsia="AdvOT863180fb"/>
        </w:rPr>
        <w:t xml:space="preserve">lithic production and </w:t>
      </w:r>
      <w:r w:rsidR="00E54E08" w:rsidRPr="00D35CA5">
        <w:t xml:space="preserve">whether this is a result of technology convergence or cultural transmission needs further evidence and more studies. </w:t>
      </w:r>
    </w:p>
    <w:p w14:paraId="25BBA3B1" w14:textId="77777777" w:rsidR="00D430BA" w:rsidRPr="00D35CA5" w:rsidRDefault="00D430BA" w:rsidP="00D86375">
      <w:pPr>
        <w:spacing w:line="360" w:lineRule="auto"/>
      </w:pPr>
    </w:p>
    <w:p w14:paraId="5A3E0C77" w14:textId="6350D742" w:rsidR="00D612A3" w:rsidRDefault="00D612A3" w:rsidP="00D612A3">
      <w:pPr>
        <w:pStyle w:val="Heading1"/>
        <w:rPr>
          <w:ins w:id="608" w:author="Ben Marwick" w:date="2020-10-05T14:51:00Z"/>
          <w:rFonts w:ascii="Times New Roman" w:hAnsi="Times New Roman" w:cs="Times New Roman"/>
          <w:b/>
          <w:bCs/>
          <w:color w:val="auto"/>
          <w:sz w:val="24"/>
          <w:szCs w:val="24"/>
        </w:rPr>
      </w:pPr>
      <w:commentRangeStart w:id="609"/>
      <w:r w:rsidRPr="00D35CA5">
        <w:rPr>
          <w:rFonts w:ascii="Times New Roman" w:hAnsi="Times New Roman" w:cs="Times New Roman"/>
          <w:b/>
          <w:bCs/>
          <w:color w:val="auto"/>
          <w:sz w:val="24"/>
          <w:szCs w:val="24"/>
        </w:rPr>
        <w:t>Methods</w:t>
      </w:r>
      <w:commentRangeEnd w:id="609"/>
      <w:r w:rsidR="00ED22A3">
        <w:rPr>
          <w:rStyle w:val="CommentReference"/>
          <w:rFonts w:ascii="Times New Roman" w:eastAsia="Times New Roman" w:hAnsi="Times New Roman" w:cs="Times New Roman"/>
          <w:color w:val="auto"/>
        </w:rPr>
        <w:commentReference w:id="609"/>
      </w:r>
    </w:p>
    <w:p w14:paraId="2F5EEC26" w14:textId="77777777" w:rsidR="006061A8" w:rsidRPr="006061A8" w:rsidRDefault="006061A8" w:rsidP="006061A8">
      <w:pPr>
        <w:rPr>
          <w:rPrChange w:id="610" w:author="Ben Marwick" w:date="2020-10-05T14:51:00Z">
            <w:rPr>
              <w:rFonts w:ascii="Times New Roman" w:hAnsi="Times New Roman" w:cs="Times New Roman"/>
              <w:b/>
              <w:bCs/>
              <w:color w:val="auto"/>
              <w:sz w:val="24"/>
              <w:szCs w:val="24"/>
            </w:rPr>
          </w:rPrChange>
        </w:rPr>
        <w:pPrChange w:id="611" w:author="Ben Marwick" w:date="2020-10-05T14:51:00Z">
          <w:pPr>
            <w:pStyle w:val="Heading1"/>
          </w:pPr>
        </w:pPrChange>
      </w:pPr>
    </w:p>
    <w:p w14:paraId="50911031" w14:textId="7DD93242" w:rsidR="00D612A3" w:rsidRDefault="00D612A3" w:rsidP="00AF7AB5">
      <w:pPr>
        <w:pStyle w:val="SMText"/>
        <w:spacing w:line="360" w:lineRule="auto"/>
        <w:ind w:firstLine="0"/>
        <w:jc w:val="both"/>
        <w:rPr>
          <w:ins w:id="612" w:author="Ben Marwick" w:date="2020-10-05T14:53:00Z"/>
          <w:szCs w:val="24"/>
        </w:rPr>
      </w:pPr>
      <w:r w:rsidRPr="00D35CA5">
        <w:rPr>
          <w:szCs w:val="24"/>
        </w:rPr>
        <w:lastRenderedPageBreak/>
        <w:t>Based on the technical analys</w:t>
      </w:r>
      <w:ins w:id="613" w:author="Ben Marwick" w:date="2020-10-05T14:51:00Z">
        <w:r w:rsidR="006061A8">
          <w:rPr>
            <w:szCs w:val="24"/>
          </w:rPr>
          <w:t>e</w:t>
        </w:r>
      </w:ins>
      <w:del w:id="614" w:author="Ben Marwick" w:date="2020-10-05T14:51:00Z">
        <w:r w:rsidRPr="00D35CA5" w:rsidDel="006061A8">
          <w:rPr>
            <w:szCs w:val="24"/>
          </w:rPr>
          <w:delText>i</w:delText>
        </w:r>
      </w:del>
      <w:r w:rsidRPr="00D35CA5">
        <w:rPr>
          <w:szCs w:val="24"/>
        </w:rPr>
        <w:t xml:space="preserve">s developed by authors such as </w:t>
      </w:r>
      <w:proofErr w:type="spellStart"/>
      <w:r w:rsidRPr="00D35CA5">
        <w:rPr>
          <w:szCs w:val="24"/>
        </w:rPr>
        <w:t>Geneste</w:t>
      </w:r>
      <w:proofErr w:type="spellEnd"/>
      <w:r w:rsidRPr="00D35CA5">
        <w:rPr>
          <w:szCs w:val="24"/>
        </w:rPr>
        <w:t xml:space="preserve"> </w:t>
      </w:r>
      <w:r w:rsidRPr="00D35CA5">
        <w:rPr>
          <w:szCs w:val="24"/>
        </w:rPr>
        <w:fldChar w:fldCharType="begin"/>
      </w:r>
      <w:r w:rsidRPr="00D35CA5">
        <w:rPr>
          <w:szCs w:val="24"/>
        </w:rPr>
        <w:instrText xml:space="preserve"> ADDIN EN.CITE &lt;EndNote&gt;&lt;Cite ExcludeAuth="1"&gt;&lt;Author&gt;Geneste&lt;/Author&gt;&lt;Year&gt;1988&lt;/Year&gt;&lt;RecNum&gt;5555&lt;/RecNum&gt;&lt;DisplayText&gt;(1988)&lt;/DisplayText&gt;&lt;record&gt;&lt;rec-number&gt;5555&lt;/rec-number&gt;&lt;foreign-keys&gt;&lt;key app="EN" db-id="2e0tpp90z59szvexrf15t22p2ewafwer550w" timestamp="1587919687"&gt;5555&lt;/key&gt;&lt;/foreign-keys&gt;&lt;ref-type name="Book Section"&gt;5&lt;/ref-type&gt;&lt;contributors&gt;&lt;authors&gt;&lt;author&gt;Geneste, J.-M.&lt;/author&gt;&lt;/authors&gt;&lt;secondary-authors&gt;&lt;author&gt;Otte, M.&lt;/author&gt;&lt;/secondary-authors&gt;&lt;/contributors&gt;&lt;titles&gt;&lt;title&gt;&lt;style face="normal" font="default" size="100%"&gt;Systèmes d&lt;/style&gt;&lt;style face="normal" font="default" charset="134" size="100%"&gt;’approvisionnement en mati&lt;/style&gt;&lt;style face="normal" font="default" size="100%"&gt;ères premières au Paléolithique moyen et au Paléolithique supérieur en Aquitaine&lt;/style&gt;&lt;/title&gt;&lt;secondary-title&gt;&lt;style face="normal" font="default" size="100%"&gt;L&lt;/style&gt;&lt;style face="normal" font="default" charset="134" size="100%"&gt;’Homme de N&lt;/style&gt;&lt;style face="normal" font="default" size="100%"&gt;éandertal&lt;/style&gt;&lt;/secondary-title&gt;&lt;/titles&gt;&lt;pages&gt;61-70&lt;/pages&gt;&lt;volume&gt;8&lt;/volume&gt;&lt;dates&gt;&lt;year&gt;1988&lt;/year&gt;&lt;/dates&gt;&lt;pub-location&gt;La Mutation&lt;/pub-location&gt;&lt;urls&gt;&lt;/urls&gt;&lt;/record&gt;&lt;/Cite&gt;&lt;/EndNote&gt;</w:instrText>
      </w:r>
      <w:r w:rsidRPr="00D35CA5">
        <w:rPr>
          <w:szCs w:val="24"/>
        </w:rPr>
        <w:fldChar w:fldCharType="separate"/>
      </w:r>
      <w:r w:rsidRPr="00D35CA5">
        <w:rPr>
          <w:noProof/>
          <w:szCs w:val="24"/>
        </w:rPr>
        <w:t>(1988)</w:t>
      </w:r>
      <w:r w:rsidRPr="00D35CA5">
        <w:rPr>
          <w:szCs w:val="24"/>
        </w:rPr>
        <w:fldChar w:fldCharType="end"/>
      </w:r>
      <w:r w:rsidRPr="00D35CA5">
        <w:rPr>
          <w:szCs w:val="24"/>
        </w:rPr>
        <w:t xml:space="preserve">, </w:t>
      </w:r>
      <w:proofErr w:type="spellStart"/>
      <w:r w:rsidRPr="00D35CA5">
        <w:rPr>
          <w:szCs w:val="24"/>
        </w:rPr>
        <w:t>Boëda</w:t>
      </w:r>
      <w:proofErr w:type="spellEnd"/>
      <w:r w:rsidRPr="00D35CA5">
        <w:rPr>
          <w:szCs w:val="24"/>
        </w:rPr>
        <w:t xml:space="preserve"> et al.</w:t>
      </w:r>
      <w:ins w:id="615" w:author="Ben Marwick" w:date="2020-10-05T14:52:00Z">
        <w:r w:rsidR="006061A8">
          <w:rPr>
            <w:szCs w:val="24"/>
          </w:rPr>
          <w:t xml:space="preserve"> </w:t>
        </w:r>
      </w:ins>
      <w:r w:rsidRPr="00D35CA5">
        <w:rPr>
          <w:szCs w:val="24"/>
        </w:rPr>
        <w:fldChar w:fldCharType="begin"/>
      </w:r>
      <w:r w:rsidRPr="00D35CA5">
        <w:rPr>
          <w:szCs w:val="24"/>
        </w:rPr>
        <w:instrText xml:space="preserve"> ADDIN EN.CITE &lt;EndNote&gt;&lt;Cite ExcludeAuth="1"&gt;&lt;Author&gt;Eric Boëda&lt;/Author&gt;&lt;Year&gt;1990&lt;/Year&gt;&lt;RecNum&gt;4&lt;/RecNum&gt;&lt;DisplayText&gt;(1990, 1993)&lt;/DisplayText&gt;&lt;record&gt;&lt;rec-number&gt;4&lt;/rec-number&gt;&lt;foreign-keys&gt;&lt;key app="EN" db-id="xxrw5ftsrpase0errwq5tz2orsz5f0xvsxez" timestamp="1587915852"&gt;4&lt;/key&gt;&lt;/foreign-keys&gt;&lt;ref-type name="Journal Article"&gt;17&lt;/ref-type&gt;&lt;contributors&gt;&lt;authors&gt;&lt;author&gt;&lt;style face="normal" font="default" size="100%"&gt;Eric Boëda&lt;/style&gt;&lt;style face="normal" font="default" charset="134" size="100%"&gt;, &lt;/style&gt;&lt;style face="normal" font="default" size="100%"&gt;Jean-Michel Geneste, Liliane Meignen&lt;/style&gt;&lt;/author&gt;&lt;/authors&gt;&lt;/contributors&gt;&lt;titles&gt;&lt;title&gt;Identification de chaînes opératoires lithiques du Paléolithique ancien et moyen&lt;/title&gt;&lt;secondary-title&gt;Paléo&lt;/secondary-title&gt;&lt;/titles&gt;&lt;pages&gt;43-80&lt;/pages&gt;&lt;volume&gt;2&lt;/volume&gt;&lt;dates&gt;&lt;year&gt;1990&lt;/year&gt;&lt;/dates&gt;&lt;urls&gt;&lt;/urls&gt;&lt;/record&gt;&lt;/Cite&gt;&lt;Cite ExcludeAuth="1"&gt;&lt;Author&gt;Boëda&lt;/Author&gt;&lt;Year&gt;1993&lt;/Year&gt;&lt;RecNum&gt;6&lt;/RecNum&gt;&lt;record&gt;&lt;rec-number&gt;6&lt;/rec-number&gt;&lt;foreign-keys&gt;&lt;key app="EN" db-id="xxrw5ftsrpase0errwq5tz2orsz5f0xvsxez" timestamp="1587915852"&gt;6&lt;/key&gt;&lt;/foreign-keys&gt;&lt;ref-type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française&lt;/secondary-title&gt;&lt;/titles&gt;&lt;pages&gt;392-404&lt;/pages&gt;&lt;volume&gt;90&lt;/volume&gt;&lt;dates&gt;&lt;year&gt;1993&lt;/year&gt;&lt;/dates&gt;&lt;urls&gt;&lt;/urls&gt;&lt;/record&gt;&lt;/Cite&gt;&lt;/EndNote&gt;</w:instrText>
      </w:r>
      <w:r w:rsidRPr="00D35CA5">
        <w:rPr>
          <w:szCs w:val="24"/>
        </w:rPr>
        <w:fldChar w:fldCharType="separate"/>
      </w:r>
      <w:r w:rsidRPr="00D35CA5">
        <w:rPr>
          <w:noProof/>
          <w:szCs w:val="24"/>
        </w:rPr>
        <w:t>(1990, 1993)</w:t>
      </w:r>
      <w:r w:rsidRPr="00D35CA5">
        <w:rPr>
          <w:szCs w:val="24"/>
        </w:rPr>
        <w:fldChar w:fldCharType="end"/>
      </w:r>
      <w:r w:rsidRPr="00D35CA5">
        <w:rPr>
          <w:szCs w:val="24"/>
        </w:rPr>
        <w:t xml:space="preserve">, </w:t>
      </w:r>
      <w:proofErr w:type="spellStart"/>
      <w:r w:rsidRPr="00D35CA5">
        <w:rPr>
          <w:szCs w:val="24"/>
        </w:rPr>
        <w:t>Geneste</w:t>
      </w:r>
      <w:proofErr w:type="spellEnd"/>
      <w:r w:rsidRPr="00D35CA5">
        <w:rPr>
          <w:szCs w:val="24"/>
        </w:rPr>
        <w:t xml:space="preserve"> et al.</w:t>
      </w:r>
      <w:ins w:id="616" w:author="Ben Marwick" w:date="2020-10-05T14:52:00Z">
        <w:r w:rsidR="006061A8">
          <w:rPr>
            <w:szCs w:val="24"/>
          </w:rPr>
          <w:t xml:space="preserve"> </w:t>
        </w:r>
      </w:ins>
      <w:r w:rsidRPr="00D35CA5">
        <w:rPr>
          <w:szCs w:val="24"/>
        </w:rPr>
        <w:fldChar w:fldCharType="begin"/>
      </w:r>
      <w:r w:rsidRPr="00D35CA5">
        <w:rPr>
          <w:szCs w:val="24"/>
        </w:rPr>
        <w:instrText xml:space="preserve"> ADDIN EN.CITE &lt;EndNote&gt;&lt;Cite ExcludeAuth="1"&gt;&lt;Author&gt;Geneste&lt;/Author&gt;&lt;Year&gt;1997&lt;/Year&gt;&lt;RecNum&gt;5556&lt;/RecNum&gt;&lt;DisplayText&gt;(1997)&lt;/DisplayText&gt;&lt;record&gt;&lt;rec-number&gt;5556&lt;/rec-number&gt;&lt;foreign-keys&gt;&lt;key app="EN" db-id="2e0tpp90z59szvexrf15t22p2ewafwer550w" timestamp="1587920226"&gt;5556&lt;/key&gt;&lt;/foreign-keys&gt;&lt;ref-type name="Journal Article"&gt;17&lt;/ref-type&gt;&lt;contributors&gt;&lt;authors&gt;&lt;author&gt;Geneste, J.-M.&lt;/author&gt;&lt;author&gt;Jaubert, J.&lt;/author&gt;&lt;author&gt;Lenoir, M.&lt;/author&gt;&lt;author&gt;Meignen, L.&lt;/author&gt;&lt;author&gt;Turq, A.&lt;/author&gt;&lt;/authors&gt;&lt;/contributors&gt;&lt;titles&gt;&lt;title&gt;Approche technologique des Moustériens charentiens du sud-ouest de la France et du Languedoc oriental&lt;/title&gt;&lt;secondary-title&gt;Paleo&lt;/secondary-title&gt;&lt;/titles&gt;&lt;periodical&gt;&lt;full-title&gt;Paléo&lt;/full-title&gt;&lt;/periodical&gt;&lt;pages&gt;101-142&lt;/pages&gt;&lt;volume&gt;9&lt;/volume&gt;&lt;dates&gt;&lt;year&gt;1997&lt;/year&gt;&lt;/dates&gt;&lt;urls&gt;&lt;/urls&gt;&lt;/record&gt;&lt;/Cite&gt;&lt;/EndNote&gt;</w:instrText>
      </w:r>
      <w:r w:rsidRPr="00D35CA5">
        <w:rPr>
          <w:szCs w:val="24"/>
        </w:rPr>
        <w:fldChar w:fldCharType="separate"/>
      </w:r>
      <w:r w:rsidRPr="00D35CA5">
        <w:rPr>
          <w:noProof/>
          <w:szCs w:val="24"/>
        </w:rPr>
        <w:t>(1997)</w:t>
      </w:r>
      <w:r w:rsidRPr="00D35CA5">
        <w:rPr>
          <w:szCs w:val="24"/>
        </w:rPr>
        <w:fldChar w:fldCharType="end"/>
      </w:r>
      <w:r w:rsidRPr="00D35CA5">
        <w:rPr>
          <w:szCs w:val="24"/>
        </w:rPr>
        <w:t xml:space="preserve"> and Vaquero</w:t>
      </w:r>
      <w:ins w:id="617" w:author="Ben Marwick" w:date="2020-10-05T14:51:00Z">
        <w:r w:rsidR="006061A8">
          <w:rPr>
            <w:szCs w:val="24"/>
          </w:rPr>
          <w:t xml:space="preserve"> </w:t>
        </w:r>
      </w:ins>
      <w:r w:rsidRPr="00D35CA5">
        <w:rPr>
          <w:szCs w:val="24"/>
        </w:rPr>
        <w:fldChar w:fldCharType="begin"/>
      </w:r>
      <w:r w:rsidRPr="00D35CA5">
        <w:rPr>
          <w:szCs w:val="24"/>
        </w:rPr>
        <w:instrText xml:space="preserve"> ADDIN EN.CITE &lt;EndNote&gt;&lt;Cite ExcludeAuth="1"&gt;&lt;Author&gt;Vaquero&lt;/Author&gt;&lt;Year&gt;2008&lt;/Year&gt;&lt;RecNum&gt;5557&lt;/RecNum&gt;&lt;DisplayText&gt;(2008)&lt;/DisplayText&gt;&lt;record&gt;&lt;rec-number&gt;5557&lt;/rec-number&gt;&lt;foreign-keys&gt;&lt;key app="EN" db-id="2e0tpp90z59szvexrf15t22p2ewafwer550w" timestamp="1587920475"&gt;5557&lt;/key&gt;&lt;/foreign-keys&gt;&lt;ref-type name="Journal Article"&gt;17&lt;/ref-type&gt;&lt;contributors&gt;&lt;authors&gt;&lt;author&gt;Vaquero, Manuel&lt;/author&gt;&lt;/authors&gt;&lt;/contributors&gt;&lt;titles&gt;&lt;title&gt;The history of stones: behavioural inferences and temporal resolution of an archaeological assemblage from the Middle Palaeolithic&lt;/title&gt;&lt;secondary-title&gt;Journal of Archaeological Science&lt;/secondary-title&gt;&lt;/titles&gt;&lt;periodical&gt;&lt;full-title&gt;Journal of Archaeological Science&lt;/full-title&gt;&lt;/periodical&gt;&lt;pages&gt;3178-3185&lt;/pages&gt;&lt;volume&gt;35&lt;/volume&gt;&lt;number&gt;12&lt;/number&gt;&lt;keywords&gt;&lt;keyword&gt;Behaviour&lt;/keyword&gt;&lt;keyword&gt;Temporal resolution&lt;/keyword&gt;&lt;keyword&gt;Lithic provisioning strategies&lt;/keyword&gt;&lt;keyword&gt;Middle Palaeolithic&lt;/keyword&gt;&lt;keyword&gt;Abric Romaní&lt;/keyword&gt;&lt;/keywords&gt;&lt;dates&gt;&lt;year&gt;2008&lt;/year&gt;&lt;pub-dates&gt;&lt;date&gt;2008/12/01/&lt;/date&gt;&lt;/pub-dates&gt;&lt;/dates&gt;&lt;isbn&gt;0305-4403&lt;/isbn&gt;&lt;urls&gt;&lt;related-urls&gt;&lt;url&gt;http://www.sciencedirect.com/science/article/pii/S0305440308001623&lt;/url&gt;&lt;/related-urls&gt;&lt;/urls&gt;&lt;electronic-resource-num&gt;https://doi.org/10.1016/j.jas.2008.07.006&lt;/electronic-resource-num&gt;&lt;/record&gt;&lt;/Cite&gt;&lt;/EndNote&gt;</w:instrText>
      </w:r>
      <w:r w:rsidRPr="00D35CA5">
        <w:rPr>
          <w:szCs w:val="24"/>
        </w:rPr>
        <w:fldChar w:fldCharType="separate"/>
      </w:r>
      <w:r w:rsidRPr="00D35CA5">
        <w:rPr>
          <w:noProof/>
          <w:szCs w:val="24"/>
        </w:rPr>
        <w:t>(2008)</w:t>
      </w:r>
      <w:r w:rsidRPr="00D35CA5">
        <w:rPr>
          <w:szCs w:val="24"/>
        </w:rPr>
        <w:fldChar w:fldCharType="end"/>
      </w:r>
      <w:r w:rsidRPr="00D35CA5">
        <w:rPr>
          <w:szCs w:val="24"/>
        </w:rPr>
        <w:t xml:space="preserve">, the whole lithic assemblage </w:t>
      </w:r>
      <w:ins w:id="618" w:author="Ben Marwick" w:date="2020-10-05T14:51:00Z">
        <w:r w:rsidR="006061A8">
          <w:rPr>
            <w:szCs w:val="24"/>
          </w:rPr>
          <w:t>was</w:t>
        </w:r>
      </w:ins>
      <w:del w:id="619" w:author="Ben Marwick" w:date="2020-10-05T14:51:00Z">
        <w:r w:rsidRPr="00D35CA5" w:rsidDel="006061A8">
          <w:rPr>
            <w:szCs w:val="24"/>
          </w:rPr>
          <w:delText>is</w:delText>
        </w:r>
      </w:del>
      <w:r w:rsidRPr="00D35CA5">
        <w:rPr>
          <w:szCs w:val="24"/>
        </w:rPr>
        <w:t xml:space="preserve"> fully studied</w:t>
      </w:r>
      <w:del w:id="620" w:author="Ben Marwick" w:date="2020-10-05T14:52:00Z">
        <w:r w:rsidRPr="00D35CA5" w:rsidDel="006061A8">
          <w:rPr>
            <w:szCs w:val="24"/>
          </w:rPr>
          <w:delText xml:space="preserve"> by</w:delText>
        </w:r>
      </w:del>
      <w:r w:rsidRPr="00D35CA5">
        <w:rPr>
          <w:szCs w:val="24"/>
        </w:rPr>
        <w:t xml:space="preserve"> </w:t>
      </w:r>
      <w:del w:id="621" w:author="Ben Marwick" w:date="2020-10-05T14:52:00Z">
        <w:r w:rsidRPr="00D35CA5" w:rsidDel="006061A8">
          <w:rPr>
            <w:szCs w:val="24"/>
          </w:rPr>
          <w:delText xml:space="preserve">using </w:delText>
        </w:r>
      </w:del>
      <w:ins w:id="622" w:author="Ben Marwick" w:date="2020-10-05T14:52:00Z">
        <w:r w:rsidR="006061A8">
          <w:rPr>
            <w:szCs w:val="24"/>
          </w:rPr>
          <w:t>to record</w:t>
        </w:r>
        <w:r w:rsidR="006061A8" w:rsidRPr="00D35CA5">
          <w:rPr>
            <w:szCs w:val="24"/>
          </w:rPr>
          <w:t xml:space="preserve"> </w:t>
        </w:r>
      </w:ins>
      <w:r w:rsidRPr="00D35CA5">
        <w:rPr>
          <w:szCs w:val="24"/>
        </w:rPr>
        <w:t xml:space="preserve">both qualitative and quantitative parameters. The qualitative method follows the general concepts of the </w:t>
      </w:r>
      <w:proofErr w:type="spellStart"/>
      <w:r w:rsidRPr="00D35CA5">
        <w:rPr>
          <w:szCs w:val="24"/>
        </w:rPr>
        <w:t>chaîne</w:t>
      </w:r>
      <w:proofErr w:type="spellEnd"/>
      <w:r w:rsidRPr="00D35CA5">
        <w:rPr>
          <w:szCs w:val="24"/>
        </w:rPr>
        <w:t xml:space="preserve"> </w:t>
      </w:r>
      <w:proofErr w:type="spellStart"/>
      <w:r w:rsidRPr="00D35CA5">
        <w:rPr>
          <w:szCs w:val="24"/>
        </w:rPr>
        <w:t>opératoire</w:t>
      </w:r>
      <w:proofErr w:type="spellEnd"/>
      <w:r w:rsidRPr="00D35CA5">
        <w:rPr>
          <w:szCs w:val="24"/>
        </w:rPr>
        <w:t xml:space="preserve"> </w:t>
      </w:r>
      <w:r w:rsidRPr="00D35CA5">
        <w:rPr>
          <w:szCs w:val="24"/>
        </w:rPr>
        <w:fldChar w:fldCharType="begin">
          <w:fldData xml:space="preserve">PEVuZE5vdGU+PENpdGU+PEF1dGhvcj5CYXLigJBZb3NlZjwvQXV0aG9yPjxZZWFyPjIwMDk8L1ll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=
</w:fldData>
        </w:fldChar>
      </w:r>
      <w:r w:rsidRPr="00D35CA5">
        <w:rPr>
          <w:szCs w:val="24"/>
        </w:rPr>
        <w:instrText xml:space="preserve"> ADDIN EN.CITE </w:instrText>
      </w:r>
      <w:r w:rsidRPr="00D35CA5">
        <w:rPr>
          <w:szCs w:val="24"/>
        </w:rPr>
        <w:fldChar w:fldCharType="begin">
          <w:fldData xml:space="preserve">PEVuZE5vdGU+PENpdGU+PEF1dGhvcj5CYXLigJBZb3NlZjwvQXV0aG9yPjxZZWFyPjIwMDk8L1ll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=
</w:fldData>
        </w:fldChar>
      </w:r>
      <w:r w:rsidRPr="00D35CA5">
        <w:rPr>
          <w:szCs w:val="24"/>
        </w:rPr>
        <w:instrText xml:space="preserve"> ADDIN EN.CITE.DATA </w:instrText>
      </w:r>
      <w:r w:rsidRPr="00D35CA5">
        <w:rPr>
          <w:szCs w:val="24"/>
        </w:rPr>
      </w:r>
      <w:r w:rsidRPr="00D35CA5">
        <w:rPr>
          <w:szCs w:val="24"/>
        </w:rPr>
        <w:fldChar w:fldCharType="end"/>
      </w:r>
      <w:r w:rsidRPr="00D35CA5">
        <w:rPr>
          <w:szCs w:val="24"/>
        </w:rPr>
      </w:r>
      <w:r w:rsidRPr="00D35CA5">
        <w:rPr>
          <w:szCs w:val="24"/>
        </w:rPr>
        <w:fldChar w:fldCharType="separate"/>
      </w:r>
      <w:r w:rsidRPr="00D35CA5">
        <w:rPr>
          <w:noProof/>
          <w:szCs w:val="24"/>
        </w:rPr>
        <w:t>(Pelegrin, Karlin et al. 1988, Geneste 1991, Sellet 1993, Bar‐Yosef and Van Peer 2009)</w:t>
      </w:r>
      <w:r w:rsidRPr="00D35CA5">
        <w:rPr>
          <w:szCs w:val="24"/>
        </w:rPr>
        <w:fldChar w:fldCharType="end"/>
      </w:r>
      <w:r w:rsidRPr="00D35CA5">
        <w:rPr>
          <w:szCs w:val="24"/>
        </w:rPr>
        <w:t>. The process includes the recognition of the raw material</w:t>
      </w:r>
      <w:ins w:id="623" w:author="Ben Marwick" w:date="2020-10-05T14:53:00Z">
        <w:r w:rsidR="006061A8">
          <w:rPr>
            <w:szCs w:val="24"/>
          </w:rPr>
          <w:t>,</w:t>
        </w:r>
      </w:ins>
      <w:r w:rsidRPr="00D35CA5">
        <w:rPr>
          <w:szCs w:val="24"/>
        </w:rPr>
        <w:t xml:space="preserve"> </w:t>
      </w:r>
      <w:del w:id="624" w:author="Ben Marwick" w:date="2020-10-05T14:53:00Z">
        <w:r w:rsidRPr="00D35CA5" w:rsidDel="006061A8">
          <w:rPr>
            <w:szCs w:val="24"/>
          </w:rPr>
          <w:delText>of which their</w:delText>
        </w:r>
      </w:del>
      <w:ins w:id="625" w:author="Ben Marwick" w:date="2020-10-05T14:53:00Z">
        <w:r w:rsidR="006061A8">
          <w:rPr>
            <w:szCs w:val="24"/>
          </w:rPr>
          <w:t>identification of their</w:t>
        </w:r>
      </w:ins>
      <w:r w:rsidRPr="00D35CA5">
        <w:rPr>
          <w:szCs w:val="24"/>
        </w:rPr>
        <w:t xml:space="preserve"> origin</w:t>
      </w:r>
      <w:ins w:id="626" w:author="Ben Marwick" w:date="2020-10-05T14:53:00Z">
        <w:r w:rsidR="006061A8">
          <w:rPr>
            <w:szCs w:val="24"/>
          </w:rPr>
          <w:t>s</w:t>
        </w:r>
      </w:ins>
      <w:r w:rsidRPr="00D35CA5">
        <w:rPr>
          <w:szCs w:val="24"/>
        </w:rPr>
        <w:t xml:space="preserve"> </w:t>
      </w:r>
      <w:del w:id="627" w:author="Ben Marwick" w:date="2020-10-05T14:53:00Z">
        <w:r w:rsidRPr="00D35CA5" w:rsidDel="006061A8">
          <w:rPr>
            <w:szCs w:val="24"/>
          </w:rPr>
          <w:delText>resources were found in</w:delText>
        </w:r>
      </w:del>
      <w:ins w:id="628" w:author="Ben Marwick" w:date="2020-10-05T14:53:00Z">
        <w:r w:rsidR="006061A8">
          <w:rPr>
            <w:szCs w:val="24"/>
          </w:rPr>
          <w:t>according to</w:t>
        </w:r>
      </w:ins>
      <w:r w:rsidRPr="00D35CA5">
        <w:rPr>
          <w:szCs w:val="24"/>
        </w:rPr>
        <w:t xml:space="preserve"> previous studies, the reduction strategies of cores such </w:t>
      </w:r>
      <w:del w:id="629" w:author="Ben Marwick" w:date="2020-10-05T14:53:00Z">
        <w:r w:rsidRPr="00D35CA5" w:rsidDel="006061A8">
          <w:rPr>
            <w:szCs w:val="24"/>
          </w:rPr>
          <w:delText xml:space="preserve">like </w:delText>
        </w:r>
      </w:del>
      <w:ins w:id="630" w:author="Ben Marwick" w:date="2020-10-05T14:53:00Z">
        <w:r w:rsidR="006061A8">
          <w:rPr>
            <w:szCs w:val="24"/>
          </w:rPr>
          <w:t>as</w:t>
        </w:r>
        <w:r w:rsidR="006061A8" w:rsidRPr="00D35CA5">
          <w:rPr>
            <w:szCs w:val="24"/>
          </w:rPr>
          <w:t xml:space="preserve"> </w:t>
        </w:r>
      </w:ins>
      <w:r w:rsidRPr="00D35CA5">
        <w:rPr>
          <w:szCs w:val="24"/>
        </w:rPr>
        <w:t>knapping modes, shaping and retouching according to the observation of technical products</w:t>
      </w:r>
      <w:ins w:id="631" w:author="Ben Marwick" w:date="2020-10-05T14:53:00Z">
        <w:r w:rsidR="006061A8">
          <w:rPr>
            <w:szCs w:val="24"/>
          </w:rPr>
          <w:t>,</w:t>
        </w:r>
      </w:ins>
      <w:r w:rsidRPr="00D35CA5">
        <w:rPr>
          <w:szCs w:val="24"/>
        </w:rPr>
        <w:t xml:space="preserve">  and the retouched or </w:t>
      </w:r>
      <w:del w:id="632" w:author="Ben Marwick" w:date="2020-10-05T14:53:00Z">
        <w:r w:rsidRPr="00D35CA5" w:rsidDel="006061A8">
          <w:rPr>
            <w:szCs w:val="24"/>
          </w:rPr>
          <w:delText xml:space="preserve">not </w:delText>
        </w:r>
      </w:del>
      <w:ins w:id="633" w:author="Ben Marwick" w:date="2020-10-05T14:53:00Z">
        <w:r w:rsidR="006061A8">
          <w:rPr>
            <w:szCs w:val="24"/>
          </w:rPr>
          <w:t>unretouched</w:t>
        </w:r>
        <w:r w:rsidR="006061A8" w:rsidRPr="00D35CA5">
          <w:rPr>
            <w:szCs w:val="24"/>
          </w:rPr>
          <w:t xml:space="preserve"> </w:t>
        </w:r>
      </w:ins>
      <w:r w:rsidRPr="00D35CA5">
        <w:rPr>
          <w:szCs w:val="24"/>
        </w:rPr>
        <w:t xml:space="preserve">products (flakes, debris, flake tool types, shaped tools). The quantitative analysis </w:t>
      </w:r>
      <w:ins w:id="634" w:author="Ben Marwick" w:date="2020-10-05T14:53:00Z">
        <w:r w:rsidR="006061A8">
          <w:rPr>
            <w:szCs w:val="24"/>
          </w:rPr>
          <w:t xml:space="preserve">was </w:t>
        </w:r>
      </w:ins>
      <w:r w:rsidRPr="00D35CA5">
        <w:rPr>
          <w:szCs w:val="24"/>
        </w:rPr>
        <w:t xml:space="preserve">mainly based on metrical and morphometric data that </w:t>
      </w:r>
      <w:del w:id="635" w:author="Ben Marwick" w:date="2020-10-05T14:53:00Z">
        <w:r w:rsidRPr="00D35CA5" w:rsidDel="006061A8">
          <w:rPr>
            <w:szCs w:val="24"/>
          </w:rPr>
          <w:delText>comes from</w:delText>
        </w:r>
      </w:del>
      <w:ins w:id="636" w:author="Ben Marwick" w:date="2020-10-05T14:53:00Z">
        <w:r w:rsidR="006061A8">
          <w:rPr>
            <w:szCs w:val="24"/>
          </w:rPr>
          <w:t>produces</w:t>
        </w:r>
      </w:ins>
      <w:r w:rsidRPr="00D35CA5">
        <w:rPr>
          <w:szCs w:val="24"/>
        </w:rPr>
        <w:t xml:space="preserve"> the basic statistics on artifacts dimensions and main attributes of different categories. For the chunks and debris, only mass was measured. The </w:t>
      </w:r>
      <w:r w:rsidR="00AE09CA" w:rsidRPr="00AE09CA">
        <w:rPr>
          <w:rFonts w:hint="eastAsia"/>
          <w:szCs w:val="24"/>
        </w:rPr>
        <w:t>specific</w:t>
      </w:r>
      <w:r w:rsidR="00AE09CA">
        <w:rPr>
          <w:szCs w:val="24"/>
        </w:rPr>
        <w:t xml:space="preserve"> </w:t>
      </w:r>
      <w:r w:rsidRPr="00D35CA5">
        <w:rPr>
          <w:szCs w:val="24"/>
        </w:rPr>
        <w:t xml:space="preserve">description of metrical and morphometric measurements is available in </w:t>
      </w:r>
      <w:r w:rsidRPr="00947E3E">
        <w:rPr>
          <w:b/>
          <w:bCs/>
          <w:szCs w:val="24"/>
        </w:rPr>
        <w:t>SI</w:t>
      </w:r>
      <w:r w:rsidRPr="00D35CA5">
        <w:rPr>
          <w:szCs w:val="24"/>
        </w:rPr>
        <w:t xml:space="preserve">. </w:t>
      </w:r>
    </w:p>
    <w:p w14:paraId="106A063D" w14:textId="77777777" w:rsidR="006061A8" w:rsidRPr="00D35CA5" w:rsidRDefault="006061A8" w:rsidP="00AF7AB5">
      <w:pPr>
        <w:pStyle w:val="SMText"/>
        <w:spacing w:line="360" w:lineRule="auto"/>
        <w:ind w:firstLine="0"/>
        <w:jc w:val="both"/>
        <w:rPr>
          <w:szCs w:val="24"/>
        </w:rPr>
      </w:pPr>
    </w:p>
    <w:p w14:paraId="6827010A" w14:textId="700A6BC0" w:rsidR="00D612A3" w:rsidRDefault="00D612A3" w:rsidP="00D612A3">
      <w:pPr>
        <w:spacing w:line="360" w:lineRule="auto"/>
        <w:jc w:val="both"/>
        <w:rPr>
          <w:ins w:id="637" w:author="Ben Marwick" w:date="2020-10-05T14:54:00Z"/>
        </w:rPr>
      </w:pPr>
      <w:r w:rsidRPr="00D35CA5">
        <w:t xml:space="preserve">Levallois cores </w:t>
      </w:r>
      <w:del w:id="638" w:author="Ben Marwick" w:date="2020-10-05T14:54:00Z">
        <w:r w:rsidRPr="00D35CA5" w:rsidDel="00F032CC">
          <w:delText xml:space="preserve">are </w:delText>
        </w:r>
      </w:del>
      <w:ins w:id="639" w:author="Ben Marwick" w:date="2020-10-05T14:54:00Z">
        <w:r w:rsidR="00F032CC">
          <w:t>were</w:t>
        </w:r>
        <w:r w:rsidR="00F032CC" w:rsidRPr="00D35CA5">
          <w:t xml:space="preserve"> </w:t>
        </w:r>
      </w:ins>
      <w:r w:rsidRPr="00D35CA5">
        <w:t xml:space="preserve">identified following the guidelines set out by </w:t>
      </w:r>
      <w:proofErr w:type="spellStart"/>
      <w:r w:rsidRPr="00D35CA5">
        <w:t>Bo</w:t>
      </w:r>
      <w:r w:rsidRPr="00D35CA5">
        <w:rPr>
          <w:noProof/>
        </w:rPr>
        <w:t>ë</w:t>
      </w:r>
      <w:r w:rsidRPr="00D35CA5">
        <w:t>da</w:t>
      </w:r>
      <w:proofErr w:type="spellEnd"/>
      <w:r w:rsidRPr="00D35CA5">
        <w:t xml:space="preserve"> </w:t>
      </w:r>
      <w:r w:rsidRPr="00D35CA5">
        <w:fldChar w:fldCharType="begin"/>
      </w:r>
      <w:r w:rsidRPr="00D35CA5">
        <w:instrText xml:space="preserve"> ADDIN EN.CITE &lt;EndNote&gt;&lt;Cite ExcludeAuth="1"&gt;&lt;Author&gt;Boëda&lt;/Author&gt;&lt;Year&gt;1995&lt;/Year&gt;&lt;RecNum&gt;1696&lt;/RecNum&gt;&lt;DisplayText&gt;(1995)&lt;/DisplayText&gt;&lt;record&gt;&lt;rec-number&gt;1696&lt;/rec-number&gt;&lt;foreign-keys&gt;&lt;key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Technology&lt;/secondary-title&gt;&lt;/titles&gt;&lt;pages&gt;41–68&lt;/pages&gt;&lt;dates&gt;&lt;year&gt;1995&lt;/year&gt;&lt;/dates&gt;&lt;pub-location&gt;Madison&lt;/pub-location&gt;&lt;publisher&gt;Prehistory Press&lt;/publisher&gt;&lt;urls&gt;&lt;/urls&gt;&lt;/record&gt;&lt;/Cite&gt;&lt;/EndNote&gt;</w:instrText>
      </w:r>
      <w:r w:rsidRPr="00D35CA5">
        <w:fldChar w:fldCharType="separate"/>
      </w:r>
      <w:r w:rsidRPr="00D35CA5">
        <w:rPr>
          <w:noProof/>
        </w:rPr>
        <w:t>(1995)</w:t>
      </w:r>
      <w:r w:rsidRPr="00D35CA5">
        <w:fldChar w:fldCharType="end"/>
      </w:r>
      <w:r w:rsidRPr="00D35CA5">
        <w:t xml:space="preserve">. The recognition of Levallois products from Levallois system is harder compared with the identification of cores </w:t>
      </w:r>
      <w:r w:rsidRPr="00D35CA5">
        <w:fldChar w:fldCharType="begin">
          <w:fldData xml:space="preserve">PEVuZE5vdGU+PENpdGU+PEF1dGhvcj5Cb8OrZGE8L0F1dGhvcj48WWVhcj4xOTk1PC9ZZWFyPjxS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</w:fldData>
        </w:fldChar>
      </w:r>
      <w:r w:rsidRPr="00D35CA5">
        <w:instrText xml:space="preserve"> ADDIN EN.CITE </w:instrText>
      </w:r>
      <w:r w:rsidRPr="00D35CA5">
        <w:fldChar w:fldCharType="begin">
          <w:fldData xml:space="preserve">PEVuZE5vdGU+PENpdGU+PEF1dGhvcj5Cb8OrZGE8L0F1dGhvcj48WWVhcj4xOTk1PC9ZZWFyPjxS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</w:fldData>
        </w:fldChar>
      </w:r>
      <w:r w:rsidRPr="00D35CA5">
        <w:instrText xml:space="preserve"> ADDIN EN.CITE.DATA </w:instrText>
      </w:r>
      <w:r w:rsidRPr="00D35CA5">
        <w:fldChar w:fldCharType="end"/>
      </w:r>
      <w:r w:rsidRPr="00D35CA5">
        <w:fldChar w:fldCharType="separate"/>
      </w:r>
      <w:r w:rsidRPr="00D35CA5">
        <w:rPr>
          <w:noProof/>
        </w:rPr>
        <w:t>(e.g. Van  Peer 1992, Boëda 1995, Shimelmitz and Kuhn 2013)</w:t>
      </w:r>
      <w:r w:rsidRPr="00D35CA5">
        <w:fldChar w:fldCharType="end"/>
      </w:r>
      <w:r w:rsidRPr="00D35CA5">
        <w:t xml:space="preserve">. Unfortunately, the recognition of Levallois flakes is not based on refitting analysis due to the insufficiency of specimens. However, several criteria </w:t>
      </w:r>
      <w:del w:id="640" w:author="Ben Marwick" w:date="2020-10-05T14:54:00Z">
        <w:r w:rsidRPr="00D35CA5" w:rsidDel="00F032CC">
          <w:delText xml:space="preserve">are </w:delText>
        </w:r>
      </w:del>
      <w:ins w:id="641" w:author="Ben Marwick" w:date="2020-10-05T14:54:00Z">
        <w:r w:rsidR="00F032CC">
          <w:t>were</w:t>
        </w:r>
        <w:r w:rsidR="00F032CC" w:rsidRPr="00D35CA5">
          <w:t xml:space="preserve"> </w:t>
        </w:r>
      </w:ins>
      <w:r w:rsidRPr="00D35CA5">
        <w:t xml:space="preserve">taken into consider to avoid the arbitrariness. Those criteria include a </w:t>
      </w:r>
      <w:del w:id="642" w:author="Ben Marwick" w:date="2020-10-05T14:54:00Z">
        <w:r w:rsidRPr="00D35CA5" w:rsidDel="00F032CC">
          <w:delText>well-</w:delText>
        </w:r>
      </w:del>
      <w:ins w:id="643" w:author="Ben Marwick" w:date="2020-10-05T14:54:00Z">
        <w:r w:rsidR="00F032CC">
          <w:t xml:space="preserve">clearly </w:t>
        </w:r>
      </w:ins>
      <w:r w:rsidRPr="00D35CA5">
        <w:t xml:space="preserve">organized scar pattern </w:t>
      </w:r>
      <w:r w:rsidRPr="00D35CA5">
        <w:fldChar w:fldCharType="begin"/>
      </w:r>
      <w:r w:rsidRPr="00D35CA5">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Pr="00D35CA5">
        <w:fldChar w:fldCharType="separate"/>
      </w:r>
      <w:r w:rsidRPr="00D35CA5">
        <w:rPr>
          <w:noProof/>
        </w:rPr>
        <w:t>(Debénath and Dibble 1993)</w:t>
      </w:r>
      <w:r w:rsidRPr="00D35CA5">
        <w:fldChar w:fldCharType="end"/>
      </w:r>
      <w:r w:rsidRPr="00D35CA5">
        <w:t xml:space="preserve"> which indicates the predetermine</w:t>
      </w:r>
      <w:ins w:id="644" w:author="Ben Marwick" w:date="2020-10-05T14:54:00Z">
        <w:r w:rsidR="00F032CC">
          <w:t>d</w:t>
        </w:r>
      </w:ins>
      <w:r w:rsidRPr="00D35CA5">
        <w:t xml:space="preserve"> process, and the angles between </w:t>
      </w:r>
      <w:ins w:id="645" w:author="Ben Marwick" w:date="2020-10-05T14:54:00Z">
        <w:r w:rsidR="00F032CC">
          <w:t xml:space="preserve">the </w:t>
        </w:r>
      </w:ins>
      <w:r w:rsidRPr="00D35CA5">
        <w:t>striking platform and debitage surface</w:t>
      </w:r>
      <w:ins w:id="646" w:author="Ben Marwick" w:date="2020-10-05T14:54:00Z">
        <w:r w:rsidR="00F032CC">
          <w:t>s</w:t>
        </w:r>
      </w:ins>
      <w:r w:rsidRPr="00D35CA5">
        <w:t xml:space="preserve"> to monitor the percussion angle of the flake, also </w:t>
      </w:r>
      <w:ins w:id="647" w:author="Ben Marwick" w:date="2020-10-05T14:55:00Z">
        <w:r w:rsidR="00F9636F" w:rsidRPr="00D35CA5">
          <w:t xml:space="preserve">consideration </w:t>
        </w:r>
      </w:ins>
      <w:del w:id="648" w:author="Ben Marwick" w:date="2020-10-05T14:55:00Z">
        <w:r w:rsidRPr="00D35CA5" w:rsidDel="00F9636F">
          <w:delText>a</w:delText>
        </w:r>
      </w:del>
      <w:r w:rsidRPr="00D35CA5">
        <w:t xml:space="preserve"> morphology </w:t>
      </w:r>
      <w:del w:id="649" w:author="Ben Marwick" w:date="2020-10-05T14:54:00Z">
        <w:r w:rsidRPr="00D35CA5" w:rsidDel="00F9636F">
          <w:delText xml:space="preserve">consideration </w:delText>
        </w:r>
      </w:del>
      <w:del w:id="650" w:author="Ben Marwick" w:date="2020-10-05T14:55:00Z">
        <w:r w:rsidRPr="00D35CA5" w:rsidDel="00F9636F">
          <w:delText>is</w:delText>
        </w:r>
      </w:del>
      <w:ins w:id="651" w:author="Ben Marwick" w:date="2020-10-05T14:55:00Z">
        <w:r w:rsidR="00F9636F">
          <w:t>was</w:t>
        </w:r>
      </w:ins>
      <w:r w:rsidRPr="00D35CA5">
        <w:t xml:space="preserve"> </w:t>
      </w:r>
      <w:del w:id="652" w:author="Ben Marwick" w:date="2020-10-05T14:55:00Z">
        <w:r w:rsidRPr="00D35CA5" w:rsidDel="00F9636F">
          <w:delText>involved</w:delText>
        </w:r>
      </w:del>
      <w:ins w:id="653" w:author="Ben Marwick" w:date="2020-10-05T14:55:00Z">
        <w:r w:rsidR="00F9636F">
          <w:t>included,</w:t>
        </w:r>
      </w:ins>
      <w:r w:rsidRPr="00D35CA5">
        <w:t xml:space="preserve"> such as a relatively flat and uniform cross-section </w:t>
      </w:r>
      <w:r w:rsidRPr="00D35CA5">
        <w:fldChar w:fldCharType="begin"/>
      </w:r>
      <w:r w:rsidRPr="00D35CA5">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Pr="00D35CA5">
        <w:fldChar w:fldCharType="separate"/>
      </w:r>
      <w:r w:rsidRPr="00D35CA5">
        <w:rPr>
          <w:noProof/>
        </w:rPr>
        <w:t>(Debénath and Dibble 1993)</w:t>
      </w:r>
      <w:r w:rsidRPr="00D35CA5">
        <w:fldChar w:fldCharType="end"/>
      </w:r>
      <w:r w:rsidRPr="00D35CA5">
        <w:t xml:space="preserve">. </w:t>
      </w:r>
    </w:p>
    <w:p w14:paraId="7B94590E" w14:textId="77777777" w:rsidR="00F032CC" w:rsidRPr="00D35CA5" w:rsidRDefault="00F032CC" w:rsidP="00D612A3">
      <w:pPr>
        <w:spacing w:line="360" w:lineRule="auto"/>
        <w:jc w:val="both"/>
      </w:pPr>
    </w:p>
    <w:p w14:paraId="3B5FC349" w14:textId="69AFA9DC" w:rsidR="00D612A3" w:rsidRPr="00D35CA5" w:rsidRDefault="00D612A3" w:rsidP="00D612A3">
      <w:pPr>
        <w:spacing w:line="360" w:lineRule="auto"/>
        <w:jc w:val="both"/>
      </w:pPr>
      <w:r w:rsidRPr="00D35CA5">
        <w:t xml:space="preserve">In terms of Discoid production, the definition developed by </w:t>
      </w:r>
      <w:proofErr w:type="spellStart"/>
      <w:r w:rsidRPr="00D35CA5">
        <w:t>Bo</w:t>
      </w:r>
      <w:r w:rsidRPr="00D35CA5">
        <w:rPr>
          <w:noProof/>
        </w:rPr>
        <w:t>ë</w:t>
      </w:r>
      <w:r w:rsidRPr="00D35CA5">
        <w:t>da</w:t>
      </w:r>
      <w:proofErr w:type="spellEnd"/>
      <w:r w:rsidRPr="00D35CA5">
        <w:t xml:space="preserve"> </w:t>
      </w:r>
      <w:r w:rsidRPr="00D35CA5">
        <w:fldChar w:fldCharType="begin"/>
      </w:r>
      <w:r w:rsidRPr="00D35CA5">
        <w:instrText xml:space="preserve"> ADDIN EN.CITE &lt;EndNote&gt;&lt;Cite ExcludeAuth="1"&gt;&lt;Author&gt;Boëda&lt;/Author&gt;&lt;Year&gt;1995&lt;/Year&gt;&lt;RecNum&gt;1696&lt;/RecNum&gt;&lt;DisplayText&gt;(1993,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Technology&lt;/secondary-title&gt;&lt;/titles&gt;&lt;pages&gt;41–68&lt;/pages&gt;&lt;dates&gt;&lt;year&gt;1995&lt;/year&gt;&lt;/dates&gt;&lt;pub-location&gt;Madison&lt;/pub-location&gt;&lt;publisher&gt;Prehistory Press&lt;/publisher&gt;&lt;urls&gt;&lt;/urls&gt;&lt;/record&gt;&lt;/Cite&gt;&lt;Cite ExcludeAuth="1"&gt;&lt;Author&gt;Boëda&lt;/Author&gt;&lt;Year&gt;1993&lt;/Year&gt;&lt;RecNum&gt;6&lt;/RecNum&gt;&lt;record&gt;&lt;rec-number&gt;6&lt;/rec-number&gt;&lt;foreign-keys&gt;&lt;key app="EN" db-id="xxrw5ftsrpase0errwq5tz2orsz5f0xvsxez" timestamp="1587915852"&gt;6&lt;/key&gt;&lt;/foreign-keys&gt;&lt;ref-type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française&lt;/secondary-title&gt;&lt;/titles&gt;&lt;pages&gt;392-404&lt;/pages&gt;&lt;volume&gt;90&lt;/volume&gt;&lt;dates&gt;&lt;year&gt;1993&lt;/year&gt;&lt;/dates&gt;&lt;urls&gt;&lt;/urls&gt;&lt;/record&gt;&lt;/Cite&gt;&lt;/EndNote&gt;</w:instrText>
      </w:r>
      <w:r w:rsidRPr="00D35CA5">
        <w:fldChar w:fldCharType="separate"/>
      </w:r>
      <w:r w:rsidRPr="00D35CA5">
        <w:rPr>
          <w:noProof/>
        </w:rPr>
        <w:t>(1993, 1995)</w:t>
      </w:r>
      <w:r w:rsidRPr="00D35CA5">
        <w:fldChar w:fldCharType="end"/>
      </w:r>
      <w:r w:rsidRPr="00D35CA5">
        <w:t xml:space="preserve"> is taken into account </w:t>
      </w:r>
      <w:ins w:id="654" w:author="Ben Marwick" w:date="2020-10-05T22:50:00Z">
        <w:r w:rsidR="00F9636F">
          <w:t xml:space="preserve">here </w:t>
        </w:r>
      </w:ins>
      <w:r w:rsidRPr="00D35CA5">
        <w:t xml:space="preserve">as well as broader criteria </w:t>
      </w:r>
      <w:r w:rsidRPr="00D35CA5">
        <w:fldChar w:fldCharType="begin"/>
      </w:r>
      <w:r w:rsidRPr="00D35CA5">
        <w:instrText xml:space="preserve"> ADDIN EN.CITE &lt;EndNote&gt;&lt;Cite&gt;&lt;Author&gt;Peresani&lt;/Author&gt;&lt;Year&gt;1998&lt;/Year&gt;&lt;RecNum&gt;22&lt;/RecNum&gt;&lt;DisplayText&gt;(Peresani 1998)&lt;/DisplayText&gt;&lt;record&gt;&lt;rec-number&gt;22&lt;/rec-number&gt;&lt;foreign-keys&gt;&lt;key app="EN" db-id="xxrw5ftsrpase0errwq5tz2orsz5f0xvsxez" timestamp="1587915853"&gt;22&lt;/key&gt;&lt;/foreign-keys&gt;&lt;ref-type name="Journal Article"&gt;17&lt;/ref-type&gt;&lt;contributors&gt;&lt;authors&gt;&lt;author&gt;Marco Peresani&lt;/author&gt;&lt;/authors&gt;&lt;/contributors&gt;&lt;titles&gt;&lt;title&gt;La variabilité du débitage discoïde dans la grotte de Fumane (Italie du Nord)/The variability of discoid production at the grotte de Fumane &lt;/title&gt;&lt;secondary-title&gt;Paléo&lt;/secondary-title&gt;&lt;/titles&gt;&lt;pages&gt;123-146&lt;/pages&gt;&lt;volume&gt;10&lt;/volume&gt;&lt;dates&gt;&lt;year&gt;1998&lt;/year&gt;&lt;/dates&gt;&lt;urls&gt;&lt;/urls&gt;&lt;/record&gt;&lt;/Cite&gt;&lt;/EndNote&gt;</w:instrText>
      </w:r>
      <w:r w:rsidRPr="00D35CA5">
        <w:fldChar w:fldCharType="separate"/>
      </w:r>
      <w:r w:rsidRPr="00D35CA5">
        <w:rPr>
          <w:noProof/>
        </w:rPr>
        <w:t>(Peresani 1998)</w:t>
      </w:r>
      <w:r w:rsidRPr="00D35CA5">
        <w:fldChar w:fldCharType="end"/>
      </w:r>
      <w:r w:rsidRPr="00D35CA5">
        <w:t xml:space="preserve">. The </w:t>
      </w:r>
      <w:proofErr w:type="spellStart"/>
      <w:r w:rsidRPr="00D35CA5">
        <w:t>Quina</w:t>
      </w:r>
      <w:proofErr w:type="spellEnd"/>
      <w:r w:rsidRPr="00D35CA5">
        <w:t xml:space="preserve"> exploitation is identified according to the widely accepted definition of </w:t>
      </w:r>
      <w:proofErr w:type="spellStart"/>
      <w:r w:rsidRPr="00D35CA5">
        <w:t>Quina</w:t>
      </w:r>
      <w:proofErr w:type="spellEnd"/>
      <w:r w:rsidRPr="00D35CA5">
        <w:t xml:space="preserve"> debitage by </w:t>
      </w:r>
      <w:r w:rsidRPr="00D35CA5">
        <w:rPr>
          <w:noProof/>
        </w:rPr>
        <w:t>Bourguignon</w:t>
      </w:r>
      <w:r w:rsidRPr="00D35CA5">
        <w:t xml:space="preserve"> </w:t>
      </w:r>
      <w:r w:rsidRPr="00D35CA5">
        <w:fldChar w:fldCharType="begin"/>
      </w:r>
      <w:r w:rsidRPr="00D35CA5">
        <w:instrText xml:space="preserve"> ADDIN EN.CITE &lt;EndNote&gt;&lt;Cite ExcludeAuth="1"&gt;&lt;Author&gt;Bourguignon&lt;/Author&gt;&lt;Year&gt;1996&lt;/Year&gt;&lt;RecNum&gt;7&lt;/RecNum&gt;&lt;DisplayText&gt;(1996)&lt;/DisplayText&gt;&lt;record&gt;&lt;rec-number&gt;7&lt;/rec-number&gt;&lt;foreign-keys&gt;&lt;key app="EN" db-id="xxrw5ftsrpase0errwq5tz2orsz5f0xvsxez" timestamp="1587915852"&gt;7&lt;/key&gt;&lt;/foreign-keys&gt;&lt;ref-type name="Journal Article"&gt;17&lt;/ref-type&gt;&lt;contributors&gt;&lt;authors&gt;&lt;author&gt;L Bourguignon&lt;/author&gt;&lt;/authors&gt;&lt;/contributors&gt;&lt;titles&gt;&lt;title&gt;La conception de debitage quina&lt;/title&gt;&lt;secondary-title&gt;Quaternaria Nova&lt;/secondary-title&gt;&lt;/titles&gt;&lt;pages&gt;149-166&lt;/pages&gt;&lt;volume&gt;VI&lt;/volume&gt;&lt;dates&gt;&lt;year&gt;1996&lt;/year&gt;&lt;/dates&gt;&lt;urls&gt;&lt;/urls&gt;&lt;/record&gt;&lt;/Cite&gt;&lt;/EndNote&gt;</w:instrText>
      </w:r>
      <w:r w:rsidRPr="00D35CA5">
        <w:fldChar w:fldCharType="separate"/>
      </w:r>
      <w:r w:rsidRPr="00D35CA5">
        <w:rPr>
          <w:noProof/>
        </w:rPr>
        <w:t>(1996)</w:t>
      </w:r>
      <w:r w:rsidRPr="00D35CA5">
        <w:fldChar w:fldCharType="end"/>
      </w:r>
      <w:r w:rsidRPr="00D35CA5">
        <w:t xml:space="preserve"> and the interpretations of subsequent scholars </w:t>
      </w:r>
      <w:r w:rsidRPr="00D35CA5">
        <w:fldChar w:fldCharType="begin"/>
      </w:r>
      <w:r w:rsidRPr="00D35CA5">
        <w:instrText xml:space="preserve"> ADDIN EN.CITE &lt;EndNote&gt;&lt;Cite&gt;&lt;Author&gt;Hiscock&lt;/Author&gt;&lt;Year&gt;2009&lt;/Year&gt;&lt;RecNum&gt;5566&lt;/RecNum&gt;&lt;Prefix&gt;e.g. &lt;/Prefix&gt;&lt;DisplayText&gt;(e.g. Hiscock, Turq et al. 2009)&lt;/DisplayText&gt;&lt;record&gt;&lt;rec-number&gt;5566&lt;/rec-number&gt;&lt;foreign-keys&gt;&lt;key app="EN" db-id="2e0tpp90z59szvexrf15t22p2ewafwer550w" timestamp="1587928103"&gt;5566&lt;/key&gt;&lt;/foreign-keys&gt;&lt;ref-type name="Book Section"&gt;5&lt;/ref-type&gt;&lt;contributors&gt;&lt;authors&gt;&lt;author&gt;Hiscock, P.&lt;/author&gt;&lt;author&gt;Turq, A.&lt;/author&gt;&lt;author&gt;&lt;style face="normal" font="default" size="100%"&gt;Faivre, J.&lt;/style&gt;&lt;style face="normal" font="default" charset="134" size="100%"&gt;‐P.&lt;/style&gt;&lt;/author&gt;&lt;author&gt;&lt;style face="normal" font="default" charset="134" size="100%"&gt;Bourguignon, L.&lt;/style&gt;&lt;/author&gt;&lt;/authors&gt;&lt;secondary-authors&gt;&lt;author&gt;B. Adams&lt;/author&gt;&lt;author&gt;B.S. Blades&lt;/author&gt;&lt;/secondary-authors&gt;&lt;/contributors&gt;&lt;titles&gt;&lt;title&gt;Quina Procurement and Tool Production&lt;/title&gt;&lt;secondary-title&gt;Lithic Materials and Paleolithic Societies&lt;/secondary-title&gt;&lt;/titles&gt;&lt;pages&gt;232-246&lt;/pages&gt;&lt;dates&gt;&lt;year&gt;2009&lt;/year&gt;&lt;/dates&gt;&lt;urls&gt;&lt;/urls&gt;&lt;/record&gt;&lt;/Cite&gt;&lt;/EndNote&gt;</w:instrText>
      </w:r>
      <w:r w:rsidRPr="00D35CA5">
        <w:fldChar w:fldCharType="separate"/>
      </w:r>
      <w:r w:rsidRPr="00D35CA5">
        <w:rPr>
          <w:noProof/>
        </w:rPr>
        <w:t>(e.g. Hiscock, Turq et al. 2009)</w:t>
      </w:r>
      <w:r w:rsidRPr="00D35CA5">
        <w:fldChar w:fldCharType="end"/>
      </w:r>
      <w:r w:rsidRPr="00D35CA5">
        <w:t xml:space="preserve">. The core-on-flake consist of two main categories: truncated-faceted and </w:t>
      </w:r>
      <w:proofErr w:type="spellStart"/>
      <w:ins w:id="655" w:author="Ben Marwick" w:date="2020-10-05T22:56:00Z">
        <w:r w:rsidR="00067272">
          <w:t>K</w:t>
        </w:r>
      </w:ins>
      <w:del w:id="656" w:author="Ben Marwick" w:date="2020-10-05T22:56:00Z">
        <w:r w:rsidRPr="00D35CA5" w:rsidDel="00067272">
          <w:delText>k</w:delText>
        </w:r>
      </w:del>
      <w:r w:rsidRPr="00D35CA5">
        <w:t>ombewa</w:t>
      </w:r>
      <w:proofErr w:type="spellEnd"/>
      <w:r w:rsidRPr="00D35CA5">
        <w:t xml:space="preserve"> debitage. Truncated-faceted has been studied and discussed in a wide range in many </w:t>
      </w:r>
      <w:del w:id="657" w:author="Ben Marwick" w:date="2020-10-05T22:56:00Z">
        <w:r w:rsidRPr="00D35CA5" w:rsidDel="00067272">
          <w:delText xml:space="preserve">literatures </w:delText>
        </w:r>
      </w:del>
      <w:ins w:id="658" w:author="Ben Marwick" w:date="2020-10-05T22:56:00Z">
        <w:r w:rsidR="00067272">
          <w:t>reports</w:t>
        </w:r>
        <w:r w:rsidR="00067272" w:rsidRPr="00D35CA5">
          <w:t xml:space="preserve"> </w:t>
        </w:r>
      </w:ins>
      <w:r w:rsidRPr="00D35CA5">
        <w:fldChar w:fldCharType="begin">
          <w:fldData xml:space="preserve">PEVuZE5vdGU+PENpdGU+PEF1dGhvcj5CcmFudGluZ2hhbTwvQXV0aG9yPjxZZWFyPjIwMDA8L1ll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</w:fldData>
        </w:fldChar>
      </w:r>
      <w:r w:rsidRPr="00D35CA5">
        <w:instrText xml:space="preserve"> ADDIN EN.CITE </w:instrText>
      </w:r>
      <w:r w:rsidRPr="00D35CA5">
        <w:fldChar w:fldCharType="begin">
          <w:fldData xml:space="preserve">PEVuZE5vdGU+PENpdGU+PEF1dGhvcj5CcmFudGluZ2hhbTwvQXV0aG9yPjxZZWFyPjIwMDA8L1ll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</w:fldData>
        </w:fldChar>
      </w:r>
      <w:r w:rsidRPr="00D35CA5">
        <w:instrText xml:space="preserve"> ADDIN EN.CITE.DATA </w:instrText>
      </w:r>
      <w:r w:rsidRPr="00D35CA5">
        <w:fldChar w:fldCharType="end"/>
      </w:r>
      <w:r w:rsidRPr="00D35CA5">
        <w:fldChar w:fldCharType="separate"/>
      </w:r>
      <w:r w:rsidRPr="00D35CA5">
        <w:rPr>
          <w:noProof/>
        </w:rPr>
        <w:t>(e.g. Solecki 1970, Nishiaki 1985, Goren-Inbar 1988, Brantingham, Olsen et al. 2000, Dibble and McPherron 2006, Marwick, Clarkson et al. 2016)</w:t>
      </w:r>
      <w:r w:rsidRPr="00D35CA5">
        <w:fldChar w:fldCharType="end"/>
      </w:r>
      <w:r w:rsidRPr="00D35CA5">
        <w:t xml:space="preserve">. Based on the general principles of those </w:t>
      </w:r>
      <w:del w:id="659" w:author="Ben Marwick" w:date="2020-10-05T22:57:00Z">
        <w:r w:rsidRPr="00D35CA5" w:rsidDel="00067272">
          <w:delText>literatures</w:delText>
        </w:r>
      </w:del>
      <w:ins w:id="660" w:author="Ben Marwick" w:date="2020-10-05T22:57:00Z">
        <w:r w:rsidR="00067272">
          <w:t>reports</w:t>
        </w:r>
      </w:ins>
      <w:r w:rsidRPr="00D35CA5">
        <w:t xml:space="preserve">, we ascribe the truncated-faceted preliminarily to flakes that were truncated first and then removals were detached mostly, but not always, on the ventral surface. </w:t>
      </w:r>
      <w:del w:id="661" w:author="Ben Marwick" w:date="2020-10-05T22:57:00Z">
        <w:r w:rsidRPr="00D35CA5" w:rsidDel="00067272">
          <w:delText xml:space="preserve">10mm(20mm?). </w:delText>
        </w:r>
      </w:del>
      <w:r w:rsidRPr="00D35CA5">
        <w:t xml:space="preserve">The term of </w:t>
      </w:r>
      <w:proofErr w:type="spellStart"/>
      <w:r w:rsidRPr="00D35CA5">
        <w:t>Kombewa</w:t>
      </w:r>
      <w:proofErr w:type="spellEnd"/>
      <w:r w:rsidRPr="00D35CA5">
        <w:t xml:space="preserve"> in the study is </w:t>
      </w:r>
      <w:r w:rsidRPr="00D35CA5">
        <w:lastRenderedPageBreak/>
        <w:t xml:space="preserve">referring to a wider meaning rather than </w:t>
      </w:r>
      <w:proofErr w:type="spellStart"/>
      <w:r w:rsidRPr="00067272">
        <w:rPr>
          <w:rPrChange w:id="662" w:author="Ben Marwick" w:date="2020-10-05T22:57:00Z">
            <w:rPr>
              <w:i/>
              <w:iCs/>
            </w:rPr>
          </w:rPrChange>
        </w:rPr>
        <w:t>Kombewa</w:t>
      </w:r>
      <w:proofErr w:type="spellEnd"/>
      <w:r w:rsidRPr="00D35CA5">
        <w:rPr>
          <w:i/>
          <w:iCs/>
        </w:rPr>
        <w:t xml:space="preserve"> </w:t>
      </w:r>
      <w:proofErr w:type="spellStart"/>
      <w:r w:rsidRPr="00D35CA5">
        <w:rPr>
          <w:i/>
          <w:iCs/>
        </w:rPr>
        <w:t>stricto</w:t>
      </w:r>
      <w:proofErr w:type="spellEnd"/>
      <w:r w:rsidRPr="00D35CA5">
        <w:rPr>
          <w:i/>
          <w:iCs/>
        </w:rPr>
        <w:t xml:space="preserve"> </w:t>
      </w:r>
      <w:proofErr w:type="spellStart"/>
      <w:r w:rsidRPr="00D35CA5">
        <w:rPr>
          <w:i/>
          <w:iCs/>
        </w:rPr>
        <w:t>sensu</w:t>
      </w:r>
      <w:proofErr w:type="spellEnd"/>
      <w:r w:rsidRPr="00D35CA5">
        <w:rPr>
          <w:i/>
          <w:iCs/>
        </w:rPr>
        <w:t xml:space="preserve"> </w:t>
      </w:r>
      <w:r w:rsidRPr="00D35CA5">
        <w:fldChar w:fldCharType="begin"/>
      </w:r>
      <w:r w:rsidRPr="00D35CA5">
        <w:instrText xml:space="preserve"> ADDIN EN.CITE &lt;EndNote&gt;&lt;Cite&gt;&lt;Author&gt;Tixier&lt;/Author&gt;&lt;Year&gt;1999&lt;/Year&gt;&lt;RecNum&gt;5569&lt;/RecNum&gt;&lt;DisplayText&gt;(Tixier and Turq 1999)&lt;/DisplayText&gt;&lt;record&gt;&lt;rec-number&gt;5569&lt;/rec-number&gt;&lt;foreign-keys&gt;&lt;key app="EN" db-id="2e0tpp90z59szvexrf15t22p2ewafwer550w" timestamp="1587931389"&gt;5569&lt;/key&gt;&lt;/foreign-keys&gt;&lt;ref-type name="Journal Article"&gt;17&lt;/ref-type&gt;&lt;contributors&gt;&lt;authors&gt;&lt;author&gt;Tixier, J.&lt;/author&gt;&lt;author&gt;Turq, A. &lt;/author&gt;&lt;/authors&gt;&lt;/contributors&gt;&lt;titles&gt;&lt;title&gt;Kombewa et alii&lt;/title&gt;&lt;secondary-title&gt;Paléo &lt;/secondary-title&gt;&lt;/titles&gt;&lt;periodical&gt;&lt;full-title&gt;Paléo&lt;/full-title&gt;&lt;/periodical&gt;&lt;pages&gt;135-143&lt;/pages&gt;&lt;volume&gt;11&lt;/volume&gt;&lt;dates&gt;&lt;year&gt;1999&lt;/year&gt;&lt;/dates&gt;&lt;urls&gt;&lt;/urls&gt;&lt;/record&gt;&lt;/Cite&gt;&lt;/EndNote&gt;</w:instrText>
      </w:r>
      <w:r w:rsidRPr="00D35CA5">
        <w:fldChar w:fldCharType="separate"/>
      </w:r>
      <w:r w:rsidRPr="00D35CA5">
        <w:rPr>
          <w:noProof/>
        </w:rPr>
        <w:t>(Tixier and Turq 1999)</w:t>
      </w:r>
      <w:r w:rsidRPr="00D35CA5">
        <w:fldChar w:fldCharType="end"/>
      </w:r>
      <w:r w:rsidRPr="00D35CA5">
        <w:t xml:space="preserve">. The recognition of </w:t>
      </w:r>
      <w:proofErr w:type="spellStart"/>
      <w:r w:rsidRPr="00D35CA5">
        <w:t>Kombewa</w:t>
      </w:r>
      <w:proofErr w:type="spellEnd"/>
      <w:r w:rsidRPr="00D35CA5">
        <w:t xml:space="preserve"> method is associated with two bulbs on the proximal end of both the ventral and dorsal surfaces of a flake. Correspondingly, the cores produced these flakes are actually flakes with a pronounced bulb having another flake detached from it, rather than a core nodule </w:t>
      </w:r>
      <w:r w:rsidRPr="00D35CA5">
        <w:fldChar w:fldCharType="begin">
          <w:fldData xml:space="preserve">PEVuZE5vdGU+PENpdGU+PEF1dGhvcj5EYXV2b2lzPC9BdXRob3I+PFllYXI+MTk4MTwvWWVhcj48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</w:fldData>
        </w:fldChar>
      </w:r>
      <w:r w:rsidRPr="00D35CA5">
        <w:instrText xml:space="preserve"> ADDIN EN.CITE </w:instrText>
      </w:r>
      <w:r w:rsidRPr="00D35CA5">
        <w:fldChar w:fldCharType="begin">
          <w:fldData xml:space="preserve">PEVuZE5vdGU+PENpdGU+PEF1dGhvcj5EYXV2b2lzPC9BdXRob3I+PFllYXI+MTk4MTwvWWVhcj48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</w:fldData>
        </w:fldChar>
      </w:r>
      <w:r w:rsidRPr="00D35CA5">
        <w:instrText xml:space="preserve"> ADDIN EN.CITE.DATA </w:instrText>
      </w:r>
      <w:r w:rsidRPr="00D35CA5">
        <w:fldChar w:fldCharType="end"/>
      </w:r>
      <w:r w:rsidRPr="00D35CA5">
        <w:fldChar w:fldCharType="separate"/>
      </w:r>
      <w:r w:rsidRPr="00D35CA5">
        <w:rPr>
          <w:noProof/>
        </w:rPr>
        <w:t>(Kombewa flake; Owen 1938, Tixier, Inizan et al. 1980, Dauvois 1981)</w:t>
      </w:r>
      <w:r w:rsidRPr="00D35CA5">
        <w:fldChar w:fldCharType="end"/>
      </w:r>
      <w:r w:rsidRPr="00D35CA5">
        <w:t xml:space="preserve">. </w:t>
      </w:r>
      <w:del w:id="663" w:author="Ben Marwick" w:date="2020-10-05T23:30:00Z">
        <w:r w:rsidRPr="00D35CA5" w:rsidDel="00067272">
          <w:delText xml:space="preserve">The </w:delText>
        </w:r>
      </w:del>
      <w:ins w:id="664" w:author="Ben Marwick" w:date="2020-10-05T23:30:00Z">
        <w:r w:rsidR="00067272">
          <w:t>Our</w:t>
        </w:r>
        <w:r w:rsidR="00067272" w:rsidRPr="00D35CA5">
          <w:t xml:space="preserve"> </w:t>
        </w:r>
      </w:ins>
      <w:r w:rsidRPr="00D35CA5">
        <w:t>diagnos</w:t>
      </w:r>
      <w:ins w:id="665" w:author="Ben Marwick" w:date="2020-10-05T23:30:00Z">
        <w:r w:rsidR="00067272">
          <w:t>is</w:t>
        </w:r>
      </w:ins>
      <w:del w:id="666" w:author="Ben Marwick" w:date="2020-10-05T23:30:00Z">
        <w:r w:rsidRPr="00D35CA5" w:rsidDel="00067272">
          <w:delText>e</w:delText>
        </w:r>
      </w:del>
      <w:r w:rsidRPr="00D35CA5">
        <w:t xml:space="preserve"> of volumetric exploitation used </w:t>
      </w:r>
      <w:ins w:id="667" w:author="Ben Marwick" w:date="2020-10-05T23:30:00Z">
        <w:r w:rsidR="00067272">
          <w:t xml:space="preserve">the </w:t>
        </w:r>
      </w:ins>
      <w:r w:rsidRPr="00D35CA5">
        <w:t xml:space="preserve">volumetric concept for reference and analytical approach mentioned by </w:t>
      </w:r>
      <w:proofErr w:type="spellStart"/>
      <w:r w:rsidRPr="00D35CA5">
        <w:t>Carmignani</w:t>
      </w:r>
      <w:proofErr w:type="spellEnd"/>
      <w:r w:rsidRPr="00D35CA5">
        <w:t xml:space="preserve"> </w:t>
      </w:r>
      <w:r w:rsidRPr="00D35CA5">
        <w:fldChar w:fldCharType="begin"/>
      </w:r>
      <w:r w:rsidRPr="00D35CA5">
        <w:instrText xml:space="preserve"> ADDIN EN.CITE &lt;EndNote&gt;&lt;Cite ExcludeAuth="1"&gt;&lt;Author&gt;Carmignani&lt;/Author&gt;&lt;Year&gt;2017&lt;/Year&gt;&lt;RecNum&gt;5568&lt;/RecNum&gt;&lt;DisplayText&gt;(2017)&lt;/DisplayText&gt;&lt;record&gt;&lt;rec-number&gt;5568&lt;/rec-number&gt;&lt;foreign-keys&gt;&lt;key app="EN" db-id="2e0tpp90z59szvexrf15t22p2ewafwer550w" timestamp="1587929356"&gt;5568&lt;/key&gt;&lt;/foreign-keys&gt;&lt;ref-type name="Journal Article"&gt;17&lt;/ref-type&gt;&lt;contributors&gt;&lt;authors&gt;&lt;author&gt;Carmignani, Leonardo&lt;/author&gt;&lt;author&gt;Moncel, Marie-Hélène&lt;/author&gt;&lt;author&gt;Fernandes, Paul&lt;/author&gt;&lt;author&gt;Wilson, Lucy&lt;/author&gt;&lt;/authors&gt;&lt;/contributors&gt;&lt;titles&gt;&lt;title&gt;Technological variability during the Early Middle Palaeolithic in Western Europe. Reduction systems and predetermined products at the Bau de l&amp;apos;Aubesier and Payre (South-East France)&lt;/title&gt;&lt;secondary-title&gt;PLOS ONE&lt;/secondary-title&gt;&lt;/titles&gt;&lt;periodical&gt;&lt;full-title&gt;PLOS ONE&lt;/full-title&gt;&lt;/periodical&gt;&lt;pages&gt;e0178550&lt;/pages&gt;&lt;volume&gt;12&lt;/volume&gt;&lt;number&gt;6&lt;/number&gt;&lt;dates&gt;&lt;year&gt;2017&lt;/year&gt;&lt;/dates&gt;&lt;publisher&gt;Public Library of Science&lt;/publisher&gt;&lt;urls&gt;&lt;related-urls&gt;&lt;url&gt;https://doi.org/10.1371/journal.pone.0178550&lt;/url&gt;&lt;/related-urls&gt;&lt;/urls&gt;&lt;electronic-resource-num&gt;10.1371/journal.pone.0178550&lt;/electronic-resource-num&gt;&lt;/record&gt;&lt;/Cite&gt;&lt;/EndNote&gt;</w:instrText>
      </w:r>
      <w:r w:rsidRPr="00D35CA5">
        <w:fldChar w:fldCharType="separate"/>
      </w:r>
      <w:r w:rsidRPr="00D35CA5">
        <w:rPr>
          <w:noProof/>
        </w:rPr>
        <w:t>(2017)</w:t>
      </w:r>
      <w:r w:rsidRPr="00D35CA5">
        <w:fldChar w:fldCharType="end"/>
      </w:r>
      <w:r w:rsidRPr="00D35CA5">
        <w:t xml:space="preserve">. </w:t>
      </w:r>
    </w:p>
    <w:p w14:paraId="63D39B83" w14:textId="77777777" w:rsidR="00D612A3" w:rsidRPr="00D35CA5" w:rsidRDefault="00D612A3" w:rsidP="00D612A3">
      <w:pPr>
        <w:spacing w:line="360" w:lineRule="auto"/>
        <w:jc w:val="both"/>
      </w:pPr>
      <w:r w:rsidRPr="00D35CA5">
        <w:t xml:space="preserve"> </w:t>
      </w:r>
    </w:p>
    <w:p w14:paraId="59657EE2" w14:textId="1987597F" w:rsidR="00CA39CF" w:rsidRPr="00D35CA5" w:rsidRDefault="00DE66D3" w:rsidP="00BC0619">
      <w:pPr>
        <w:pStyle w:val="Heading1"/>
        <w:spacing w:line="360" w:lineRule="auto"/>
        <w:rPr>
          <w:rFonts w:ascii="Times New Roman" w:hAnsi="Times New Roman" w:cs="Times New Roman"/>
          <w:b/>
          <w:sz w:val="24"/>
          <w:szCs w:val="24"/>
        </w:rPr>
      </w:pPr>
      <w:r w:rsidRPr="00D35CA5">
        <w:rPr>
          <w:rFonts w:ascii="Times New Roman" w:hAnsi="Times New Roman" w:cs="Times New Roman"/>
          <w:b/>
          <w:color w:val="auto"/>
          <w:sz w:val="24"/>
          <w:szCs w:val="24"/>
        </w:rPr>
        <w:t>References</w:t>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3479F8" w:rsidRPr="00D35CA5">
        <w:rPr>
          <w:rFonts w:ascii="Times New Roman" w:hAnsi="Times New Roman" w:cs="Times New Roman"/>
          <w:b/>
          <w:sz w:val="24"/>
          <w:szCs w:val="24"/>
        </w:rPr>
        <w:tab/>
      </w:r>
      <w:r w:rsidR="0058034D" w:rsidRPr="00D35CA5">
        <w:rPr>
          <w:rFonts w:ascii="Times New Roman" w:hAnsi="Times New Roman" w:cs="Times New Roman"/>
          <w:b/>
          <w:sz w:val="24"/>
          <w:szCs w:val="24"/>
        </w:rPr>
        <w:t xml:space="preserve"> </w:t>
      </w:r>
    </w:p>
    <w:p w14:paraId="58F804A8" w14:textId="77777777" w:rsidR="00D35CA5" w:rsidRPr="00D35CA5" w:rsidRDefault="00CA39CF" w:rsidP="00D35CA5">
      <w:pPr>
        <w:pStyle w:val="EndNoteBibliography"/>
      </w:pPr>
      <w:r w:rsidRPr="00D35CA5">
        <w:rPr>
          <w:rFonts w:ascii="Times New Roman" w:hAnsi="Times New Roman" w:cs="Times New Roman"/>
        </w:rPr>
        <w:fldChar w:fldCharType="begin"/>
      </w:r>
      <w:r w:rsidRPr="00D35CA5">
        <w:rPr>
          <w:rFonts w:ascii="Times New Roman" w:hAnsi="Times New Roman" w:cs="Times New Roman"/>
        </w:rPr>
        <w:instrText xml:space="preserve"> ADDIN EN.REFLIST </w:instrText>
      </w:r>
      <w:r w:rsidRPr="00D35CA5">
        <w:rPr>
          <w:rFonts w:ascii="Times New Roman" w:hAnsi="Times New Roman" w:cs="Times New Roman"/>
        </w:rPr>
        <w:fldChar w:fldCharType="separate"/>
      </w:r>
      <w:r w:rsidR="00D35CA5" w:rsidRPr="00D35CA5">
        <w:t xml:space="preserve">Bae, C. J., K. Douka and M. D. Petraglia (2017). "On the origin of modern humans: Asian perspectives." </w:t>
      </w:r>
      <w:r w:rsidR="00D35CA5" w:rsidRPr="00D35CA5">
        <w:rPr>
          <w:u w:val="single"/>
        </w:rPr>
        <w:t>Science</w:t>
      </w:r>
      <w:r w:rsidR="00D35CA5" w:rsidRPr="00D35CA5">
        <w:t xml:space="preserve"> </w:t>
      </w:r>
      <w:r w:rsidR="00D35CA5" w:rsidRPr="00D35CA5">
        <w:rPr>
          <w:b/>
        </w:rPr>
        <w:t>358</w:t>
      </w:r>
      <w:r w:rsidR="00D35CA5" w:rsidRPr="00D35CA5">
        <w:t>(6368): eaai9067.</w:t>
      </w:r>
    </w:p>
    <w:p w14:paraId="7148F6EA" w14:textId="77777777" w:rsidR="00D35CA5" w:rsidRPr="00D35CA5" w:rsidRDefault="00D35CA5" w:rsidP="00D35CA5">
      <w:pPr>
        <w:pStyle w:val="EndNoteBibliography"/>
      </w:pPr>
      <w:r w:rsidRPr="00D35CA5">
        <w:t xml:space="preserve">Bar-Yosef, O., Kuhn, S.L. (1999). "The big deal about blades: laminar technologies and human evolution." </w:t>
      </w:r>
      <w:r w:rsidRPr="00D35CA5">
        <w:rPr>
          <w:u w:val="single"/>
        </w:rPr>
        <w:t>Am. Anthropol</w:t>
      </w:r>
      <w:r w:rsidRPr="00D35CA5">
        <w:t xml:space="preserve"> </w:t>
      </w:r>
      <w:r w:rsidRPr="00D35CA5">
        <w:rPr>
          <w:b/>
        </w:rPr>
        <w:t>101</w:t>
      </w:r>
      <w:r w:rsidRPr="00D35CA5">
        <w:t>: 322-338.</w:t>
      </w:r>
    </w:p>
    <w:p w14:paraId="784E787B" w14:textId="77777777" w:rsidR="00D35CA5" w:rsidRPr="00D35CA5" w:rsidRDefault="00D35CA5" w:rsidP="00D35CA5">
      <w:pPr>
        <w:pStyle w:val="EndNoteBibliography"/>
      </w:pPr>
      <w:r w:rsidRPr="00D35CA5">
        <w:rPr>
          <w:rFonts w:hint="eastAsia"/>
        </w:rPr>
        <w:t xml:space="preserve">Bar‐Yosef, O. and P. Van Peer (2009). "The Chaîne Opératoire Approach in Middle Paleolithic Archaeology." </w:t>
      </w:r>
      <w:r w:rsidRPr="00D35CA5">
        <w:rPr>
          <w:rFonts w:hint="eastAsia"/>
          <w:u w:val="single"/>
        </w:rPr>
        <w:t>Current Anthropology</w:t>
      </w:r>
      <w:r w:rsidRPr="00D35CA5">
        <w:rPr>
          <w:rFonts w:hint="eastAsia"/>
        </w:rPr>
        <w:t xml:space="preserve"> </w:t>
      </w:r>
      <w:r w:rsidRPr="00D35CA5">
        <w:rPr>
          <w:rFonts w:hint="eastAsia"/>
          <w:b/>
        </w:rPr>
        <w:t>50</w:t>
      </w:r>
      <w:r w:rsidRPr="00D35CA5">
        <w:rPr>
          <w:rFonts w:hint="eastAsia"/>
        </w:rPr>
        <w:t>(1): 103-131.</w:t>
      </w:r>
    </w:p>
    <w:p w14:paraId="6E986121" w14:textId="77777777" w:rsidR="00D35CA5" w:rsidRPr="00D35CA5" w:rsidRDefault="00D35CA5" w:rsidP="00D35CA5">
      <w:pPr>
        <w:pStyle w:val="EndNoteBibliography"/>
      </w:pPr>
      <w:r w:rsidRPr="00D35CA5">
        <w:t xml:space="preserve">Berna, F. and P. Goldberg (2007). </w:t>
      </w:r>
      <w:r w:rsidRPr="00D35CA5">
        <w:rPr>
          <w:u w:val="single"/>
        </w:rPr>
        <w:t>Assessing Paleolithic pyrotechnology and associated hominin behavior in Israel</w:t>
      </w:r>
      <w:r w:rsidRPr="00D35CA5">
        <w:t>.</w:t>
      </w:r>
    </w:p>
    <w:p w14:paraId="4C8FF619" w14:textId="77777777" w:rsidR="00D35CA5" w:rsidRPr="00D35CA5" w:rsidRDefault="00D35CA5" w:rsidP="00D35CA5">
      <w:pPr>
        <w:pStyle w:val="EndNoteBibliography"/>
        <w:rPr>
          <w:u w:val="single"/>
        </w:rPr>
      </w:pPr>
      <w:r w:rsidRPr="00D35CA5">
        <w:t xml:space="preserve">Binford, L. R. and S. R. Binford (1966 ). "A preliminary analysis of functional variability in the Mousterian of Levallois facies." </w:t>
      </w:r>
      <w:r w:rsidRPr="00D35CA5">
        <w:rPr>
          <w:u w:val="single"/>
        </w:rPr>
        <w:t>American Anthropologist</w:t>
      </w:r>
    </w:p>
    <w:p w14:paraId="59618B64" w14:textId="77777777" w:rsidR="00D35CA5" w:rsidRPr="00D35CA5" w:rsidRDefault="00D35CA5" w:rsidP="00D35CA5">
      <w:pPr>
        <w:pStyle w:val="EndNoteBibliography"/>
      </w:pPr>
      <w:r w:rsidRPr="00D35CA5">
        <w:t xml:space="preserve"> </w:t>
      </w:r>
      <w:r w:rsidRPr="00D35CA5">
        <w:rPr>
          <w:b/>
        </w:rPr>
        <w:t>68</w:t>
      </w:r>
      <w:r w:rsidRPr="00D35CA5">
        <w:t>(2): 238-295.</w:t>
      </w:r>
    </w:p>
    <w:p w14:paraId="37141B6B" w14:textId="77777777" w:rsidR="00D35CA5" w:rsidRPr="00D35CA5" w:rsidRDefault="00D35CA5" w:rsidP="00D35CA5">
      <w:pPr>
        <w:pStyle w:val="EndNoteBibliography"/>
      </w:pPr>
      <w:r w:rsidRPr="00D35CA5">
        <w:t xml:space="preserve">Boëda, E. (1990). De la surface au volume. Analyse des conceptions des d´ebitages Levallois et laminaire. </w:t>
      </w:r>
      <w:r w:rsidRPr="00D35CA5">
        <w:rPr>
          <w:u w:val="single"/>
        </w:rPr>
        <w:t>Pal´eolithique moyen r´ecent et Pal´eolithique sup´erieur ancien en Europe (M´emoires du Mus´ee de Pr´ehistoire d’Ile-de-France 3)</w:t>
      </w:r>
      <w:r w:rsidRPr="00D35CA5">
        <w:t>. C. Farizy. Nemours, APRAIF</w:t>
      </w:r>
      <w:r w:rsidRPr="00D35CA5">
        <w:rPr>
          <w:b/>
        </w:rPr>
        <w:t xml:space="preserve">: </w:t>
      </w:r>
      <w:r w:rsidRPr="00D35CA5">
        <w:t>63–68.</w:t>
      </w:r>
    </w:p>
    <w:p w14:paraId="36D9D0B6" w14:textId="77777777" w:rsidR="00D35CA5" w:rsidRPr="00D35CA5" w:rsidRDefault="00D35CA5" w:rsidP="00D35CA5">
      <w:pPr>
        <w:pStyle w:val="EndNoteBibliography"/>
      </w:pPr>
      <w:r w:rsidRPr="00D35CA5">
        <w:t xml:space="preserve">Boëda, E. (1993). "Le débitage discoïde et le débitage Levallois récurrent centripède." </w:t>
      </w:r>
      <w:r w:rsidRPr="00D35CA5">
        <w:rPr>
          <w:u w:val="single"/>
        </w:rPr>
        <w:t>Bulletin de la Société préhistorique française</w:t>
      </w:r>
      <w:r w:rsidRPr="00D35CA5">
        <w:t xml:space="preserve"> </w:t>
      </w:r>
      <w:r w:rsidRPr="00D35CA5">
        <w:rPr>
          <w:b/>
        </w:rPr>
        <w:t>90</w:t>
      </w:r>
      <w:r w:rsidRPr="00D35CA5">
        <w:t>: 392-404.</w:t>
      </w:r>
    </w:p>
    <w:p w14:paraId="7CC51DBE" w14:textId="77777777" w:rsidR="00D35CA5" w:rsidRPr="00D35CA5" w:rsidRDefault="00D35CA5" w:rsidP="00D35CA5">
      <w:pPr>
        <w:pStyle w:val="EndNoteBibliography"/>
      </w:pPr>
      <w:r w:rsidRPr="00D35CA5">
        <w:t xml:space="preserve">Boëda, E. (1994). </w:t>
      </w:r>
      <w:r w:rsidRPr="00D35CA5">
        <w:rPr>
          <w:u w:val="single"/>
        </w:rPr>
        <w:t>Le Concept Levallois: Variabilité des Méthodes</w:t>
      </w:r>
      <w:r w:rsidRPr="00D35CA5">
        <w:t>.</w:t>
      </w:r>
    </w:p>
    <w:p w14:paraId="146CF2B0" w14:textId="77777777" w:rsidR="00D35CA5" w:rsidRPr="00D35CA5" w:rsidRDefault="00D35CA5" w:rsidP="00D35CA5">
      <w:pPr>
        <w:pStyle w:val="EndNoteBibliography"/>
      </w:pPr>
      <w:r w:rsidRPr="00D35CA5">
        <w:t xml:space="preserve">Boëda, E. (1995). Levallois: A volumetric construction, methods, a technique. </w:t>
      </w:r>
      <w:r w:rsidRPr="00D35CA5">
        <w:rPr>
          <w:u w:val="single"/>
        </w:rPr>
        <w:t>The Definition and Interpretation of Levallois Technology</w:t>
      </w:r>
      <w:r w:rsidRPr="00D35CA5">
        <w:t>. H. Dibble and O. Bar-Yosef. Madison, Prehistory Press</w:t>
      </w:r>
      <w:r w:rsidRPr="00D35CA5">
        <w:rPr>
          <w:b/>
        </w:rPr>
        <w:t xml:space="preserve">: </w:t>
      </w:r>
      <w:r w:rsidRPr="00D35CA5">
        <w:t>41–68.</w:t>
      </w:r>
    </w:p>
    <w:p w14:paraId="4C0C94E7" w14:textId="77777777" w:rsidR="00D35CA5" w:rsidRPr="00D35CA5" w:rsidRDefault="00D35CA5" w:rsidP="00D35CA5">
      <w:pPr>
        <w:pStyle w:val="EndNoteBibliography"/>
      </w:pPr>
      <w:r w:rsidRPr="00D35CA5">
        <w:t xml:space="preserve">Boëda, E. and P. Au Présent (2018). </w:t>
      </w:r>
      <w:r w:rsidRPr="00D35CA5">
        <w:rPr>
          <w:u w:val="single"/>
        </w:rPr>
        <w:t>Techno-logique &amp; Technologie Une Paléo-histoire des objets lithiques tranchants</w:t>
      </w:r>
      <w:r w:rsidRPr="00D35CA5">
        <w:t>.</w:t>
      </w:r>
    </w:p>
    <w:p w14:paraId="2514AFDB" w14:textId="77777777" w:rsidR="00D35CA5" w:rsidRPr="00D35CA5" w:rsidRDefault="00D35CA5" w:rsidP="00D35CA5">
      <w:pPr>
        <w:pStyle w:val="EndNoteBibliography"/>
      </w:pPr>
      <w:r w:rsidRPr="00D35CA5">
        <w:t xml:space="preserve">Boëda, E., J. Connan, D. Dessort, S. Muhesen, N. Mercier, H. Valladas and N. Tisnérat (1996). "Bitumen as a hafting material on Middle Palaeolithic artefacts." </w:t>
      </w:r>
      <w:r w:rsidRPr="00D35CA5">
        <w:rPr>
          <w:u w:val="single"/>
        </w:rPr>
        <w:t>Nature</w:t>
      </w:r>
      <w:r w:rsidRPr="00D35CA5">
        <w:t xml:space="preserve"> </w:t>
      </w:r>
      <w:r w:rsidRPr="00D35CA5">
        <w:rPr>
          <w:b/>
        </w:rPr>
        <w:t>380</w:t>
      </w:r>
      <w:r w:rsidRPr="00D35CA5">
        <w:t>(6572): 336-338.</w:t>
      </w:r>
    </w:p>
    <w:p w14:paraId="3941575A" w14:textId="77777777" w:rsidR="00D35CA5" w:rsidRPr="00D35CA5" w:rsidRDefault="00D35CA5" w:rsidP="00D35CA5">
      <w:pPr>
        <w:pStyle w:val="EndNoteBibliography"/>
      </w:pPr>
      <w:r w:rsidRPr="00D35CA5">
        <w:t>Bordes, F. (1950). "L'évolution buissonnante des industries en Europe occidentale. Considérations th</w:t>
      </w:r>
      <w:r w:rsidRPr="00D35CA5">
        <w:rPr>
          <w:rFonts w:hint="eastAsia"/>
        </w:rPr>
        <w:t>é</w:t>
      </w:r>
      <w:r w:rsidRPr="00D35CA5">
        <w:t>oriques sur le Paléolithique inférieure et moyen."</w:t>
      </w:r>
      <w:r w:rsidRPr="00D35CA5">
        <w:rPr>
          <w:u w:val="single"/>
        </w:rPr>
        <w:t xml:space="preserve"> L'Anthropologie</w:t>
      </w:r>
      <w:r w:rsidRPr="00D35CA5">
        <w:t xml:space="preserve"> </w:t>
      </w:r>
      <w:r w:rsidRPr="00D35CA5">
        <w:rPr>
          <w:b/>
        </w:rPr>
        <w:t>54</w:t>
      </w:r>
      <w:r w:rsidRPr="00D35CA5">
        <w:t>: 393-420.</w:t>
      </w:r>
    </w:p>
    <w:p w14:paraId="77D95C9C" w14:textId="77777777" w:rsidR="00D35CA5" w:rsidRPr="00D35CA5" w:rsidRDefault="00D35CA5" w:rsidP="00D35CA5">
      <w:pPr>
        <w:pStyle w:val="EndNoteBibliography"/>
      </w:pPr>
      <w:r w:rsidRPr="00D35CA5">
        <w:t xml:space="preserve">Bordes, F. (1953). "Essai de classiﬁcation des industries “moust´eriennes”." </w:t>
      </w:r>
      <w:r w:rsidRPr="00D35CA5">
        <w:rPr>
          <w:u w:val="single"/>
        </w:rPr>
        <w:t>BulletindelaSoci´et´ePr ´ ehistorique Franc¸aise</w:t>
      </w:r>
      <w:r w:rsidRPr="00D35CA5">
        <w:t xml:space="preserve"> </w:t>
      </w:r>
      <w:r w:rsidRPr="00D35CA5">
        <w:rPr>
          <w:b/>
        </w:rPr>
        <w:t>50</w:t>
      </w:r>
      <w:r w:rsidRPr="00D35CA5">
        <w:t>: 457–467.</w:t>
      </w:r>
    </w:p>
    <w:p w14:paraId="341C739E" w14:textId="77777777" w:rsidR="00D35CA5" w:rsidRPr="00D35CA5" w:rsidRDefault="00D35CA5" w:rsidP="00D35CA5">
      <w:pPr>
        <w:pStyle w:val="EndNoteBibliography"/>
      </w:pPr>
      <w:r w:rsidRPr="00D35CA5">
        <w:t xml:space="preserve">Bordes, F. (1961). </w:t>
      </w:r>
      <w:r w:rsidRPr="00D35CA5">
        <w:rPr>
          <w:u w:val="single"/>
        </w:rPr>
        <w:t>Typologie du Pal</w:t>
      </w:r>
      <w:r w:rsidRPr="00D35CA5">
        <w:rPr>
          <w:rFonts w:hint="eastAsia"/>
          <w:u w:val="single"/>
        </w:rPr>
        <w:t>é</w:t>
      </w:r>
      <w:r w:rsidRPr="00D35CA5">
        <w:rPr>
          <w:u w:val="single"/>
        </w:rPr>
        <w:t>olithique Ancien et Moyen</w:t>
      </w:r>
      <w:r w:rsidRPr="00D35CA5">
        <w:t>. Paris, Centre National de la Recherche Scientifique.</w:t>
      </w:r>
    </w:p>
    <w:p w14:paraId="1B15722C" w14:textId="77777777" w:rsidR="00D35CA5" w:rsidRPr="00D35CA5" w:rsidRDefault="00D35CA5" w:rsidP="00D35CA5">
      <w:pPr>
        <w:pStyle w:val="EndNoteBibliography"/>
      </w:pPr>
      <w:r w:rsidRPr="00D35CA5">
        <w:lastRenderedPageBreak/>
        <w:t xml:space="preserve">Bordes, F. (1975). "Le gisement du Pech de l'Azé IV. Note préliminaire." </w:t>
      </w:r>
      <w:r w:rsidRPr="00D35CA5">
        <w:rPr>
          <w:u w:val="single"/>
        </w:rPr>
        <w:t>Bulletin de la Société préhistorique française. Études et travaux</w:t>
      </w:r>
      <w:r w:rsidRPr="00D35CA5">
        <w:t xml:space="preserve"> </w:t>
      </w:r>
      <w:r w:rsidRPr="00D35CA5">
        <w:rPr>
          <w:b/>
        </w:rPr>
        <w:t>72</w:t>
      </w:r>
      <w:r w:rsidRPr="00D35CA5">
        <w:t>: 293-308.</w:t>
      </w:r>
    </w:p>
    <w:p w14:paraId="41B1806B" w14:textId="77777777" w:rsidR="00D35CA5" w:rsidRPr="00D35CA5" w:rsidRDefault="00D35CA5" w:rsidP="00D35CA5">
      <w:pPr>
        <w:pStyle w:val="EndNoteBibliography"/>
      </w:pPr>
      <w:r w:rsidRPr="00D35CA5">
        <w:t xml:space="preserve">Bordes, F. (1981). "Vingt-cinqansapr`es:lecomplexemoust´erienrevisit´ e." </w:t>
      </w:r>
      <w:r w:rsidRPr="00D35CA5">
        <w:rPr>
          <w:u w:val="single"/>
        </w:rPr>
        <w:t>BulletindelaSoci´et´ePr ´ ehistorique Franc¸aise</w:t>
      </w:r>
      <w:r w:rsidRPr="00D35CA5">
        <w:t xml:space="preserve"> </w:t>
      </w:r>
      <w:r w:rsidRPr="00D35CA5">
        <w:rPr>
          <w:b/>
        </w:rPr>
        <w:t>78</w:t>
      </w:r>
      <w:r w:rsidRPr="00D35CA5">
        <w:t>: 77–87.</w:t>
      </w:r>
    </w:p>
    <w:p w14:paraId="7DA425F5" w14:textId="77777777" w:rsidR="00D35CA5" w:rsidRPr="00D35CA5" w:rsidRDefault="00D35CA5" w:rsidP="00D35CA5">
      <w:pPr>
        <w:pStyle w:val="EndNoteBibliography"/>
      </w:pPr>
      <w:r w:rsidRPr="00D35CA5">
        <w:t xml:space="preserve">Boriskovsky, P. I. (1978). Some problems of the Palaeolithic of South and Southeast Asia. </w:t>
      </w:r>
      <w:r w:rsidRPr="00D35CA5">
        <w:rPr>
          <w:u w:val="single"/>
        </w:rPr>
        <w:t>Early Palaeolithic in South and East Asia</w:t>
      </w:r>
      <w:r w:rsidRPr="00D35CA5">
        <w:t>. F. Ikawa-Smith. The Hague, Mouton</w:t>
      </w:r>
      <w:r w:rsidRPr="00D35CA5">
        <w:rPr>
          <w:b/>
        </w:rPr>
        <w:t xml:space="preserve">: </w:t>
      </w:r>
      <w:r w:rsidRPr="00D35CA5">
        <w:t>87-97.</w:t>
      </w:r>
    </w:p>
    <w:p w14:paraId="4AA34BE7" w14:textId="77777777" w:rsidR="00D35CA5" w:rsidRPr="00D35CA5" w:rsidRDefault="00D35CA5" w:rsidP="00D35CA5">
      <w:pPr>
        <w:pStyle w:val="EndNoteBibliography"/>
      </w:pPr>
      <w:r w:rsidRPr="00D35CA5">
        <w:t xml:space="preserve">Bourguignon, L. (1996). "La conception de debitage quina." </w:t>
      </w:r>
      <w:r w:rsidRPr="00D35CA5">
        <w:rPr>
          <w:u w:val="single"/>
        </w:rPr>
        <w:t>Quaternaria Nova</w:t>
      </w:r>
      <w:r w:rsidRPr="00D35CA5">
        <w:t xml:space="preserve"> </w:t>
      </w:r>
      <w:r w:rsidRPr="00D35CA5">
        <w:rPr>
          <w:b/>
        </w:rPr>
        <w:t>VI</w:t>
      </w:r>
      <w:r w:rsidRPr="00D35CA5">
        <w:t>: 149-166.</w:t>
      </w:r>
    </w:p>
    <w:p w14:paraId="35ACEDF3" w14:textId="77777777" w:rsidR="00D35CA5" w:rsidRPr="00D35CA5" w:rsidRDefault="00D35CA5" w:rsidP="00D35CA5">
      <w:pPr>
        <w:pStyle w:val="EndNoteBibliography"/>
      </w:pPr>
      <w:r w:rsidRPr="00D35CA5">
        <w:t xml:space="preserve">Brantingham, P. J. and S. L. Kuhn (2001). "Constraints on Levallois Core Technology: A Mathematical Model." </w:t>
      </w:r>
      <w:r w:rsidRPr="00D35CA5">
        <w:rPr>
          <w:u w:val="single"/>
        </w:rPr>
        <w:t>Journal of Archaeological Science</w:t>
      </w:r>
      <w:r w:rsidRPr="00D35CA5">
        <w:t xml:space="preserve"> </w:t>
      </w:r>
      <w:r w:rsidRPr="00D35CA5">
        <w:rPr>
          <w:b/>
        </w:rPr>
        <w:t>28</w:t>
      </w:r>
      <w:r w:rsidRPr="00D35CA5">
        <w:t>(7): 747-761.</w:t>
      </w:r>
    </w:p>
    <w:p w14:paraId="6D8F07EC" w14:textId="77777777" w:rsidR="00D35CA5" w:rsidRPr="00D35CA5" w:rsidRDefault="00D35CA5" w:rsidP="00D35CA5">
      <w:pPr>
        <w:pStyle w:val="EndNoteBibliography"/>
      </w:pPr>
      <w:r w:rsidRPr="00D35CA5">
        <w:t xml:space="preserve">Brantingham, P. J., J. W. Olsen, J. A. Rech and A. I. Krivoshapkin (2000). "Raw Material Quality and Prepared Core Technologies in Northeast Asia." </w:t>
      </w:r>
      <w:r w:rsidRPr="00D35CA5">
        <w:rPr>
          <w:u w:val="single"/>
        </w:rPr>
        <w:t>Journal of Archaeological Science</w:t>
      </w:r>
      <w:r w:rsidRPr="00D35CA5">
        <w:t xml:space="preserve"> </w:t>
      </w:r>
      <w:r w:rsidRPr="00D35CA5">
        <w:rPr>
          <w:b/>
        </w:rPr>
        <w:t>27</w:t>
      </w:r>
      <w:r w:rsidRPr="00D35CA5">
        <w:t>(3): 255-271.</w:t>
      </w:r>
    </w:p>
    <w:p w14:paraId="6E20C3F8" w14:textId="77777777" w:rsidR="00D35CA5" w:rsidRPr="00D35CA5" w:rsidRDefault="00D35CA5" w:rsidP="00D35CA5">
      <w:pPr>
        <w:pStyle w:val="EndNoteBibliography"/>
      </w:pPr>
      <w:r w:rsidRPr="00D35CA5">
        <w:t xml:space="preserve">Breuil, H. and L. Koslowski (1932). "E ´tudes de stratigraphie pale´olithique dans le norddelaFrance,laBelgique,etl’Angleterre." </w:t>
      </w:r>
      <w:r w:rsidRPr="00D35CA5">
        <w:rPr>
          <w:u w:val="single"/>
        </w:rPr>
        <w:t>L’Anthropologie</w:t>
      </w:r>
      <w:r w:rsidRPr="00D35CA5">
        <w:t xml:space="preserve"> </w:t>
      </w:r>
      <w:r w:rsidRPr="00D35CA5">
        <w:rPr>
          <w:b/>
        </w:rPr>
        <w:t>42</w:t>
      </w:r>
      <w:r w:rsidRPr="00D35CA5">
        <w:t>: 27–47.</w:t>
      </w:r>
    </w:p>
    <w:p w14:paraId="12BE7ADF" w14:textId="77777777" w:rsidR="00D35CA5" w:rsidRPr="00D35CA5" w:rsidRDefault="00D35CA5" w:rsidP="00D35CA5">
      <w:pPr>
        <w:pStyle w:val="EndNoteBibliography"/>
      </w:pPr>
      <w:r w:rsidRPr="00D35CA5">
        <w:t xml:space="preserve">Cârciumaru, M., R.-M. Ion, E.-C. Niţu and R. Ştefănescu (2012). "New evidence of adhesive as hafting material on Middle and Upper Palaeolithic artefacts from Gura Cheii-Râşnov Cave (Romania)." </w:t>
      </w:r>
      <w:r w:rsidRPr="00D35CA5">
        <w:rPr>
          <w:u w:val="single"/>
        </w:rPr>
        <w:t>Journal of Archaeological Science</w:t>
      </w:r>
      <w:r w:rsidRPr="00D35CA5">
        <w:t xml:space="preserve"> </w:t>
      </w:r>
      <w:r w:rsidRPr="00D35CA5">
        <w:rPr>
          <w:b/>
        </w:rPr>
        <w:t>39</w:t>
      </w:r>
      <w:r w:rsidRPr="00D35CA5">
        <w:t>(7): 1942-1950.</w:t>
      </w:r>
    </w:p>
    <w:p w14:paraId="6FAB65B0" w14:textId="77777777" w:rsidR="00D35CA5" w:rsidRPr="00D35CA5" w:rsidRDefault="00D35CA5" w:rsidP="00D35CA5">
      <w:pPr>
        <w:pStyle w:val="EndNoteBibliography"/>
      </w:pPr>
      <w:r w:rsidRPr="00D35CA5">
        <w:t xml:space="preserve">Cai, H. W., Xinjin.; Xu, Chunhua (1991). "Paleolith of Bianbian cave at Bijie county, Guizhou province." </w:t>
      </w:r>
      <w:r w:rsidRPr="00D35CA5">
        <w:rPr>
          <w:u w:val="single"/>
        </w:rPr>
        <w:t>Acta Anthropologica Sinica</w:t>
      </w:r>
      <w:r w:rsidRPr="00D35CA5">
        <w:t xml:space="preserve"> </w:t>
      </w:r>
      <w:r w:rsidRPr="00D35CA5">
        <w:rPr>
          <w:b/>
        </w:rPr>
        <w:t>10</w:t>
      </w:r>
      <w:r w:rsidRPr="00D35CA5">
        <w:t>(1): 50-57.</w:t>
      </w:r>
    </w:p>
    <w:p w14:paraId="6130F5EE" w14:textId="77777777" w:rsidR="00D35CA5" w:rsidRPr="00D35CA5" w:rsidRDefault="00D35CA5" w:rsidP="00D35CA5">
      <w:pPr>
        <w:pStyle w:val="EndNoteBibliography"/>
      </w:pPr>
      <w:r w:rsidRPr="00D35CA5">
        <w:t xml:space="preserve">Cao, Z. (1978). "Palaeolithic site found in Xiaohuidong cave at Shuicheng, Guizhou Province." </w:t>
      </w:r>
      <w:r w:rsidRPr="00D35CA5">
        <w:rPr>
          <w:u w:val="single"/>
        </w:rPr>
        <w:t>Vertebrata Palasiatica</w:t>
      </w:r>
      <w:r w:rsidRPr="00D35CA5">
        <w:t xml:space="preserve"> </w:t>
      </w:r>
      <w:r w:rsidRPr="00D35CA5">
        <w:rPr>
          <w:b/>
        </w:rPr>
        <w:t>16</w:t>
      </w:r>
      <w:r w:rsidRPr="00D35CA5">
        <w:t>(1): 67-72.</w:t>
      </w:r>
    </w:p>
    <w:p w14:paraId="62D751A1" w14:textId="77777777" w:rsidR="00D35CA5" w:rsidRPr="00D35CA5" w:rsidRDefault="00D35CA5" w:rsidP="00D35CA5">
      <w:pPr>
        <w:pStyle w:val="EndNoteBibliography"/>
      </w:pPr>
      <w:r w:rsidRPr="00D35CA5">
        <w:t xml:space="preserve">Carmignani, L., M.-H. Moncel, P. Fernandes and L. Wilson (2017). "Technological variability during the Early Middle Palaeolithic in Western Europe. Reduction systems and predetermined products at the Bau de l'Aubesier and Payre (South-East France)." </w:t>
      </w:r>
      <w:r w:rsidRPr="00D35CA5">
        <w:rPr>
          <w:u w:val="single"/>
        </w:rPr>
        <w:t>PLOS ONE</w:t>
      </w:r>
      <w:r w:rsidRPr="00D35CA5">
        <w:t xml:space="preserve"> </w:t>
      </w:r>
      <w:r w:rsidRPr="00D35CA5">
        <w:rPr>
          <w:b/>
        </w:rPr>
        <w:t>12</w:t>
      </w:r>
      <w:r w:rsidRPr="00D35CA5">
        <w:t>(6): e0178550.</w:t>
      </w:r>
    </w:p>
    <w:p w14:paraId="745AE06D" w14:textId="77777777" w:rsidR="00D35CA5" w:rsidRPr="00D35CA5" w:rsidRDefault="00D35CA5" w:rsidP="00D35CA5">
      <w:pPr>
        <w:pStyle w:val="EndNoteBibliography"/>
      </w:pPr>
      <w:r w:rsidRPr="00D35CA5">
        <w:t xml:space="preserve">Chen, F., F. Welker, C.-C. Shen, S. E. Bailey, I. Bergmann, S. Davis, H. Xia, H. Wang, R. Fischer, S. E. Freidline, T.-L. Yu, M. M. Skinner, S. Stelzer, G. Dong, Q. Fu, G. Dong, J. Wang, D. Zhang and J.-J. Hublin (2019). "A late Middle Pleistocene Denisovan mandible from the Tibetan Plateau." </w:t>
      </w:r>
      <w:r w:rsidRPr="00D35CA5">
        <w:rPr>
          <w:u w:val="single"/>
        </w:rPr>
        <w:t>Nature</w:t>
      </w:r>
      <w:r w:rsidRPr="00D35CA5">
        <w:t xml:space="preserve"> </w:t>
      </w:r>
      <w:r w:rsidRPr="00D35CA5">
        <w:rPr>
          <w:b/>
        </w:rPr>
        <w:t>569</w:t>
      </w:r>
      <w:r w:rsidRPr="00D35CA5">
        <w:t>(7756): 409-412.</w:t>
      </w:r>
    </w:p>
    <w:p w14:paraId="3A098863" w14:textId="77777777" w:rsidR="00D35CA5" w:rsidRPr="00D35CA5" w:rsidRDefault="00D35CA5" w:rsidP="00D35CA5">
      <w:pPr>
        <w:pStyle w:val="EndNoteBibliography"/>
      </w:pPr>
      <w:r w:rsidRPr="00D35CA5">
        <w:t xml:space="preserve">Commont, V. (1908). "Les industries de l’ancien Saint-Acheul." </w:t>
      </w:r>
      <w:r w:rsidRPr="00D35CA5">
        <w:rPr>
          <w:u w:val="single"/>
        </w:rPr>
        <w:t>L’Anthropologie</w:t>
      </w:r>
      <w:r w:rsidRPr="00D35CA5">
        <w:t xml:space="preserve"> </w:t>
      </w:r>
      <w:r w:rsidRPr="00D35CA5">
        <w:rPr>
          <w:b/>
        </w:rPr>
        <w:t>19</w:t>
      </w:r>
      <w:r w:rsidRPr="00D35CA5">
        <w:t>: 527–572.</w:t>
      </w:r>
    </w:p>
    <w:p w14:paraId="1FF8EF76" w14:textId="77777777" w:rsidR="00D35CA5" w:rsidRPr="00D35CA5" w:rsidRDefault="00D35CA5" w:rsidP="00D35CA5">
      <w:pPr>
        <w:pStyle w:val="EndNoteBibliography"/>
      </w:pPr>
      <w:r w:rsidRPr="00D35CA5">
        <w:t xml:space="preserve">D'Errico, F. (2008). "Le rouge et le noir: implications of early pigment use in Africa, the near East and Europe for the origin of cultural modernity." </w:t>
      </w:r>
      <w:r w:rsidRPr="00D35CA5">
        <w:rPr>
          <w:u w:val="single"/>
        </w:rPr>
        <w:t>Goodwin Series</w:t>
      </w:r>
      <w:r w:rsidRPr="00D35CA5">
        <w:t xml:space="preserve"> </w:t>
      </w:r>
      <w:r w:rsidRPr="00D35CA5">
        <w:rPr>
          <w:b/>
        </w:rPr>
        <w:t>10</w:t>
      </w:r>
      <w:r w:rsidRPr="00D35CA5">
        <w:t>: 168-174.</w:t>
      </w:r>
    </w:p>
    <w:p w14:paraId="0E73BF4D" w14:textId="77777777" w:rsidR="00D35CA5" w:rsidRPr="00D35CA5" w:rsidRDefault="00D35CA5" w:rsidP="00D35CA5">
      <w:pPr>
        <w:pStyle w:val="EndNoteBibliography"/>
      </w:pPr>
      <w:r w:rsidRPr="00D35CA5">
        <w:t xml:space="preserve">Dauvois, M. (1981). De la simultanéité des concepts Kombewa et Levallois dans l’Acheuléen du Maghreb et du Sahara nord-occidental. </w:t>
      </w:r>
      <w:r w:rsidRPr="00D35CA5">
        <w:rPr>
          <w:u w:val="single"/>
        </w:rPr>
        <w:t>Préhistoire Africaine</w:t>
      </w:r>
      <w:r w:rsidRPr="00D35CA5">
        <w:t>. H. H. J. Roubet C., Souville G. Paris</w:t>
      </w:r>
      <w:r w:rsidRPr="00D35CA5">
        <w:rPr>
          <w:b/>
        </w:rPr>
        <w:t xml:space="preserve">: </w:t>
      </w:r>
      <w:r w:rsidRPr="00D35CA5">
        <w:t>313-321.</w:t>
      </w:r>
    </w:p>
    <w:p w14:paraId="532EEAAE" w14:textId="77777777" w:rsidR="00D35CA5" w:rsidRPr="00D35CA5" w:rsidRDefault="00D35CA5" w:rsidP="00D35CA5">
      <w:pPr>
        <w:pStyle w:val="EndNoteBibliography"/>
      </w:pPr>
      <w:r w:rsidRPr="00D35CA5">
        <w:t xml:space="preserve">Debénath, A. (1988). Recent thoughts on the Riss and Early Wurm lithic assemblages of la Chaise de Vouthon (Charente, France). </w:t>
      </w:r>
      <w:r w:rsidRPr="00D35CA5">
        <w:rPr>
          <w:u w:val="single"/>
        </w:rPr>
        <w:t>Upper Pleistocene Prehistory of Western Eurasia</w:t>
      </w:r>
      <w:r w:rsidRPr="00D35CA5">
        <w:t>. H. L. Dibble and A. Montet-White. Philadelphia, University of Pennsylvania.</w:t>
      </w:r>
    </w:p>
    <w:p w14:paraId="6564F09F" w14:textId="77777777" w:rsidR="00D35CA5" w:rsidRPr="00D35CA5" w:rsidRDefault="00D35CA5" w:rsidP="00D35CA5">
      <w:pPr>
        <w:pStyle w:val="EndNoteBibliography"/>
      </w:pPr>
      <w:r w:rsidRPr="00D35CA5">
        <w:t xml:space="preserve">Debénath, A. and H. L. Dibble (1993). </w:t>
      </w:r>
      <w:r w:rsidRPr="00D35CA5">
        <w:rPr>
          <w:u w:val="single"/>
        </w:rPr>
        <w:t>Handbook of Paleolithic Typology: Lower and Middle Paleolithic of Europe</w:t>
      </w:r>
      <w:r w:rsidRPr="00D35CA5">
        <w:t>. Philadelphia, University of Pennsylvania Press.</w:t>
      </w:r>
    </w:p>
    <w:p w14:paraId="42B10F79" w14:textId="77777777" w:rsidR="00D35CA5" w:rsidRPr="00D35CA5" w:rsidRDefault="00D35CA5" w:rsidP="00D35CA5">
      <w:pPr>
        <w:pStyle w:val="EndNoteBibliography"/>
      </w:pPr>
      <w:r w:rsidRPr="00D35CA5">
        <w:t xml:space="preserve">Delagnes, A. (1999). </w:t>
      </w:r>
      <w:r w:rsidRPr="00D35CA5">
        <w:rPr>
          <w:u w:val="single"/>
        </w:rPr>
        <w:t>Blade Production During the Middle Paleolithic in Northwestern Europe</w:t>
      </w:r>
      <w:r w:rsidRPr="00D35CA5">
        <w:t>. Blade Production During the Middle Paleolithic in Northwestern Europe, China, Acta Anthropologica Sinica (Supplement to Vol. 19).</w:t>
      </w:r>
    </w:p>
    <w:p w14:paraId="55D1ADC1" w14:textId="77777777" w:rsidR="00D35CA5" w:rsidRPr="00D35CA5" w:rsidRDefault="00D35CA5" w:rsidP="00D35CA5">
      <w:pPr>
        <w:pStyle w:val="EndNoteBibliography"/>
      </w:pPr>
      <w:r w:rsidRPr="00D35CA5">
        <w:t>Delagnes, A. and L. Meignen (2006). Diversity of lithic production systems during the Middle Paleolithic in France : are there any chronological trends?</w:t>
      </w:r>
      <w:r w:rsidRPr="00D35CA5">
        <w:rPr>
          <w:b/>
        </w:rPr>
        <w:t xml:space="preserve">: </w:t>
      </w:r>
      <w:r w:rsidRPr="00D35CA5">
        <w:t>85-108.</w:t>
      </w:r>
    </w:p>
    <w:p w14:paraId="1ACC1490" w14:textId="77777777" w:rsidR="00D35CA5" w:rsidRPr="00D35CA5" w:rsidRDefault="00D35CA5" w:rsidP="00D35CA5">
      <w:pPr>
        <w:pStyle w:val="EndNoteBibliography"/>
      </w:pPr>
      <w:r w:rsidRPr="00D35CA5">
        <w:lastRenderedPageBreak/>
        <w:t xml:space="preserve">Delagnes, A. and W. Rendu (2011). "Shifts in Neandertal mobility, technology and subsistence strategies in western France." </w:t>
      </w:r>
      <w:r w:rsidRPr="00D35CA5">
        <w:rPr>
          <w:u w:val="single"/>
        </w:rPr>
        <w:t>Journal of Archaeological Science</w:t>
      </w:r>
      <w:r w:rsidRPr="00D35CA5">
        <w:t xml:space="preserve"> </w:t>
      </w:r>
      <w:r w:rsidRPr="00D35CA5">
        <w:rPr>
          <w:b/>
        </w:rPr>
        <w:t>38</w:t>
      </w:r>
      <w:r w:rsidRPr="00D35CA5">
        <w:t>(8): 1771-1783.</w:t>
      </w:r>
    </w:p>
    <w:p w14:paraId="06E309FE" w14:textId="77777777" w:rsidR="00D35CA5" w:rsidRPr="00D35CA5" w:rsidRDefault="00D35CA5" w:rsidP="00D35CA5">
      <w:pPr>
        <w:pStyle w:val="EndNoteBibliography"/>
      </w:pPr>
      <w:r w:rsidRPr="00D35CA5">
        <w:t xml:space="preserve">Delpiano, D. and M. Peresani (2017). "Exploring Neanderthal skills and lithic economy. The implication of a refitted Discoid reduction sequence reconstructed using 3D virtual analysis." </w:t>
      </w:r>
      <w:r w:rsidRPr="00D35CA5">
        <w:rPr>
          <w:u w:val="single"/>
        </w:rPr>
        <w:t>Comptes Rendus Palevol</w:t>
      </w:r>
      <w:r w:rsidRPr="00D35CA5">
        <w:t xml:space="preserve"> </w:t>
      </w:r>
      <w:r w:rsidRPr="00D35CA5">
        <w:rPr>
          <w:b/>
        </w:rPr>
        <w:t>16</w:t>
      </w:r>
      <w:r w:rsidRPr="00D35CA5">
        <w:t>(8): 865-877.</w:t>
      </w:r>
    </w:p>
    <w:p w14:paraId="4339D680" w14:textId="77777777" w:rsidR="00D35CA5" w:rsidRPr="00D35CA5" w:rsidRDefault="00D35CA5" w:rsidP="00D35CA5">
      <w:pPr>
        <w:pStyle w:val="EndNoteBibliography"/>
      </w:pPr>
      <w:r w:rsidRPr="00D35CA5">
        <w:t xml:space="preserve">Dibble, H. (1984). "The Mousterian Industry from Bisitun Cave (Iran)." </w:t>
      </w:r>
      <w:r w:rsidRPr="00D35CA5">
        <w:rPr>
          <w:u w:val="single"/>
        </w:rPr>
        <w:t>Paleorient</w:t>
      </w:r>
      <w:r w:rsidRPr="00D35CA5">
        <w:t xml:space="preserve"> </w:t>
      </w:r>
      <w:r w:rsidRPr="00D35CA5">
        <w:rPr>
          <w:b/>
        </w:rPr>
        <w:t>10</w:t>
      </w:r>
      <w:r w:rsidRPr="00D35CA5">
        <w:t>(23-34).</w:t>
      </w:r>
    </w:p>
    <w:p w14:paraId="1BADBFE9" w14:textId="77777777" w:rsidR="00D35CA5" w:rsidRPr="00D35CA5" w:rsidRDefault="00D35CA5" w:rsidP="00D35CA5">
      <w:pPr>
        <w:pStyle w:val="EndNoteBibliography"/>
      </w:pPr>
      <w:r w:rsidRPr="00D35CA5">
        <w:t xml:space="preserve">Dibble, H., L. and S. McPherron, P. (2006). "The missing Mousterian." </w:t>
      </w:r>
      <w:r w:rsidRPr="00D35CA5">
        <w:rPr>
          <w:u w:val="single"/>
        </w:rPr>
        <w:t>Current Anthropology</w:t>
      </w:r>
      <w:r w:rsidRPr="00D35CA5">
        <w:t xml:space="preserve"> </w:t>
      </w:r>
      <w:r w:rsidRPr="00D35CA5">
        <w:rPr>
          <w:b/>
        </w:rPr>
        <w:t>47</w:t>
      </w:r>
      <w:r w:rsidRPr="00D35CA5">
        <w:t>(5): 777.</w:t>
      </w:r>
    </w:p>
    <w:p w14:paraId="1292ADA8" w14:textId="77777777" w:rsidR="00D35CA5" w:rsidRPr="00D35CA5" w:rsidRDefault="00D35CA5" w:rsidP="00D35CA5">
      <w:pPr>
        <w:pStyle w:val="EndNoteBibliography"/>
      </w:pPr>
      <w:r w:rsidRPr="00D35CA5">
        <w:t xml:space="preserve">Dibble, H. L. (1984). "Interpreting typological variation of Middle Paleolithic scrapers: function, style, or sequence of reduction? Journal of Field Archaeology." </w:t>
      </w:r>
      <w:r w:rsidRPr="00D35CA5">
        <w:rPr>
          <w:u w:val="single"/>
        </w:rPr>
        <w:t>Journal of Field Archaeology</w:t>
      </w:r>
      <w:r w:rsidRPr="00D35CA5">
        <w:t xml:space="preserve"> </w:t>
      </w:r>
      <w:r w:rsidRPr="00D35CA5">
        <w:rPr>
          <w:b/>
        </w:rPr>
        <w:t>11</w:t>
      </w:r>
      <w:r w:rsidRPr="00D35CA5">
        <w:t>(431-436).</w:t>
      </w:r>
    </w:p>
    <w:p w14:paraId="0A24F4F8" w14:textId="77777777" w:rsidR="00D35CA5" w:rsidRPr="00D35CA5" w:rsidRDefault="00D35CA5" w:rsidP="00D35CA5">
      <w:pPr>
        <w:pStyle w:val="EndNoteBibliography"/>
      </w:pPr>
      <w:r w:rsidRPr="00D35CA5">
        <w:t xml:space="preserve">Dibble, H. L. (1987). "The Interpretation of Middle Paleolithic Scraper Morphology." </w:t>
      </w:r>
      <w:r w:rsidRPr="00D35CA5">
        <w:rPr>
          <w:u w:val="single"/>
        </w:rPr>
        <w:t>American Antiquity</w:t>
      </w:r>
      <w:r w:rsidRPr="00D35CA5">
        <w:t xml:space="preserve"> </w:t>
      </w:r>
      <w:r w:rsidRPr="00D35CA5">
        <w:rPr>
          <w:b/>
        </w:rPr>
        <w:t>52</w:t>
      </w:r>
      <w:r w:rsidRPr="00D35CA5">
        <w:t>(1): 109-117.</w:t>
      </w:r>
    </w:p>
    <w:p w14:paraId="1E7F30BC" w14:textId="77777777" w:rsidR="00D35CA5" w:rsidRPr="00D35CA5" w:rsidRDefault="00D35CA5" w:rsidP="00D35CA5">
      <w:pPr>
        <w:pStyle w:val="EndNoteBibliography"/>
      </w:pPr>
      <w:r w:rsidRPr="00D35CA5">
        <w:t xml:space="preserve">Eric Boëda, J.-M. G., Liliane Meignen (1990). "Identification de chaînes opératoires lithiques du Paléolithique ancien et moyen." </w:t>
      </w:r>
      <w:r w:rsidRPr="00D35CA5">
        <w:rPr>
          <w:u w:val="single"/>
        </w:rPr>
        <w:t>Paléo</w:t>
      </w:r>
      <w:r w:rsidRPr="00D35CA5">
        <w:t xml:space="preserve"> </w:t>
      </w:r>
      <w:r w:rsidRPr="00D35CA5">
        <w:rPr>
          <w:b/>
        </w:rPr>
        <w:t>2</w:t>
      </w:r>
      <w:r w:rsidRPr="00D35CA5">
        <w:t>: 43-80.</w:t>
      </w:r>
    </w:p>
    <w:p w14:paraId="31FFD563" w14:textId="77777777" w:rsidR="00D35CA5" w:rsidRPr="00D35CA5" w:rsidRDefault="00D35CA5" w:rsidP="00D35CA5">
      <w:pPr>
        <w:pStyle w:val="EndNoteBibliography"/>
      </w:pPr>
      <w:r w:rsidRPr="00D35CA5">
        <w:t xml:space="preserve">Faivre, J. P. (2004). "L’industrie lithique moustérienne du niveau G7 des Fieux (Miers, Lot): des matériaux, des schémas opératoires, un même objectif." </w:t>
      </w:r>
      <w:r w:rsidRPr="00D35CA5">
        <w:rPr>
          <w:u w:val="single"/>
        </w:rPr>
        <w:t>Paléo</w:t>
      </w:r>
      <w:r w:rsidRPr="00D35CA5">
        <w:t xml:space="preserve"> </w:t>
      </w:r>
      <w:r w:rsidRPr="00D35CA5">
        <w:rPr>
          <w:b/>
        </w:rPr>
        <w:t>16</w:t>
      </w:r>
      <w:r w:rsidRPr="00D35CA5">
        <w:t>: 71-90.</w:t>
      </w:r>
    </w:p>
    <w:p w14:paraId="783BF8B1" w14:textId="77777777" w:rsidR="00D35CA5" w:rsidRPr="00D35CA5" w:rsidRDefault="00D35CA5" w:rsidP="00D35CA5">
      <w:pPr>
        <w:pStyle w:val="EndNoteBibliography"/>
      </w:pPr>
      <w:r w:rsidRPr="00D35CA5">
        <w:t xml:space="preserve">Foley, R. and M. M. Lahr (2003). "On stony ground: Lithic technology, human evolution, and the emergence of culture." </w:t>
      </w:r>
      <w:r w:rsidRPr="00D35CA5">
        <w:rPr>
          <w:u w:val="single"/>
        </w:rPr>
        <w:t>Evolutionary Anthropology: Issues, News, and Reviews</w:t>
      </w:r>
      <w:r w:rsidRPr="00D35CA5">
        <w:t xml:space="preserve"> </w:t>
      </w:r>
      <w:r w:rsidRPr="00D35CA5">
        <w:rPr>
          <w:b/>
        </w:rPr>
        <w:t>12</w:t>
      </w:r>
      <w:r w:rsidRPr="00D35CA5">
        <w:t>(3): 109-122.</w:t>
      </w:r>
    </w:p>
    <w:p w14:paraId="1F94B45E" w14:textId="77777777" w:rsidR="00D35CA5" w:rsidRPr="00D35CA5" w:rsidRDefault="00D35CA5" w:rsidP="00D35CA5">
      <w:pPr>
        <w:pStyle w:val="EndNoteBibliography"/>
      </w:pPr>
      <w:r w:rsidRPr="00D35CA5">
        <w:t xml:space="preserve">Fontana, F., M. H. Moncel, G. Nenzioni, G. Onorevoli, C. Peretto and J. Combier (2013). "Widespread diffusion of technical innovations around 300,000 years ago in Europe as a reflection of anthropological and social transformations? New comparative data from the western Mediterranean sites of Orgnac (France) and Cave dall’Olio (Italy)." </w:t>
      </w:r>
      <w:r w:rsidRPr="00D35CA5">
        <w:rPr>
          <w:u w:val="single"/>
        </w:rPr>
        <w:t>Journal of Anthropological Archaeology</w:t>
      </w:r>
      <w:r w:rsidRPr="00D35CA5">
        <w:t xml:space="preserve"> </w:t>
      </w:r>
      <w:r w:rsidRPr="00D35CA5">
        <w:rPr>
          <w:b/>
        </w:rPr>
        <w:t>32</w:t>
      </w:r>
      <w:r w:rsidRPr="00D35CA5">
        <w:t>(4): 478-498.</w:t>
      </w:r>
    </w:p>
    <w:p w14:paraId="5686EF30" w14:textId="77777777" w:rsidR="00D35CA5" w:rsidRPr="00D35CA5" w:rsidRDefault="00D35CA5" w:rsidP="00D35CA5">
      <w:pPr>
        <w:pStyle w:val="EndNoteBibliography"/>
      </w:pPr>
      <w:r w:rsidRPr="00D35CA5">
        <w:t xml:space="preserve">Gamble, C. (1999). </w:t>
      </w:r>
      <w:r w:rsidRPr="00D35CA5">
        <w:rPr>
          <w:u w:val="single"/>
        </w:rPr>
        <w:t>Palaeolithic societies of Europe</w:t>
      </w:r>
      <w:r w:rsidRPr="00D35CA5">
        <w:t>. Cambridge, Cambridge University Press.</w:t>
      </w:r>
    </w:p>
    <w:p w14:paraId="361B8F05" w14:textId="77777777" w:rsidR="00D35CA5" w:rsidRPr="00D35CA5" w:rsidRDefault="00D35CA5" w:rsidP="00D35CA5">
      <w:pPr>
        <w:pStyle w:val="EndNoteBibliography"/>
      </w:pPr>
      <w:r w:rsidRPr="00D35CA5">
        <w:t xml:space="preserve">Gao, F., Min, R., Li, B., Duan, C. (2012). The significance of the first archaeological excavation of Yushuiping sites in Nujiang </w:t>
      </w:r>
      <w:r w:rsidRPr="00D35CA5">
        <w:rPr>
          <w:u w:val="single"/>
        </w:rPr>
        <w:t>The Nu Nationality in the Canyon</w:t>
      </w:r>
      <w:r w:rsidRPr="00D35CA5">
        <w:t>. Y. Zhang, Li, S. Yunnan Province, China, Yunnan univeristy press.</w:t>
      </w:r>
    </w:p>
    <w:p w14:paraId="7867A1AF" w14:textId="77777777" w:rsidR="00D35CA5" w:rsidRPr="00D35CA5" w:rsidRDefault="00D35CA5" w:rsidP="00D35CA5">
      <w:pPr>
        <w:pStyle w:val="EndNoteBibliography"/>
      </w:pPr>
      <w:r w:rsidRPr="00D35CA5">
        <w:t xml:space="preserve">Gao, X. (1999). "A discussion of the 'Chinese Middle Paleolithic'." </w:t>
      </w:r>
      <w:r w:rsidRPr="00D35CA5">
        <w:rPr>
          <w:u w:val="single"/>
        </w:rPr>
        <w:t>Acta Anthropologica Sinica</w:t>
      </w:r>
      <w:r w:rsidRPr="00D35CA5">
        <w:t xml:space="preserve"> </w:t>
      </w:r>
      <w:r w:rsidRPr="00D35CA5">
        <w:rPr>
          <w:b/>
        </w:rPr>
        <w:t>18</w:t>
      </w:r>
      <w:r w:rsidRPr="00D35CA5">
        <w:t>(1): 1-16.</w:t>
      </w:r>
    </w:p>
    <w:p w14:paraId="18DE2DCD" w14:textId="77777777" w:rsidR="00D35CA5" w:rsidRPr="00D35CA5" w:rsidRDefault="00D35CA5" w:rsidP="00D35CA5">
      <w:pPr>
        <w:pStyle w:val="EndNoteBibliography"/>
      </w:pPr>
      <w:r w:rsidRPr="00D35CA5">
        <w:t xml:space="preserve">Gao, X. and C. J. Norton (2002). "A critique of the Chinese 'Middle Palaeolithic'." </w:t>
      </w:r>
      <w:r w:rsidRPr="00D35CA5">
        <w:rPr>
          <w:u w:val="single"/>
        </w:rPr>
        <w:t>Antiquity</w:t>
      </w:r>
      <w:r w:rsidRPr="00D35CA5">
        <w:t xml:space="preserve"> </w:t>
      </w:r>
      <w:r w:rsidRPr="00D35CA5">
        <w:rPr>
          <w:b/>
        </w:rPr>
        <w:t>76</w:t>
      </w:r>
      <w:r w:rsidRPr="00D35CA5">
        <w:t>(292): 397-412.</w:t>
      </w:r>
    </w:p>
    <w:p w14:paraId="0F9CCC42" w14:textId="77777777" w:rsidR="00D35CA5" w:rsidRPr="00D35CA5" w:rsidRDefault="00D35CA5" w:rsidP="00D35CA5">
      <w:pPr>
        <w:pStyle w:val="EndNoteBibliography"/>
      </w:pPr>
      <w:r w:rsidRPr="00D35CA5">
        <w:t xml:space="preserve">Geneste, J.-M. (1988). Systèmes d’approvisionnement en matières premières au Paléolithique moyen et au Paléolithique supérieur en Aquitaine. </w:t>
      </w:r>
      <w:r w:rsidRPr="00D35CA5">
        <w:rPr>
          <w:u w:val="single"/>
        </w:rPr>
        <w:t>L’Homme de Néandertal</w:t>
      </w:r>
      <w:r w:rsidRPr="00D35CA5">
        <w:t xml:space="preserve">. M. Otte. La Mutation. </w:t>
      </w:r>
      <w:r w:rsidRPr="00D35CA5">
        <w:rPr>
          <w:b/>
        </w:rPr>
        <w:t xml:space="preserve">8: </w:t>
      </w:r>
      <w:r w:rsidRPr="00D35CA5">
        <w:t>61-70.</w:t>
      </w:r>
    </w:p>
    <w:p w14:paraId="713A0FED" w14:textId="77777777" w:rsidR="00D35CA5" w:rsidRPr="00D35CA5" w:rsidRDefault="00D35CA5" w:rsidP="00D35CA5">
      <w:pPr>
        <w:pStyle w:val="EndNoteBibliography"/>
      </w:pPr>
      <w:r w:rsidRPr="00D35CA5">
        <w:t xml:space="preserve">Geneste, J.-M. (1991). "Systèmes techniques de production lithique: variations techno-e ´conomiques dans les processus de re ´alisation des outillages pale ´olithiques." </w:t>
      </w:r>
      <w:r w:rsidRPr="00D35CA5">
        <w:rPr>
          <w:u w:val="single"/>
        </w:rPr>
        <w:t>Techniques et culture</w:t>
      </w:r>
      <w:r w:rsidRPr="00D35CA5">
        <w:t xml:space="preserve"> </w:t>
      </w:r>
      <w:r w:rsidRPr="00D35CA5">
        <w:rPr>
          <w:b/>
        </w:rPr>
        <w:t>17-18</w:t>
      </w:r>
      <w:r w:rsidRPr="00D35CA5">
        <w:t>: 1-35.</w:t>
      </w:r>
    </w:p>
    <w:p w14:paraId="0AEE80DC" w14:textId="77777777" w:rsidR="00D35CA5" w:rsidRPr="00D35CA5" w:rsidRDefault="00D35CA5" w:rsidP="00D35CA5">
      <w:pPr>
        <w:pStyle w:val="EndNoteBibliography"/>
      </w:pPr>
      <w:r w:rsidRPr="00D35CA5">
        <w:t xml:space="preserve">Geneste, J.-M., J. Jaubert, M. Lenoir, L. Meignen and A. Turq (1997). "Approche technologique des Moustériens charentiens du sud-ouest de la France et du Languedoc oriental." </w:t>
      </w:r>
      <w:r w:rsidRPr="00D35CA5">
        <w:rPr>
          <w:u w:val="single"/>
        </w:rPr>
        <w:t>Paleo</w:t>
      </w:r>
      <w:r w:rsidRPr="00D35CA5">
        <w:t xml:space="preserve"> </w:t>
      </w:r>
      <w:r w:rsidRPr="00D35CA5">
        <w:rPr>
          <w:b/>
        </w:rPr>
        <w:t>9</w:t>
      </w:r>
      <w:r w:rsidRPr="00D35CA5">
        <w:t>: 101-142.</w:t>
      </w:r>
    </w:p>
    <w:p w14:paraId="53735FF0" w14:textId="77777777" w:rsidR="00D35CA5" w:rsidRPr="00D35CA5" w:rsidRDefault="00D35CA5" w:rsidP="00D35CA5">
      <w:pPr>
        <w:pStyle w:val="EndNoteBibliography"/>
      </w:pPr>
      <w:r w:rsidRPr="00D35CA5">
        <w:t xml:space="preserve">Goldberg, P., H. Dibble, F. Berna, D. Sandgathe, S. McPherron and A. Turq (2012). </w:t>
      </w:r>
      <w:r w:rsidRPr="00D35CA5">
        <w:rPr>
          <w:u w:val="single"/>
        </w:rPr>
        <w:t>New evidence on Neandertal use of fire: Examples from Roc de Marsal and Pech de l'Azé IV</w:t>
      </w:r>
      <w:r w:rsidRPr="00D35CA5">
        <w:t>.</w:t>
      </w:r>
    </w:p>
    <w:p w14:paraId="4EAAE0AA" w14:textId="77777777" w:rsidR="00D35CA5" w:rsidRPr="00D35CA5" w:rsidRDefault="00D35CA5" w:rsidP="00D35CA5">
      <w:pPr>
        <w:pStyle w:val="EndNoteBibliography"/>
      </w:pPr>
      <w:r w:rsidRPr="00D35CA5">
        <w:t xml:space="preserve">Goren-Inbar, N. (1988). </w:t>
      </w:r>
      <w:r w:rsidRPr="00D35CA5">
        <w:rPr>
          <w:u w:val="single"/>
        </w:rPr>
        <w:t>Too Small to Be True? Reevaluation of Cores on Flakes in Levantine Mousterian Assemblages</w:t>
      </w:r>
      <w:r w:rsidRPr="00D35CA5">
        <w:t>.</w:t>
      </w:r>
    </w:p>
    <w:p w14:paraId="20C5D1D8" w14:textId="77777777" w:rsidR="00D35CA5" w:rsidRPr="00D35CA5" w:rsidRDefault="00D35CA5" w:rsidP="00D35CA5">
      <w:pPr>
        <w:pStyle w:val="EndNoteBibliography"/>
      </w:pPr>
      <w:r w:rsidRPr="00D35CA5">
        <w:lastRenderedPageBreak/>
        <w:t xml:space="preserve">Goren-Inbar, N. (2011). Behavioral and Cultural Origins of Neanderthals: A Levantine Perspective. </w:t>
      </w:r>
      <w:r w:rsidRPr="00D35CA5">
        <w:rPr>
          <w:u w:val="single"/>
        </w:rPr>
        <w:t>Continuity and Discontinuity in the Peopling of Europe: One Hundred Fifty Years of Neanderthal Study</w:t>
      </w:r>
      <w:r w:rsidRPr="00D35CA5">
        <w:t>. S. Condemi and G.-C. Weniger. Dordrecht, Springer Netherlands</w:t>
      </w:r>
      <w:r w:rsidRPr="00D35CA5">
        <w:rPr>
          <w:b/>
        </w:rPr>
        <w:t xml:space="preserve">: </w:t>
      </w:r>
      <w:r w:rsidRPr="00D35CA5">
        <w:t>89-100.</w:t>
      </w:r>
    </w:p>
    <w:p w14:paraId="2765560F" w14:textId="77777777" w:rsidR="00D35CA5" w:rsidRPr="00D35CA5" w:rsidRDefault="00D35CA5" w:rsidP="00D35CA5">
      <w:pPr>
        <w:pStyle w:val="EndNoteBibliography"/>
      </w:pPr>
      <w:r w:rsidRPr="00D35CA5">
        <w:t xml:space="preserve">Hardy, B. L. (2004). "Neanderthal behaviour and stone tool function at the Middle Palaeolithic site of La Quina, France." </w:t>
      </w:r>
      <w:r w:rsidRPr="00D35CA5">
        <w:rPr>
          <w:u w:val="single"/>
        </w:rPr>
        <w:t>Antiquity</w:t>
      </w:r>
      <w:r w:rsidRPr="00D35CA5">
        <w:t xml:space="preserve"> </w:t>
      </w:r>
      <w:r w:rsidRPr="00D35CA5">
        <w:rPr>
          <w:b/>
        </w:rPr>
        <w:t>78</w:t>
      </w:r>
      <w:r w:rsidRPr="00D35CA5">
        <w:t>(301): 547-565.</w:t>
      </w:r>
    </w:p>
    <w:p w14:paraId="146A19CD" w14:textId="77777777" w:rsidR="00D35CA5" w:rsidRPr="00D35CA5" w:rsidRDefault="00D35CA5" w:rsidP="00D35CA5">
      <w:pPr>
        <w:pStyle w:val="EndNoteBibliography"/>
      </w:pPr>
      <w:r w:rsidRPr="00D35CA5">
        <w:t xml:space="preserve">Hiscock, P., A. Turq, J. P. Faivre and L. Bourguignon (2009). Quina Procurement and Tool Production. </w:t>
      </w:r>
      <w:r w:rsidRPr="00D35CA5">
        <w:rPr>
          <w:u w:val="single"/>
        </w:rPr>
        <w:t>Lithic Materials and Paleolithic Societies</w:t>
      </w:r>
      <w:r w:rsidRPr="00D35CA5">
        <w:t>. B. Adams and B. S. Blades</w:t>
      </w:r>
      <w:r w:rsidRPr="00D35CA5">
        <w:rPr>
          <w:b/>
        </w:rPr>
        <w:t xml:space="preserve">: </w:t>
      </w:r>
      <w:r w:rsidRPr="00D35CA5">
        <w:t>232-246.</w:t>
      </w:r>
    </w:p>
    <w:p w14:paraId="4989786D" w14:textId="77777777" w:rsidR="00D35CA5" w:rsidRPr="00D35CA5" w:rsidRDefault="00D35CA5" w:rsidP="00D35CA5">
      <w:pPr>
        <w:pStyle w:val="EndNoteBibliography"/>
      </w:pPr>
      <w:r w:rsidRPr="00D35CA5">
        <w:t xml:space="preserve">Hovers, E. (2007). The many faces of cores-on-flakes: a perspective from the Levantine Mousterian. </w:t>
      </w:r>
      <w:r w:rsidRPr="00D35CA5">
        <w:rPr>
          <w:u w:val="single"/>
        </w:rPr>
        <w:t>Cores or Tools? Alternative Approaches to Stone Tool Analysis</w:t>
      </w:r>
      <w:r w:rsidRPr="00D35CA5">
        <w:t>. S. P. McPherron. Cambridge, Cambridge Scholars Press</w:t>
      </w:r>
      <w:r w:rsidRPr="00D35CA5">
        <w:rPr>
          <w:b/>
        </w:rPr>
        <w:t xml:space="preserve">: </w:t>
      </w:r>
      <w:r w:rsidRPr="00D35CA5">
        <w:t>42-74.</w:t>
      </w:r>
    </w:p>
    <w:p w14:paraId="77D0ED67" w14:textId="77777777" w:rsidR="00D35CA5" w:rsidRPr="00D35CA5" w:rsidRDefault="00D35CA5" w:rsidP="00D35CA5">
      <w:pPr>
        <w:pStyle w:val="EndNoteBibliography"/>
      </w:pPr>
      <w:r w:rsidRPr="00D35CA5">
        <w:t xml:space="preserve">Hu, Y., B. Marwick, J.-F. Zhang, X. Rui, Y.-M. Hou, J.-P. Yue, W.-R. Chen, W.-W. Huang and B. Li (2019). "Late Middle Pleistocene Levallois stone-tool technology in southwest China." </w:t>
      </w:r>
      <w:r w:rsidRPr="00D35CA5">
        <w:rPr>
          <w:u w:val="single"/>
        </w:rPr>
        <w:t>Nature</w:t>
      </w:r>
      <w:r w:rsidRPr="00D35CA5">
        <w:t xml:space="preserve"> </w:t>
      </w:r>
      <w:r w:rsidRPr="00D35CA5">
        <w:rPr>
          <w:b/>
        </w:rPr>
        <w:t>565</w:t>
      </w:r>
      <w:r w:rsidRPr="00D35CA5">
        <w:t>(7737): 82-85.</w:t>
      </w:r>
    </w:p>
    <w:p w14:paraId="05135761" w14:textId="77777777" w:rsidR="00D35CA5" w:rsidRPr="00D35CA5" w:rsidRDefault="00D35CA5" w:rsidP="00D35CA5">
      <w:pPr>
        <w:pStyle w:val="EndNoteBibliography"/>
      </w:pPr>
      <w:r w:rsidRPr="00D35CA5">
        <w:t xml:space="preserve">Huang, W., Y. Hou and X. Si (1997). "Stone industry from Panxian Dadong, a cave-site of southeastern China." </w:t>
      </w:r>
      <w:r w:rsidRPr="00D35CA5">
        <w:rPr>
          <w:u w:val="single"/>
        </w:rPr>
        <w:t>Acta Anthropologica Sinica</w:t>
      </w:r>
      <w:r w:rsidRPr="00D35CA5">
        <w:t xml:space="preserve"> </w:t>
      </w:r>
      <w:r w:rsidRPr="00D35CA5">
        <w:rPr>
          <w:b/>
        </w:rPr>
        <w:t>16</w:t>
      </w:r>
      <w:r w:rsidRPr="00D35CA5">
        <w:t>(3): 171-192.</w:t>
      </w:r>
    </w:p>
    <w:p w14:paraId="7DF92026" w14:textId="77777777" w:rsidR="00D35CA5" w:rsidRPr="00D35CA5" w:rsidRDefault="00D35CA5" w:rsidP="00D35CA5">
      <w:pPr>
        <w:pStyle w:val="EndNoteBibliography"/>
      </w:pPr>
      <w:r w:rsidRPr="00D35CA5">
        <w:t xml:space="preserve">Hublin, J.-J., A. Ben-Ncer, S. E. Bailey, S. E. Freidline, S. Neubauer, M. M. Skinner, I. Bergmann, A. Le Cabec, S. Benazzi, K. Harvati and P. Gunz (2017). "New fossils from Jebel Irhoud, Morocco and the pan-African origin of Homo sapiens." </w:t>
      </w:r>
      <w:r w:rsidRPr="00D35CA5">
        <w:rPr>
          <w:u w:val="single"/>
        </w:rPr>
        <w:t>Nature</w:t>
      </w:r>
      <w:r w:rsidRPr="00D35CA5">
        <w:t xml:space="preserve"> </w:t>
      </w:r>
      <w:r w:rsidRPr="00D35CA5">
        <w:rPr>
          <w:b/>
        </w:rPr>
        <w:t>546</w:t>
      </w:r>
      <w:r w:rsidRPr="00D35CA5">
        <w:t>(7657): 289-292.</w:t>
      </w:r>
    </w:p>
    <w:p w14:paraId="6BFC8E5E" w14:textId="77777777" w:rsidR="00D35CA5" w:rsidRPr="00D35CA5" w:rsidRDefault="00D35CA5" w:rsidP="00D35CA5">
      <w:pPr>
        <w:pStyle w:val="EndNoteBibliography"/>
      </w:pPr>
      <w:r w:rsidRPr="00D35CA5">
        <w:t xml:space="preserve">Hublin, J. J. (2009). "The origin of Neandertals." </w:t>
      </w:r>
      <w:r w:rsidRPr="00D35CA5">
        <w:rPr>
          <w:u w:val="single"/>
        </w:rPr>
        <w:t>Proceedings of the National Academy of Sciences</w:t>
      </w:r>
      <w:r w:rsidRPr="00D35CA5">
        <w:t xml:space="preserve"> </w:t>
      </w:r>
      <w:r w:rsidRPr="00D35CA5">
        <w:rPr>
          <w:b/>
        </w:rPr>
        <w:t>106</w:t>
      </w:r>
      <w:r w:rsidRPr="00D35CA5">
        <w:t>(38): 16022.</w:t>
      </w:r>
    </w:p>
    <w:p w14:paraId="60F194DF" w14:textId="77777777" w:rsidR="00D35CA5" w:rsidRPr="00D35CA5" w:rsidRDefault="00D35CA5" w:rsidP="00D35CA5">
      <w:pPr>
        <w:pStyle w:val="EndNoteBibliography"/>
      </w:pPr>
      <w:r w:rsidRPr="00D35CA5">
        <w:t xml:space="preserve">Inizan, M.-L., Reduron-Ballinger, M., Roche, H., Tixier, J., (1999). </w:t>
      </w:r>
      <w:r w:rsidRPr="00D35CA5">
        <w:rPr>
          <w:u w:val="single"/>
        </w:rPr>
        <w:t>Technology and Terminology of Knapped Stone</w:t>
      </w:r>
      <w:r w:rsidRPr="00D35CA5">
        <w:t>. Paris, CREP, Nanterre.</w:t>
      </w:r>
    </w:p>
    <w:p w14:paraId="3F6109B6" w14:textId="77777777" w:rsidR="00D35CA5" w:rsidRPr="00D35CA5" w:rsidRDefault="00D35CA5" w:rsidP="00D35CA5">
      <w:pPr>
        <w:pStyle w:val="EndNoteBibliography"/>
      </w:pPr>
      <w:r w:rsidRPr="00D35CA5">
        <w:t xml:space="preserve">J. Wang, F. H. T., Y.R. Wang (1994). "The report of excavation and survey at the Dingcun Site." </w:t>
      </w:r>
      <w:r w:rsidRPr="00D35CA5">
        <w:rPr>
          <w:u w:val="single"/>
        </w:rPr>
        <w:t>Journal of Chinese Antiquity</w:t>
      </w:r>
      <w:r w:rsidRPr="00D35CA5">
        <w:t>(3): 1-75.</w:t>
      </w:r>
    </w:p>
    <w:p w14:paraId="1754EA2B" w14:textId="77777777" w:rsidR="00D35CA5" w:rsidRPr="00D35CA5" w:rsidRDefault="00D35CA5" w:rsidP="00D35CA5">
      <w:pPr>
        <w:pStyle w:val="EndNoteBibliography"/>
      </w:pPr>
      <w:r w:rsidRPr="00D35CA5">
        <w:t xml:space="preserve">Jacobs, Z., B. Li, M. V. Shunkov, M. B. Kozlikin, N. S. Bolikhovskaya, A. K. Agadjanian, V. A. Uliyanov, S. K. Vasiliev, K. O’Gorman, A. P. Derevianko and R. G. Roberts (2019). "Timing of archaic hominin occupation of Denisova Cave in southern Siberia." </w:t>
      </w:r>
      <w:r w:rsidRPr="00D35CA5">
        <w:rPr>
          <w:u w:val="single"/>
        </w:rPr>
        <w:t>Nature</w:t>
      </w:r>
      <w:r w:rsidRPr="00D35CA5">
        <w:t xml:space="preserve"> </w:t>
      </w:r>
      <w:r w:rsidRPr="00D35CA5">
        <w:rPr>
          <w:b/>
        </w:rPr>
        <w:t>565</w:t>
      </w:r>
      <w:r w:rsidRPr="00D35CA5">
        <w:t>(7741): 594-599.</w:t>
      </w:r>
    </w:p>
    <w:p w14:paraId="06A50725" w14:textId="77777777" w:rsidR="00D35CA5" w:rsidRPr="00D35CA5" w:rsidRDefault="00D35CA5" w:rsidP="00D35CA5">
      <w:pPr>
        <w:pStyle w:val="EndNoteBibliography"/>
      </w:pPr>
      <w:r w:rsidRPr="00D35CA5">
        <w:t xml:space="preserve">Jaubert, J. (1993). </w:t>
      </w:r>
      <w:r w:rsidRPr="00D35CA5">
        <w:rPr>
          <w:u w:val="single"/>
        </w:rPr>
        <w:t>Le gisement paléolithique moyen de Mauran (Haute-Garonne): Techno-économie des industries lithiques</w:t>
      </w:r>
      <w:r w:rsidRPr="00D35CA5">
        <w:t>.</w:t>
      </w:r>
    </w:p>
    <w:p w14:paraId="6C54D2F4" w14:textId="77777777" w:rsidR="00D35CA5" w:rsidRPr="00D35CA5" w:rsidRDefault="00D35CA5" w:rsidP="00D35CA5">
      <w:pPr>
        <w:pStyle w:val="EndNoteBibliography"/>
      </w:pPr>
      <w:r w:rsidRPr="00D35CA5">
        <w:t xml:space="preserve">Kei, Y. M. (2012). "The Middle Palaeolithic in China a review of current interpretations." </w:t>
      </w:r>
      <w:r w:rsidRPr="00D35CA5">
        <w:rPr>
          <w:u w:val="single"/>
        </w:rPr>
        <w:t>Antiquity</w:t>
      </w:r>
      <w:r w:rsidRPr="00D35CA5">
        <w:t xml:space="preserve"> </w:t>
      </w:r>
      <w:r w:rsidRPr="00D35CA5">
        <w:rPr>
          <w:b/>
        </w:rPr>
        <w:t>86</w:t>
      </w:r>
      <w:r w:rsidRPr="00D35CA5">
        <w:t>(333): 619-626.</w:t>
      </w:r>
    </w:p>
    <w:p w14:paraId="0A789C68" w14:textId="77777777" w:rsidR="00D35CA5" w:rsidRPr="00D35CA5" w:rsidRDefault="00D35CA5" w:rsidP="00D35CA5">
      <w:pPr>
        <w:pStyle w:val="EndNoteBibliography"/>
      </w:pPr>
      <w:r w:rsidRPr="00D35CA5">
        <w:t xml:space="preserve">Kuhn, S. L. (2013). "Roots of the Middle Paleolithic in Eurasia." </w:t>
      </w:r>
      <w:r w:rsidRPr="00D35CA5">
        <w:rPr>
          <w:u w:val="single"/>
        </w:rPr>
        <w:t>Current Anthropology</w:t>
      </w:r>
      <w:r w:rsidRPr="00D35CA5">
        <w:t xml:space="preserve"> </w:t>
      </w:r>
      <w:r w:rsidRPr="00D35CA5">
        <w:rPr>
          <w:b/>
        </w:rPr>
        <w:t>54</w:t>
      </w:r>
      <w:r w:rsidRPr="00D35CA5">
        <w:t>(SUPPL8.): S255-S268.</w:t>
      </w:r>
    </w:p>
    <w:p w14:paraId="4EBB7A87" w14:textId="77777777" w:rsidR="00D35CA5" w:rsidRPr="00D35CA5" w:rsidRDefault="00D35CA5" w:rsidP="00D35CA5">
      <w:pPr>
        <w:pStyle w:val="EndNoteBibliography"/>
      </w:pPr>
      <w:r w:rsidRPr="00D35CA5">
        <w:t xml:space="preserve">Lenoir, M. (1986). " Un mode d'obtention de la retouche Quina dans le Mousterien de Combe Grenal (Domme, Dordogne)." </w:t>
      </w:r>
      <w:r w:rsidRPr="00D35CA5">
        <w:rPr>
          <w:u w:val="single"/>
        </w:rPr>
        <w:t>Bulletin de la Soci´et´e d’Anthropologie du Sud-Ouest XXI</w:t>
      </w:r>
      <w:r w:rsidRPr="00D35CA5">
        <w:t>: 153-160.</w:t>
      </w:r>
    </w:p>
    <w:p w14:paraId="2284DA83" w14:textId="77777777" w:rsidR="00D35CA5" w:rsidRPr="00D35CA5" w:rsidRDefault="00D35CA5" w:rsidP="00D35CA5">
      <w:pPr>
        <w:pStyle w:val="EndNoteBibliography"/>
      </w:pPr>
      <w:r w:rsidRPr="00D35CA5">
        <w:t xml:space="preserve">Leroi-Gourhan, A. (1964). Le Geste et la Parole. I, Technique et langage. </w:t>
      </w:r>
      <w:r w:rsidRPr="00D35CA5">
        <w:rPr>
          <w:u w:val="single"/>
        </w:rPr>
        <w:t>Sciences d’Aujourd’hui</w:t>
      </w:r>
      <w:r w:rsidRPr="00D35CA5">
        <w:t>. A. Michel. Paris.</w:t>
      </w:r>
    </w:p>
    <w:p w14:paraId="1C00170F" w14:textId="77777777" w:rsidR="00D35CA5" w:rsidRPr="00D35CA5" w:rsidRDefault="00D35CA5" w:rsidP="00D35CA5">
      <w:pPr>
        <w:pStyle w:val="EndNoteBibliography"/>
      </w:pPr>
      <w:r w:rsidRPr="00D35CA5">
        <w:t xml:space="preserve">Leroi-Gourhan, A. (1966). </w:t>
      </w:r>
      <w:r w:rsidRPr="00D35CA5">
        <w:rPr>
          <w:u w:val="single"/>
        </w:rPr>
        <w:t>La Prehistorie</w:t>
      </w:r>
      <w:r w:rsidRPr="00D35CA5">
        <w:t>. Paris, University of France Press.</w:t>
      </w:r>
    </w:p>
    <w:p w14:paraId="338D4FA4" w14:textId="77777777" w:rsidR="00D35CA5" w:rsidRPr="00D35CA5" w:rsidRDefault="00D35CA5" w:rsidP="00D35CA5">
      <w:pPr>
        <w:pStyle w:val="EndNoteBibliography"/>
      </w:pPr>
      <w:r w:rsidRPr="00D35CA5">
        <w:t>Li, Y., Wen, B. (1986). "Guanyindong: A Lower Paleolithic Site at Qianxi County, Guizhou Province." 1–181.</w:t>
      </w:r>
    </w:p>
    <w:p w14:paraId="434F045F" w14:textId="77777777" w:rsidR="00D35CA5" w:rsidRPr="00D35CA5" w:rsidRDefault="00D35CA5" w:rsidP="00D35CA5">
      <w:pPr>
        <w:pStyle w:val="EndNoteBibliography"/>
      </w:pPr>
      <w:r w:rsidRPr="00D35CA5">
        <w:t xml:space="preserve">Li, Z.-Y., X.-J. Wu, L.-P. Zhou, W. Liu, X. Gao, X.-M. Nian and E. Trinkaus (2017). "Late Pleistocene archaic human crania from Xuchang, China." </w:t>
      </w:r>
      <w:r w:rsidRPr="00D35CA5">
        <w:rPr>
          <w:u w:val="single"/>
        </w:rPr>
        <w:t>Science</w:t>
      </w:r>
      <w:r w:rsidRPr="00D35CA5">
        <w:t xml:space="preserve"> </w:t>
      </w:r>
      <w:r w:rsidRPr="00D35CA5">
        <w:rPr>
          <w:b/>
        </w:rPr>
        <w:t>355</w:t>
      </w:r>
      <w:r w:rsidRPr="00D35CA5">
        <w:t>(6328): 969.</w:t>
      </w:r>
    </w:p>
    <w:p w14:paraId="7DDEE302" w14:textId="77777777" w:rsidR="00D35CA5" w:rsidRPr="00D35CA5" w:rsidRDefault="00D35CA5" w:rsidP="00D35CA5">
      <w:pPr>
        <w:pStyle w:val="EndNoteBibliography"/>
      </w:pPr>
      <w:r w:rsidRPr="00D35CA5">
        <w:lastRenderedPageBreak/>
        <w:t xml:space="preserve">Liu, W., M. Martinon-Torres, Y.-j. Cai, S. Xing, H.-w. Tong, S.-w. Pei, M. J. Sier, X.-h. Wu, R. L. Edwards, H. Cheng, Y.-y. Li, X.-x. Yang, J. M. B. de Castro and X.-j. Wu (2015). "The earliest unequivocally modern humans in southern China." </w:t>
      </w:r>
      <w:r w:rsidRPr="00D35CA5">
        <w:rPr>
          <w:u w:val="single"/>
        </w:rPr>
        <w:t>Nature</w:t>
      </w:r>
      <w:r w:rsidRPr="00D35CA5">
        <w:t xml:space="preserve"> </w:t>
      </w:r>
      <w:r w:rsidRPr="00D35CA5">
        <w:rPr>
          <w:b/>
        </w:rPr>
        <w:t>526</w:t>
      </w:r>
      <w:r w:rsidRPr="00D35CA5">
        <w:t>(7575): 696-699.</w:t>
      </w:r>
    </w:p>
    <w:p w14:paraId="4E2B44C5" w14:textId="77777777" w:rsidR="00D35CA5" w:rsidRPr="00D35CA5" w:rsidRDefault="00D35CA5" w:rsidP="00D35CA5">
      <w:pPr>
        <w:pStyle w:val="EndNoteBibliography"/>
      </w:pPr>
      <w:r w:rsidRPr="00D35CA5">
        <w:t xml:space="preserve">Lycett, S. J. and M. I. Eren (2013). "Levallois economics: an examination of 'waste' production in experimentally produced Levallois reduction sequences." </w:t>
      </w:r>
      <w:r w:rsidRPr="00D35CA5">
        <w:rPr>
          <w:u w:val="single"/>
        </w:rPr>
        <w:t>Journal of Archaeological Science</w:t>
      </w:r>
      <w:r w:rsidRPr="00D35CA5">
        <w:t xml:space="preserve"> </w:t>
      </w:r>
      <w:r w:rsidRPr="00D35CA5">
        <w:rPr>
          <w:b/>
        </w:rPr>
        <w:t>40</w:t>
      </w:r>
      <w:r w:rsidRPr="00D35CA5">
        <w:t>(5): 2384-2392.</w:t>
      </w:r>
    </w:p>
    <w:p w14:paraId="6DBE69FE" w14:textId="77777777" w:rsidR="00D35CA5" w:rsidRPr="00D35CA5" w:rsidRDefault="00D35CA5" w:rsidP="00D35CA5">
      <w:pPr>
        <w:pStyle w:val="EndNoteBibliography"/>
      </w:pPr>
      <w:r w:rsidRPr="00D35CA5">
        <w:t xml:space="preserve">Lycett, S. J. and C. J. Norton (2010). "A demographic model for Palaeolithic technological evolution: The case of East Asia and the Movius Line." </w:t>
      </w:r>
      <w:r w:rsidRPr="00D35CA5">
        <w:rPr>
          <w:u w:val="single"/>
        </w:rPr>
        <w:t>Quaternary International</w:t>
      </w:r>
      <w:r w:rsidRPr="00D35CA5">
        <w:t xml:space="preserve"> </w:t>
      </w:r>
      <w:r w:rsidRPr="00D35CA5">
        <w:rPr>
          <w:b/>
        </w:rPr>
        <w:t>211</w:t>
      </w:r>
      <w:r w:rsidRPr="00D35CA5">
        <w:t>(1–2): 55-65.</w:t>
      </w:r>
    </w:p>
    <w:p w14:paraId="424C40B1" w14:textId="77777777" w:rsidR="00D35CA5" w:rsidRPr="00D35CA5" w:rsidRDefault="00D35CA5" w:rsidP="00D35CA5">
      <w:pPr>
        <w:pStyle w:val="EndNoteBibliography"/>
      </w:pPr>
      <w:r w:rsidRPr="00D35CA5">
        <w:t xml:space="preserve">Marwick, B., C. Clarkson, S. O'Connor and S. Collins (2016). "Early modern human lithic technology from Jerimalai, East Timor." </w:t>
      </w:r>
      <w:r w:rsidRPr="00D35CA5">
        <w:rPr>
          <w:u w:val="single"/>
        </w:rPr>
        <w:t>Journal of Human Evolution</w:t>
      </w:r>
      <w:r w:rsidRPr="00D35CA5">
        <w:t xml:space="preserve"> </w:t>
      </w:r>
      <w:r w:rsidRPr="00D35CA5">
        <w:rPr>
          <w:b/>
        </w:rPr>
        <w:t>101</w:t>
      </w:r>
      <w:r w:rsidRPr="00D35CA5">
        <w:t>: 45-64.</w:t>
      </w:r>
    </w:p>
    <w:p w14:paraId="6C0E7C1B" w14:textId="77777777" w:rsidR="00D35CA5" w:rsidRPr="00D35CA5" w:rsidRDefault="00D35CA5" w:rsidP="00D35CA5">
      <w:pPr>
        <w:pStyle w:val="EndNoteBibliography"/>
      </w:pPr>
      <w:r w:rsidRPr="00D35CA5">
        <w:t xml:space="preserve">McBrearty, S. and A. S. Brooks (2000). "The revolution that wasn't: a new interpretation of the origin of modern human behavior." </w:t>
      </w:r>
      <w:r w:rsidRPr="00D35CA5">
        <w:rPr>
          <w:u w:val="single"/>
        </w:rPr>
        <w:t>Journal of Human Evolution</w:t>
      </w:r>
      <w:r w:rsidRPr="00D35CA5">
        <w:t xml:space="preserve"> </w:t>
      </w:r>
      <w:r w:rsidRPr="00D35CA5">
        <w:rPr>
          <w:b/>
        </w:rPr>
        <w:t>39</w:t>
      </w:r>
      <w:r w:rsidRPr="00D35CA5">
        <w:t>(5): 453-563.</w:t>
      </w:r>
    </w:p>
    <w:p w14:paraId="521F4E66" w14:textId="77777777" w:rsidR="00D35CA5" w:rsidRPr="00D35CA5" w:rsidRDefault="00D35CA5" w:rsidP="00D35CA5">
      <w:pPr>
        <w:pStyle w:val="EndNoteBibliography"/>
      </w:pPr>
      <w:r w:rsidRPr="00D35CA5">
        <w:t xml:space="preserve">Miller-Antonio, S., L. A. Schepartz, P. Karkanas, H. Yamei and et al. (2004). "Lithic Raw Material Use at the Late Middle Pleistocene Site of Panxian Dadong." </w:t>
      </w:r>
      <w:r w:rsidRPr="00D35CA5">
        <w:rPr>
          <w:u w:val="single"/>
        </w:rPr>
        <w:t>Asian Perspectives</w:t>
      </w:r>
      <w:r w:rsidRPr="00D35CA5">
        <w:t xml:space="preserve"> </w:t>
      </w:r>
      <w:r w:rsidRPr="00D35CA5">
        <w:rPr>
          <w:b/>
        </w:rPr>
        <w:t>43</w:t>
      </w:r>
      <w:r w:rsidRPr="00D35CA5">
        <w:t>(Fall): 314.</w:t>
      </w:r>
    </w:p>
    <w:p w14:paraId="62F0F40B" w14:textId="77777777" w:rsidR="00D35CA5" w:rsidRPr="00D35CA5" w:rsidRDefault="00D35CA5" w:rsidP="00D35CA5">
      <w:pPr>
        <w:pStyle w:val="EndNoteBibliography"/>
      </w:pPr>
      <w:r w:rsidRPr="00D35CA5">
        <w:t xml:space="preserve">Monnier, G. (2006). "The Lower/Middle Paleolithic Periodization in Western Europe An Evaluation." </w:t>
      </w:r>
      <w:r w:rsidRPr="00D35CA5">
        <w:rPr>
          <w:u w:val="single"/>
        </w:rPr>
        <w:t>Current Anthropology</w:t>
      </w:r>
      <w:r w:rsidRPr="00D35CA5">
        <w:t xml:space="preserve"> </w:t>
      </w:r>
      <w:r w:rsidRPr="00D35CA5">
        <w:rPr>
          <w:b/>
        </w:rPr>
        <w:t>47</w:t>
      </w:r>
      <w:r w:rsidRPr="00D35CA5">
        <w:t>(5): 709-744.</w:t>
      </w:r>
    </w:p>
    <w:p w14:paraId="39926CE4" w14:textId="77777777" w:rsidR="00D35CA5" w:rsidRPr="00D35CA5" w:rsidRDefault="00D35CA5" w:rsidP="00D35CA5">
      <w:pPr>
        <w:pStyle w:val="EndNoteBibliography"/>
      </w:pPr>
      <w:r w:rsidRPr="00D35CA5">
        <w:t>Mortillet, G. d. (1873). Classiﬁcation des diverses pe´riodes de l’A ˆge de la Pierre.</w:t>
      </w:r>
      <w:r w:rsidRPr="00D35CA5">
        <w:rPr>
          <w:u w:val="single"/>
        </w:rPr>
        <w:t xml:space="preserve"> Congre`s International d’Anthropologie et d’Arche´ologie Pre´historiques, 6e`me session</w:t>
      </w:r>
      <w:r w:rsidRPr="00D35CA5">
        <w:rPr>
          <w:b/>
        </w:rPr>
        <w:t xml:space="preserve">: </w:t>
      </w:r>
      <w:r w:rsidRPr="00D35CA5">
        <w:t>432–459.</w:t>
      </w:r>
    </w:p>
    <w:p w14:paraId="03C3CC4D" w14:textId="77777777" w:rsidR="00D35CA5" w:rsidRPr="00D35CA5" w:rsidRDefault="00D35CA5" w:rsidP="00D35CA5">
      <w:pPr>
        <w:pStyle w:val="EndNoteBibliography"/>
      </w:pPr>
      <w:r w:rsidRPr="00D35CA5">
        <w:t xml:space="preserve">Movius, H. L. (1948). "The Lower Palaeolithic cultures of southern and eastern Asia." </w:t>
      </w:r>
      <w:r w:rsidRPr="00D35CA5">
        <w:rPr>
          <w:u w:val="single"/>
        </w:rPr>
        <w:t>Transactions of the American Philosophical Society</w:t>
      </w:r>
      <w:r w:rsidRPr="00D35CA5">
        <w:t xml:space="preserve"> </w:t>
      </w:r>
      <w:r w:rsidRPr="00D35CA5">
        <w:rPr>
          <w:b/>
        </w:rPr>
        <w:t>38</w:t>
      </w:r>
      <w:r w:rsidRPr="00D35CA5">
        <w:t>(4): 329-420.</w:t>
      </w:r>
    </w:p>
    <w:p w14:paraId="4D8AECE4" w14:textId="77777777" w:rsidR="00D35CA5" w:rsidRPr="00D35CA5" w:rsidRDefault="00D35CA5" w:rsidP="00D35CA5">
      <w:pPr>
        <w:pStyle w:val="EndNoteBibliography"/>
      </w:pPr>
      <w:r w:rsidRPr="00D35CA5">
        <w:t xml:space="preserve">Nishiaki, Y. (1985). Truncated-facetted flakes from Levantine Mousterian assemblage. </w:t>
      </w:r>
      <w:r w:rsidRPr="00D35CA5">
        <w:rPr>
          <w:u w:val="single"/>
        </w:rPr>
        <w:t>Bulletin of the Department of Archaeology (The University of Tokyo)</w:t>
      </w:r>
      <w:r w:rsidRPr="00D35CA5">
        <w:t>. Tokyo, The Univ. of Tokyo</w:t>
      </w:r>
      <w:r w:rsidRPr="00D35CA5">
        <w:rPr>
          <w:b/>
        </w:rPr>
        <w:t xml:space="preserve">: </w:t>
      </w:r>
      <w:r w:rsidRPr="00D35CA5">
        <w:t>215-226.</w:t>
      </w:r>
    </w:p>
    <w:p w14:paraId="7F750B82" w14:textId="77777777" w:rsidR="00D35CA5" w:rsidRPr="00D35CA5" w:rsidRDefault="00D35CA5" w:rsidP="00D35CA5">
      <w:pPr>
        <w:pStyle w:val="EndNoteBibliography"/>
      </w:pPr>
      <w:r w:rsidRPr="00D35CA5">
        <w:t xml:space="preserve">Norton Christopher, J. and J. H. Jin Jennie (2009). "The evolution of modern human behavior in East Asia: Current perspectives." </w:t>
      </w:r>
      <w:r w:rsidRPr="00D35CA5">
        <w:rPr>
          <w:u w:val="single"/>
        </w:rPr>
        <w:t>Evolutionary Anthropology: Issues, News, and Reviews</w:t>
      </w:r>
      <w:r w:rsidRPr="00D35CA5">
        <w:t xml:space="preserve"> </w:t>
      </w:r>
      <w:r w:rsidRPr="00D35CA5">
        <w:rPr>
          <w:b/>
        </w:rPr>
        <w:t>18</w:t>
      </w:r>
      <w:r w:rsidRPr="00D35CA5">
        <w:t>(6): 247-260.</w:t>
      </w:r>
    </w:p>
    <w:p w14:paraId="10604C66" w14:textId="77777777" w:rsidR="00D35CA5" w:rsidRPr="00D35CA5" w:rsidRDefault="00D35CA5" w:rsidP="00D35CA5">
      <w:pPr>
        <w:pStyle w:val="EndNoteBibliography"/>
      </w:pPr>
      <w:r w:rsidRPr="00D35CA5">
        <w:t xml:space="preserve">Owen, W. E. (1938). The Kombewa Culture, Kenya Colony. </w:t>
      </w:r>
      <w:r w:rsidRPr="00D35CA5">
        <w:rPr>
          <w:u w:val="single"/>
        </w:rPr>
        <w:t>Man</w:t>
      </w:r>
      <w:r w:rsidRPr="00D35CA5">
        <w:t xml:space="preserve">, Royal Anthropological Institute of Great Britain and Ireland. </w:t>
      </w:r>
      <w:r w:rsidRPr="00D35CA5">
        <w:rPr>
          <w:b/>
        </w:rPr>
        <w:t xml:space="preserve">38: </w:t>
      </w:r>
      <w:r w:rsidRPr="00D35CA5">
        <w:t>203-205.</w:t>
      </w:r>
    </w:p>
    <w:p w14:paraId="469046DE" w14:textId="77777777" w:rsidR="00D35CA5" w:rsidRPr="00D35CA5" w:rsidRDefault="00D35CA5" w:rsidP="00D35CA5">
      <w:pPr>
        <w:pStyle w:val="EndNoteBibliography"/>
      </w:pPr>
      <w:r w:rsidRPr="00D35CA5">
        <w:t xml:space="preserve">Owen, W. E. (1939). "AN AMATEUR FIELD COLLECTOR IN KAVIRONDO." </w:t>
      </w:r>
      <w:r w:rsidRPr="00D35CA5">
        <w:rPr>
          <w:u w:val="single"/>
        </w:rPr>
        <w:t>African Affairs</w:t>
      </w:r>
      <w:r w:rsidRPr="00D35CA5">
        <w:t xml:space="preserve"> </w:t>
      </w:r>
      <w:r w:rsidRPr="00D35CA5">
        <w:rPr>
          <w:b/>
        </w:rPr>
        <w:t>XXXVIII</w:t>
      </w:r>
      <w:r w:rsidRPr="00D35CA5">
        <w:t>(CL): 124-132.</w:t>
      </w:r>
    </w:p>
    <w:p w14:paraId="62AA1D0C" w14:textId="77777777" w:rsidR="00D35CA5" w:rsidRPr="00D35CA5" w:rsidRDefault="00D35CA5" w:rsidP="00D35CA5">
      <w:pPr>
        <w:pStyle w:val="EndNoteBibliography"/>
      </w:pPr>
      <w:r w:rsidRPr="00D35CA5">
        <w:t xml:space="preserve">Pasty, J.-F. (2000). "Le gisement Paléolithique moyen de Meillers (Allier) : un exemple de la variabilité du débitage Discoïde." </w:t>
      </w:r>
      <w:r w:rsidRPr="00D35CA5">
        <w:rPr>
          <w:u w:val="single"/>
        </w:rPr>
        <w:t xml:space="preserve">Bulletin de la Société préhistorique française </w:t>
      </w:r>
      <w:r w:rsidRPr="00D35CA5">
        <w:rPr>
          <w:b/>
        </w:rPr>
        <w:t>97</w:t>
      </w:r>
      <w:r w:rsidRPr="00D35CA5">
        <w:t>(2): 165-190.</w:t>
      </w:r>
    </w:p>
    <w:p w14:paraId="424534EC" w14:textId="77777777" w:rsidR="00D35CA5" w:rsidRPr="00D35CA5" w:rsidRDefault="00D35CA5" w:rsidP="00D35CA5">
      <w:pPr>
        <w:pStyle w:val="EndNoteBibliography"/>
      </w:pPr>
      <w:r w:rsidRPr="00D35CA5">
        <w:t xml:space="preserve">Pelegrin, J., C. Karlin and P. Bodu (1988). Chaines Opératoires: un outil pour le Préhistorien. </w:t>
      </w:r>
      <w:r w:rsidRPr="00D35CA5">
        <w:rPr>
          <w:u w:val="single"/>
        </w:rPr>
        <w:t>Journee d 'Etudes Technologiques en Prehistoire</w:t>
      </w:r>
      <w:r w:rsidRPr="00D35CA5">
        <w:t>. J. Tixier. Paris, CNRS</w:t>
      </w:r>
      <w:r w:rsidRPr="00D35CA5">
        <w:rPr>
          <w:b/>
        </w:rPr>
        <w:t xml:space="preserve">: </w:t>
      </w:r>
      <w:r w:rsidRPr="00D35CA5">
        <w:t>55-62.</w:t>
      </w:r>
    </w:p>
    <w:p w14:paraId="0F3D0B92" w14:textId="77777777" w:rsidR="00D35CA5" w:rsidRPr="00D35CA5" w:rsidRDefault="00D35CA5" w:rsidP="00D35CA5">
      <w:pPr>
        <w:pStyle w:val="EndNoteBibliography"/>
      </w:pPr>
      <w:r w:rsidRPr="00D35CA5">
        <w:t xml:space="preserve">Peresani, M. (1998). "La variabilité du débitage discoïde dans la grotte de Fumane (Italie du Nord)/The variability of discoid production at the grotte de Fumane " </w:t>
      </w:r>
      <w:r w:rsidRPr="00D35CA5">
        <w:rPr>
          <w:u w:val="single"/>
        </w:rPr>
        <w:t>Paléo</w:t>
      </w:r>
      <w:r w:rsidRPr="00D35CA5">
        <w:t xml:space="preserve"> </w:t>
      </w:r>
      <w:r w:rsidRPr="00D35CA5">
        <w:rPr>
          <w:b/>
        </w:rPr>
        <w:t>10</w:t>
      </w:r>
      <w:r w:rsidRPr="00D35CA5">
        <w:t>: 123-146.</w:t>
      </w:r>
    </w:p>
    <w:p w14:paraId="7C7EA9A2" w14:textId="77777777" w:rsidR="00D35CA5" w:rsidRPr="00D35CA5" w:rsidRDefault="00D35CA5" w:rsidP="00D35CA5">
      <w:pPr>
        <w:pStyle w:val="EndNoteBibliography"/>
      </w:pPr>
      <w:r w:rsidRPr="00D35CA5">
        <w:t xml:space="preserve">Peresani, M., Ed. (2003). </w:t>
      </w:r>
      <w:r w:rsidRPr="00D35CA5">
        <w:rPr>
          <w:u w:val="single"/>
        </w:rPr>
        <w:t>Discoid lithic technology : advances and implications</w:t>
      </w:r>
      <w:r w:rsidRPr="00D35CA5">
        <w:t>. Oxford :, Archaeopress,.</w:t>
      </w:r>
    </w:p>
    <w:p w14:paraId="5A38BCCC" w14:textId="77777777" w:rsidR="00D35CA5" w:rsidRPr="00D35CA5" w:rsidRDefault="00D35CA5" w:rsidP="00D35CA5">
      <w:pPr>
        <w:pStyle w:val="EndNoteBibliography"/>
      </w:pPr>
      <w:r w:rsidRPr="00D35CA5">
        <w:t>Preysler, J. (2010). Experimental Approach to the Function and Technology of Quina Side-Scrapers</w:t>
      </w:r>
      <w:r w:rsidRPr="00D35CA5">
        <w:rPr>
          <w:b/>
        </w:rPr>
        <w:t xml:space="preserve">: </w:t>
      </w:r>
      <w:r w:rsidRPr="00D35CA5">
        <w:t>172-202.</w:t>
      </w:r>
    </w:p>
    <w:p w14:paraId="23D92F8B" w14:textId="77777777" w:rsidR="00D35CA5" w:rsidRPr="00D35CA5" w:rsidRDefault="00D35CA5" w:rsidP="00D35CA5">
      <w:pPr>
        <w:pStyle w:val="EndNoteBibliography"/>
      </w:pPr>
      <w:r w:rsidRPr="00D35CA5">
        <w:t xml:space="preserve">Qiu, Z., Zhang, Y. (1985). "Human tooth and Paleoliths found at locality 2 of Longtanshan, Chenggong, Kunming." </w:t>
      </w:r>
      <w:r w:rsidRPr="00D35CA5">
        <w:rPr>
          <w:u w:val="single"/>
        </w:rPr>
        <w:t>Acta Anthropologica Sinica</w:t>
      </w:r>
      <w:r w:rsidRPr="00D35CA5">
        <w:t xml:space="preserve"> </w:t>
      </w:r>
      <w:r w:rsidRPr="00D35CA5">
        <w:rPr>
          <w:b/>
        </w:rPr>
        <w:t>4</w:t>
      </w:r>
      <w:r w:rsidRPr="00D35CA5">
        <w:t>(3): 233-241.</w:t>
      </w:r>
    </w:p>
    <w:p w14:paraId="00410183" w14:textId="77777777" w:rsidR="00D35CA5" w:rsidRPr="00D35CA5" w:rsidRDefault="00D35CA5" w:rsidP="00D35CA5">
      <w:pPr>
        <w:pStyle w:val="EndNoteBibliography"/>
      </w:pPr>
      <w:r w:rsidRPr="00D35CA5">
        <w:t xml:space="preserve">Rolland, N. and H. L. Dibble (1990). "A New Synthesis of Middle Paleolithic Variability." </w:t>
      </w:r>
      <w:r w:rsidRPr="00D35CA5">
        <w:rPr>
          <w:u w:val="single"/>
        </w:rPr>
        <w:t>American Antiquity</w:t>
      </w:r>
      <w:r w:rsidRPr="00D35CA5">
        <w:t xml:space="preserve"> </w:t>
      </w:r>
      <w:r w:rsidRPr="00D35CA5">
        <w:rPr>
          <w:b/>
        </w:rPr>
        <w:t>55</w:t>
      </w:r>
      <w:r w:rsidRPr="00D35CA5">
        <w:t>(3): 480-499.</w:t>
      </w:r>
    </w:p>
    <w:p w14:paraId="73173680" w14:textId="77777777" w:rsidR="00D35CA5" w:rsidRPr="00D35CA5" w:rsidRDefault="00D35CA5" w:rsidP="00D35CA5">
      <w:pPr>
        <w:pStyle w:val="EndNoteBibliography"/>
      </w:pPr>
      <w:r w:rsidRPr="00D35CA5">
        <w:lastRenderedPageBreak/>
        <w:t xml:space="preserve">Rots, V. (2009). </w:t>
      </w:r>
      <w:r w:rsidRPr="00D35CA5">
        <w:rPr>
          <w:u w:val="single"/>
        </w:rPr>
        <w:t>The functional analysis of the Mousterian and Micoquian assemblages of Sesselfelsgrotte, Germany. Tool use and Hafting in the European Late Middle Paleolithic</w:t>
      </w:r>
      <w:r w:rsidRPr="00D35CA5">
        <w:t>.</w:t>
      </w:r>
    </w:p>
    <w:p w14:paraId="1E77E66F" w14:textId="77777777" w:rsidR="00D35CA5" w:rsidRPr="00D35CA5" w:rsidRDefault="00D35CA5" w:rsidP="00D35CA5">
      <w:pPr>
        <w:pStyle w:val="EndNoteBibliography"/>
      </w:pPr>
      <w:r w:rsidRPr="00D35CA5">
        <w:t xml:space="preserve">Schroeder, B. (2007). "Truncated-faceted pieces from Jerf Al-Ajla." </w:t>
      </w:r>
      <w:r w:rsidRPr="00D35CA5">
        <w:rPr>
          <w:u w:val="single"/>
        </w:rPr>
        <w:t>Tools Versus Cores. Alternative Approaces to Stone Tool Analysis</w:t>
      </w:r>
      <w:r w:rsidRPr="00D35CA5">
        <w:t>: 17-41.</w:t>
      </w:r>
    </w:p>
    <w:p w14:paraId="5C4BAB28" w14:textId="77777777" w:rsidR="00D35CA5" w:rsidRPr="00D35CA5" w:rsidRDefault="00D35CA5" w:rsidP="00D35CA5">
      <w:pPr>
        <w:pStyle w:val="EndNoteBibliography"/>
      </w:pPr>
      <w:r w:rsidRPr="00D35CA5">
        <w:t xml:space="preserve">Sellet, F. (1993). "Chaine Operatoire; The Concept and Its Applications." </w:t>
      </w:r>
      <w:r w:rsidRPr="00D35CA5">
        <w:rPr>
          <w:u w:val="single"/>
        </w:rPr>
        <w:t>Lithic Technology</w:t>
      </w:r>
      <w:r w:rsidRPr="00D35CA5">
        <w:t xml:space="preserve"> </w:t>
      </w:r>
      <w:r w:rsidRPr="00D35CA5">
        <w:rPr>
          <w:b/>
        </w:rPr>
        <w:t>18</w:t>
      </w:r>
      <w:r w:rsidRPr="00D35CA5">
        <w:t>(1-2): 106-112.</w:t>
      </w:r>
    </w:p>
    <w:p w14:paraId="65A3C8CA" w14:textId="77777777" w:rsidR="00D35CA5" w:rsidRPr="00D35CA5" w:rsidRDefault="00D35CA5" w:rsidP="00D35CA5">
      <w:pPr>
        <w:pStyle w:val="EndNoteBibliography"/>
      </w:pPr>
      <w:r w:rsidRPr="00D35CA5">
        <w:t xml:space="preserve">Shalagina, A. V., A. I. Krivoshapkin and K. A. Kolobova (2015). "TRUNCATED-FACETED PIECES IN THE PALEOLITHIC OF NORTHERN ASIA." </w:t>
      </w:r>
      <w:r w:rsidRPr="00D35CA5">
        <w:rPr>
          <w:u w:val="single"/>
        </w:rPr>
        <w:t>Archaeology, Ethnology and Anthropology of Eurasia</w:t>
      </w:r>
      <w:r w:rsidRPr="00D35CA5">
        <w:t xml:space="preserve"> </w:t>
      </w:r>
      <w:r w:rsidRPr="00D35CA5">
        <w:rPr>
          <w:b/>
        </w:rPr>
        <w:t>43</w:t>
      </w:r>
      <w:r w:rsidRPr="00D35CA5">
        <w:t>(4): 33-45.</w:t>
      </w:r>
    </w:p>
    <w:p w14:paraId="7E32F525" w14:textId="77777777" w:rsidR="00D35CA5" w:rsidRPr="00D35CA5" w:rsidRDefault="00D35CA5" w:rsidP="00D35CA5">
      <w:pPr>
        <w:pStyle w:val="EndNoteBibliography"/>
      </w:pPr>
      <w:r w:rsidRPr="00D35CA5">
        <w:t xml:space="preserve">Shennan, S. (2001). "Demography and Cultural Innovation: a Model and its Implications for the Emergence of Modern Human Culture." </w:t>
      </w:r>
      <w:r w:rsidRPr="00D35CA5">
        <w:rPr>
          <w:u w:val="single"/>
        </w:rPr>
        <w:t>Cambridge Archaeological Journal</w:t>
      </w:r>
      <w:r w:rsidRPr="00D35CA5">
        <w:t xml:space="preserve"> </w:t>
      </w:r>
      <w:r w:rsidRPr="00D35CA5">
        <w:rPr>
          <w:b/>
        </w:rPr>
        <w:t>11</w:t>
      </w:r>
      <w:r w:rsidRPr="00D35CA5">
        <w:t>(01): 5-16.</w:t>
      </w:r>
    </w:p>
    <w:p w14:paraId="336710AB" w14:textId="77777777" w:rsidR="00D35CA5" w:rsidRPr="00D35CA5" w:rsidRDefault="00D35CA5" w:rsidP="00D35CA5">
      <w:pPr>
        <w:pStyle w:val="EndNoteBibliography"/>
      </w:pPr>
      <w:r w:rsidRPr="00D35CA5">
        <w:t xml:space="preserve">Shimelmitz, R. and S. Kuhn (2013). "Early Mousterian Levallois technology in Unit IX of Tabun Cave." </w:t>
      </w:r>
      <w:r w:rsidRPr="00D35CA5">
        <w:rPr>
          <w:u w:val="single"/>
        </w:rPr>
        <w:t>Paleoanthropology</w:t>
      </w:r>
      <w:r w:rsidRPr="00D35CA5">
        <w:t xml:space="preserve"> </w:t>
      </w:r>
      <w:r w:rsidRPr="00D35CA5">
        <w:rPr>
          <w:b/>
        </w:rPr>
        <w:t>2013</w:t>
      </w:r>
      <w:r w:rsidRPr="00D35CA5">
        <w:t>: 1-27.</w:t>
      </w:r>
    </w:p>
    <w:p w14:paraId="5602944A" w14:textId="77777777" w:rsidR="00D35CA5" w:rsidRPr="00D35CA5" w:rsidRDefault="00D35CA5" w:rsidP="00D35CA5">
      <w:pPr>
        <w:pStyle w:val="EndNoteBibliography"/>
      </w:pPr>
      <w:r w:rsidRPr="00D35CA5">
        <w:t xml:space="preserve">Shimelmitz, R., M. Weinstein-Evron, A. Ronen and S. L. Kuhn (2016). "The Lower to Middle Paleolithic transition and the diversification of Levallois technology in the Southern Levant: Evidence from Tabun Cave, Israel." </w:t>
      </w:r>
      <w:r w:rsidRPr="00D35CA5">
        <w:rPr>
          <w:u w:val="single"/>
        </w:rPr>
        <w:t>Quaternary International</w:t>
      </w:r>
      <w:r w:rsidRPr="00D35CA5">
        <w:t xml:space="preserve"> </w:t>
      </w:r>
      <w:r w:rsidRPr="00D35CA5">
        <w:rPr>
          <w:b/>
        </w:rPr>
        <w:t>409</w:t>
      </w:r>
      <w:r w:rsidRPr="00D35CA5">
        <w:t>: 23-40.</w:t>
      </w:r>
    </w:p>
    <w:p w14:paraId="40CC9E68" w14:textId="77777777" w:rsidR="00D35CA5" w:rsidRPr="00D35CA5" w:rsidRDefault="00D35CA5" w:rsidP="00D35CA5">
      <w:pPr>
        <w:pStyle w:val="EndNoteBibliography"/>
      </w:pPr>
      <w:r w:rsidRPr="00D35CA5">
        <w:t xml:space="preserve">Shott, M. J., J. Lindly and G. A. Clark (2011). "Special issue: reduction sequence, chaîne opératoire, and other methods: the epistemologies of different approaches to lithic analysis. Continuous modeling of core reduction: lessons from refitting cores from WHS 623x, an Upper Paleolithic site in Jordan." </w:t>
      </w:r>
      <w:r w:rsidRPr="00D35CA5">
        <w:rPr>
          <w:u w:val="single"/>
        </w:rPr>
        <w:t>PaleoAnthropology</w:t>
      </w:r>
      <w:r w:rsidRPr="00D35CA5">
        <w:t xml:space="preserve"> </w:t>
      </w:r>
      <w:r w:rsidRPr="00D35CA5">
        <w:rPr>
          <w:b/>
        </w:rPr>
        <w:t>11</w:t>
      </w:r>
      <w:r w:rsidRPr="00D35CA5">
        <w:t>: 320-330.</w:t>
      </w:r>
    </w:p>
    <w:p w14:paraId="04904916" w14:textId="77777777" w:rsidR="00D35CA5" w:rsidRPr="00D35CA5" w:rsidRDefault="00D35CA5" w:rsidP="00D35CA5">
      <w:pPr>
        <w:pStyle w:val="EndNoteBibliography"/>
      </w:pPr>
      <w:r w:rsidRPr="00D35CA5">
        <w:t xml:space="preserve">Solecki, R. L. S., R. S. (1970). "A new secondary flaking technique at the Nahr Ibrahim cave site, Lebanon." </w:t>
      </w:r>
      <w:r w:rsidRPr="00D35CA5">
        <w:rPr>
          <w:u w:val="single"/>
        </w:rPr>
        <w:t>Bulletin Du Musee De Beyrouth</w:t>
      </w:r>
      <w:r w:rsidRPr="00D35CA5">
        <w:t xml:space="preserve"> </w:t>
      </w:r>
      <w:r w:rsidRPr="00D35CA5">
        <w:rPr>
          <w:b/>
        </w:rPr>
        <w:t>23</w:t>
      </w:r>
      <w:r w:rsidRPr="00D35CA5">
        <w:t>: 137-142.</w:t>
      </w:r>
    </w:p>
    <w:p w14:paraId="6058EAE1" w14:textId="77777777" w:rsidR="00D35CA5" w:rsidRPr="00D35CA5" w:rsidRDefault="00D35CA5" w:rsidP="00D35CA5">
      <w:pPr>
        <w:pStyle w:val="EndNoteBibliography"/>
      </w:pPr>
      <w:r w:rsidRPr="00D35CA5">
        <w:t xml:space="preserve">Soressi, M. and F. d'Errico (2007). </w:t>
      </w:r>
      <w:r w:rsidRPr="00D35CA5">
        <w:rPr>
          <w:u w:val="single"/>
        </w:rPr>
        <w:t>Pigments, gravures, parures: les comportements symboliques controversés de Néandertaliens</w:t>
      </w:r>
      <w:r w:rsidRPr="00D35CA5">
        <w:t>.</w:t>
      </w:r>
    </w:p>
    <w:p w14:paraId="57C878ED" w14:textId="77777777" w:rsidR="00D35CA5" w:rsidRPr="00D35CA5" w:rsidRDefault="00D35CA5" w:rsidP="00D35CA5">
      <w:pPr>
        <w:pStyle w:val="EndNoteBibliography"/>
      </w:pPr>
      <w:r w:rsidRPr="00D35CA5">
        <w:t xml:space="preserve">Thiébaut, C. (2013). "Discoid debitage stricto sensus: a method adapted to highly mobile Middle Paleolithic groups?" </w:t>
      </w:r>
      <w:r w:rsidRPr="00D35CA5">
        <w:rPr>
          <w:u w:val="single"/>
        </w:rPr>
        <w:t>Palethnologie</w:t>
      </w:r>
      <w:r w:rsidRPr="00D35CA5">
        <w:t>: 4-20.</w:t>
      </w:r>
    </w:p>
    <w:p w14:paraId="3177D9C5" w14:textId="77777777" w:rsidR="00D35CA5" w:rsidRPr="00D35CA5" w:rsidRDefault="00D35CA5" w:rsidP="00D35CA5">
      <w:pPr>
        <w:pStyle w:val="EndNoteBibliography"/>
      </w:pPr>
      <w:r w:rsidRPr="00D35CA5">
        <w:t xml:space="preserve">Tixier, J. (1978). </w:t>
      </w:r>
      <w:r w:rsidRPr="00D35CA5">
        <w:rPr>
          <w:u w:val="single"/>
        </w:rPr>
        <w:t>Méthode pour l'étude des outillages lithiques</w:t>
      </w:r>
      <w:r w:rsidRPr="00D35CA5">
        <w:t>. Thèse d'Etat Thèse d'Etat, Université de Paris X-Nanterre.</w:t>
      </w:r>
    </w:p>
    <w:p w14:paraId="7CE38BB5" w14:textId="77777777" w:rsidR="00D35CA5" w:rsidRPr="00D35CA5" w:rsidRDefault="00D35CA5" w:rsidP="00D35CA5">
      <w:pPr>
        <w:pStyle w:val="EndNoteBibliography"/>
      </w:pPr>
      <w:r w:rsidRPr="00D35CA5">
        <w:t xml:space="preserve">Tixier, J., M. L. Inizan and H. Roche (1980). </w:t>
      </w:r>
      <w:r w:rsidRPr="00D35CA5">
        <w:rPr>
          <w:u w:val="single"/>
        </w:rPr>
        <w:t>Préhistoire de la pierre taillé 1: terminologie e technologie.</w:t>
      </w:r>
      <w:r w:rsidRPr="00D35CA5">
        <w:t xml:space="preserve"> Valbone, Centre de Recherches et d'études Pré-historiques.</w:t>
      </w:r>
    </w:p>
    <w:p w14:paraId="2FD0E14D" w14:textId="77777777" w:rsidR="00D35CA5" w:rsidRPr="00D35CA5" w:rsidRDefault="00D35CA5" w:rsidP="00D35CA5">
      <w:pPr>
        <w:pStyle w:val="EndNoteBibliography"/>
      </w:pPr>
      <w:r w:rsidRPr="00D35CA5">
        <w:t xml:space="preserve">Tixier, J. and A. Turq (1999). "Kombewa et alii." </w:t>
      </w:r>
      <w:r w:rsidRPr="00D35CA5">
        <w:rPr>
          <w:u w:val="single"/>
        </w:rPr>
        <w:t xml:space="preserve">Paléo </w:t>
      </w:r>
      <w:r w:rsidRPr="00D35CA5">
        <w:rPr>
          <w:b/>
        </w:rPr>
        <w:t>11</w:t>
      </w:r>
      <w:r w:rsidRPr="00D35CA5">
        <w:t>: 135-143.</w:t>
      </w:r>
    </w:p>
    <w:p w14:paraId="4971765F" w14:textId="77777777" w:rsidR="00D35CA5" w:rsidRPr="00D35CA5" w:rsidRDefault="00D35CA5" w:rsidP="00D35CA5">
      <w:pPr>
        <w:pStyle w:val="EndNoteBibliography"/>
      </w:pPr>
      <w:r w:rsidRPr="00D35CA5">
        <w:t xml:space="preserve">Tryon, C. A., S. McBrearty and P.-J. Texier (2005). "Levallois Lithic Technology from the Kapthurin Formation, Kenya: Acheulian Origin and Middle Stone Age Diversity." </w:t>
      </w:r>
      <w:r w:rsidRPr="00D35CA5">
        <w:rPr>
          <w:u w:val="single"/>
        </w:rPr>
        <w:t>African Archaeological Review</w:t>
      </w:r>
      <w:r w:rsidRPr="00D35CA5">
        <w:t xml:space="preserve"> </w:t>
      </w:r>
      <w:r w:rsidRPr="00D35CA5">
        <w:rPr>
          <w:b/>
        </w:rPr>
        <w:t>22</w:t>
      </w:r>
      <w:r w:rsidRPr="00D35CA5">
        <w:t>(4): 199-229.</w:t>
      </w:r>
    </w:p>
    <w:p w14:paraId="05B922DE" w14:textId="77777777" w:rsidR="00D35CA5" w:rsidRPr="00D35CA5" w:rsidRDefault="00D35CA5" w:rsidP="00D35CA5">
      <w:pPr>
        <w:pStyle w:val="EndNoteBibliography"/>
      </w:pPr>
      <w:r w:rsidRPr="00D35CA5">
        <w:t xml:space="preserve">Turq, A., W. Roebroeks, L. Bourguignon and J.-P. Faivre (2013). "The fragmented character of Middle Palaeolithic stone tool technology." </w:t>
      </w:r>
      <w:r w:rsidRPr="00D35CA5">
        <w:rPr>
          <w:u w:val="single"/>
        </w:rPr>
        <w:t>Journal of Human Evolution</w:t>
      </w:r>
      <w:r w:rsidRPr="00D35CA5">
        <w:t xml:space="preserve"> </w:t>
      </w:r>
      <w:r w:rsidRPr="00D35CA5">
        <w:rPr>
          <w:b/>
        </w:rPr>
        <w:t>65</w:t>
      </w:r>
      <w:r w:rsidRPr="00D35CA5">
        <w:t>(5): 641-655.</w:t>
      </w:r>
    </w:p>
    <w:p w14:paraId="584F6431" w14:textId="77777777" w:rsidR="00D35CA5" w:rsidRPr="00D35CA5" w:rsidRDefault="00D35CA5" w:rsidP="00D35CA5">
      <w:pPr>
        <w:pStyle w:val="EndNoteBibliography"/>
      </w:pPr>
      <w:r w:rsidRPr="00D35CA5">
        <w:t xml:space="preserve">Van  Peer, P. (1992). </w:t>
      </w:r>
      <w:r w:rsidRPr="00D35CA5">
        <w:rPr>
          <w:u w:val="single"/>
        </w:rPr>
        <w:t>The  Levallois  Reduction Strategy</w:t>
      </w:r>
      <w:r w:rsidRPr="00D35CA5">
        <w:t>. Madison, Prehistory Press.</w:t>
      </w:r>
    </w:p>
    <w:p w14:paraId="60216BAD" w14:textId="77777777" w:rsidR="00D35CA5" w:rsidRPr="00D35CA5" w:rsidRDefault="00D35CA5" w:rsidP="00D35CA5">
      <w:pPr>
        <w:pStyle w:val="EndNoteBibliography"/>
      </w:pPr>
      <w:r w:rsidRPr="00D35CA5">
        <w:t xml:space="preserve">Vaquero, M. (2008). "The history of stones: behavioural inferences and temporal resolution of an archaeological assemblage from the Middle Palaeolithic." </w:t>
      </w:r>
      <w:r w:rsidRPr="00D35CA5">
        <w:rPr>
          <w:u w:val="single"/>
        </w:rPr>
        <w:t>Journal of Archaeological Science</w:t>
      </w:r>
      <w:r w:rsidRPr="00D35CA5">
        <w:t xml:space="preserve"> </w:t>
      </w:r>
      <w:r w:rsidRPr="00D35CA5">
        <w:rPr>
          <w:b/>
        </w:rPr>
        <w:t>35</w:t>
      </w:r>
      <w:r w:rsidRPr="00D35CA5">
        <w:t>(12): 3178-3185.</w:t>
      </w:r>
    </w:p>
    <w:p w14:paraId="2150787C" w14:textId="77777777" w:rsidR="00D35CA5" w:rsidRPr="00D35CA5" w:rsidRDefault="00D35CA5" w:rsidP="00D35CA5">
      <w:pPr>
        <w:pStyle w:val="EndNoteBibliography"/>
      </w:pPr>
      <w:r w:rsidRPr="00D35CA5">
        <w:t xml:space="preserve">Wallace, I. J. and J. J. Shea (2006). "Mobility patterns and core technologies in the Middle Paleolithic of the Levant." </w:t>
      </w:r>
      <w:r w:rsidRPr="00D35CA5">
        <w:rPr>
          <w:u w:val="single"/>
        </w:rPr>
        <w:t>Journal of Archaeological Science</w:t>
      </w:r>
      <w:r w:rsidRPr="00D35CA5">
        <w:t xml:space="preserve"> </w:t>
      </w:r>
      <w:r w:rsidRPr="00D35CA5">
        <w:rPr>
          <w:b/>
        </w:rPr>
        <w:t>33</w:t>
      </w:r>
      <w:r w:rsidRPr="00D35CA5">
        <w:t>(9): 1293-1309.</w:t>
      </w:r>
    </w:p>
    <w:p w14:paraId="3597C7F6" w14:textId="77777777" w:rsidR="00D35CA5" w:rsidRPr="00D35CA5" w:rsidRDefault="00D35CA5" w:rsidP="00D35CA5">
      <w:pPr>
        <w:pStyle w:val="EndNoteBibliography"/>
      </w:pPr>
      <w:r w:rsidRPr="00D35CA5">
        <w:t xml:space="preserve">Wang, Y. (2017). "Late Pleistocene Human Migrations in China." </w:t>
      </w:r>
      <w:r w:rsidRPr="00D35CA5">
        <w:rPr>
          <w:u w:val="single"/>
        </w:rPr>
        <w:t>Current Anthropology</w:t>
      </w:r>
      <w:r w:rsidRPr="00D35CA5">
        <w:t xml:space="preserve"> </w:t>
      </w:r>
      <w:r w:rsidRPr="00D35CA5">
        <w:rPr>
          <w:b/>
        </w:rPr>
        <w:t>58</w:t>
      </w:r>
      <w:r w:rsidRPr="00D35CA5">
        <w:t>(S17): S504-S513.</w:t>
      </w:r>
    </w:p>
    <w:p w14:paraId="541139CF" w14:textId="77777777" w:rsidR="00D35CA5" w:rsidRPr="00D35CA5" w:rsidRDefault="00D35CA5" w:rsidP="00D35CA5">
      <w:pPr>
        <w:pStyle w:val="EndNoteBibliography"/>
      </w:pPr>
      <w:r w:rsidRPr="00D35CA5">
        <w:t xml:space="preserve">White, M. J. and P. B. Pettitt (1995). "Technology of early Palaeolithic western Europe: innovation, variability and a unified framework." </w:t>
      </w:r>
      <w:r w:rsidRPr="00D35CA5">
        <w:rPr>
          <w:u w:val="single"/>
        </w:rPr>
        <w:t>Lithics</w:t>
      </w:r>
      <w:r w:rsidRPr="00D35CA5">
        <w:t xml:space="preserve"> </w:t>
      </w:r>
      <w:r w:rsidRPr="00D35CA5">
        <w:rPr>
          <w:b/>
        </w:rPr>
        <w:t>16</w:t>
      </w:r>
      <w:r w:rsidRPr="00D35CA5">
        <w:t>: 27-40.</w:t>
      </w:r>
    </w:p>
    <w:p w14:paraId="3F1FF95F" w14:textId="77777777" w:rsidR="00D35CA5" w:rsidRPr="00D35CA5" w:rsidRDefault="00D35CA5" w:rsidP="00D35CA5">
      <w:pPr>
        <w:pStyle w:val="EndNoteBibliography"/>
      </w:pPr>
      <w:r w:rsidRPr="00D35CA5">
        <w:lastRenderedPageBreak/>
        <w:t xml:space="preserve">Wu, M. W. L. Z., Yinyun; Zhang, Senshui (1975). "Ancient Human fossils and cultural remains in Tongzi, Guizhou Province." </w:t>
      </w:r>
      <w:r w:rsidRPr="00D35CA5">
        <w:rPr>
          <w:u w:val="single"/>
        </w:rPr>
        <w:t>Vertebrata Palasiatica</w:t>
      </w:r>
      <w:r w:rsidRPr="00D35CA5">
        <w:t xml:space="preserve"> </w:t>
      </w:r>
      <w:r w:rsidRPr="00D35CA5">
        <w:rPr>
          <w:b/>
        </w:rPr>
        <w:t>13</w:t>
      </w:r>
      <w:r w:rsidRPr="00D35CA5">
        <w:t>(1): 14-23.</w:t>
      </w:r>
    </w:p>
    <w:p w14:paraId="1BA5E891" w14:textId="77777777" w:rsidR="00D35CA5" w:rsidRPr="00D35CA5" w:rsidRDefault="00D35CA5" w:rsidP="00D35CA5">
      <w:pPr>
        <w:pStyle w:val="EndNoteBibliography"/>
      </w:pPr>
      <w:r w:rsidRPr="00D35CA5">
        <w:t xml:space="preserve">Zhu, Z. J., Xueping (2011). "Study on the Stone Artifacts From the Laohu Cave Paleolithic Site , Baoshan County, Yunnan " </w:t>
      </w:r>
      <w:r w:rsidRPr="00D35CA5">
        <w:rPr>
          <w:u w:val="single"/>
        </w:rPr>
        <w:t>Research of China's frontier archaeology</w:t>
      </w:r>
      <w:r w:rsidRPr="00D35CA5">
        <w:t xml:space="preserve"> </w:t>
      </w:r>
      <w:r w:rsidRPr="00D35CA5">
        <w:rPr>
          <w:b/>
        </w:rPr>
        <w:t>4</w:t>
      </w:r>
      <w:r w:rsidRPr="00D35CA5">
        <w:t>.</w:t>
      </w:r>
    </w:p>
    <w:p w14:paraId="1B8A0F46" w14:textId="69E89B97" w:rsidR="00CD326C" w:rsidRPr="00D35CA5" w:rsidRDefault="00CA39CF" w:rsidP="008758A1">
      <w:pPr>
        <w:autoSpaceDE w:val="0"/>
        <w:autoSpaceDN w:val="0"/>
        <w:adjustRightInd w:val="0"/>
        <w:spacing w:line="360" w:lineRule="auto"/>
      </w:pPr>
      <w:r w:rsidRPr="00D35CA5">
        <w:fldChar w:fldCharType="end"/>
      </w:r>
    </w:p>
    <w:p w14:paraId="39569723" w14:textId="77777777" w:rsidR="008C6AB8" w:rsidRPr="00D35CA5" w:rsidRDefault="008C6AB8" w:rsidP="008C6AB8">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Acknowledgments</w:t>
      </w:r>
    </w:p>
    <w:p w14:paraId="49F0DF53" w14:textId="77777777" w:rsidR="008C6AB8" w:rsidRPr="00D35CA5" w:rsidRDefault="008C6AB8" w:rsidP="008C6AB8">
      <w:pPr>
        <w:spacing w:line="360" w:lineRule="auto"/>
        <w:jc w:val="both"/>
      </w:pPr>
      <w:r w:rsidRPr="00D35CA5">
        <w:t>This work was supported by the Australian Research Council through Future Fellowships to B.L. (FT140100384) and B.M. (FT140100101). Postgraduate scholarships from the University of Wollongong to Y.H., the Chinese Academy of Science (CAS) Strategic Priority Research Program Grants of “Macroevolutionary Processes and Paleoenvironments of Major Historical Biota” (No. XDPB05), State Key Laboratory of Loess and Quaternary Geology, Institute of Earth Environment, CAS (No. SKLLQG1501) and National Science Foundation of China (No. 41272033) to Y.-M.H.</w:t>
      </w:r>
    </w:p>
    <w:p w14:paraId="68B755B8" w14:textId="77777777" w:rsidR="008C6AB8" w:rsidRPr="00D35CA5" w:rsidRDefault="008C6AB8"/>
    <w:p w14:paraId="2746494C" w14:textId="77777777" w:rsidR="008C6AB8" w:rsidRPr="00D35CA5" w:rsidRDefault="008C6AB8" w:rsidP="008C6AB8">
      <w:pPr>
        <w:pStyle w:val="Heading1"/>
        <w:rPr>
          <w:rFonts w:ascii="Times New Roman" w:hAnsi="Times New Roman" w:cs="Times New Roman"/>
          <w:b/>
          <w:bCs/>
          <w:color w:val="auto"/>
          <w:sz w:val="24"/>
          <w:szCs w:val="24"/>
        </w:rPr>
      </w:pPr>
      <w:r w:rsidRPr="00D35CA5">
        <w:rPr>
          <w:rFonts w:ascii="Times New Roman" w:hAnsi="Times New Roman" w:cs="Times New Roman"/>
          <w:b/>
          <w:bCs/>
          <w:color w:val="auto"/>
          <w:sz w:val="24"/>
          <w:szCs w:val="24"/>
        </w:rPr>
        <w:t>Author contributions</w:t>
      </w:r>
    </w:p>
    <w:p w14:paraId="4E76AFDE" w14:textId="77777777" w:rsidR="008C6AB8" w:rsidRPr="00D35CA5" w:rsidRDefault="008C6AB8" w:rsidP="008C6AB8">
      <w:pPr>
        <w:spacing w:line="360" w:lineRule="auto"/>
        <w:jc w:val="both"/>
      </w:pPr>
      <w:r w:rsidRPr="00D35CA5">
        <w:t>B.L., Y.H. and W.-W.H. conceived and coordinated the study. Y.H., B.L. and Y.-M.H. conducted the fieldwork. Y.H., B.M. and Y.-M.H. conducted the stone artefact analysis. Y.H. and B.M. wrote the manuscript, with contributions from the other authors.</w:t>
      </w:r>
    </w:p>
    <w:p w14:paraId="38B4432D" w14:textId="7565BEE0" w:rsidR="008C6AB8" w:rsidRPr="00D35CA5" w:rsidRDefault="008C6AB8"/>
    <w:sectPr w:rsidR="008C6AB8" w:rsidRPr="00D35CA5" w:rsidSect="005E57E4">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0" w:author="Ben Marwick" w:date="2020-10-04T01:51:00Z" w:initials="BM">
    <w:p w14:paraId="499A00DB" w14:textId="44EC1E5F" w:rsidR="00554F4E" w:rsidRDefault="00554F4E">
      <w:pPr>
        <w:pStyle w:val="CommentText"/>
      </w:pPr>
      <w:r>
        <w:rPr>
          <w:rStyle w:val="CommentReference"/>
        </w:rPr>
        <w:annotationRef/>
      </w:r>
      <w:r>
        <w:t xml:space="preserve">I couldn’t reproduce your exact values, so I’ve added mine in as table here instead. The overall findings are the same, no change to the narrative. </w:t>
      </w:r>
    </w:p>
  </w:comment>
  <w:comment w:id="255" w:author="Ben Marwick" w:date="2020-10-04T22:54:00Z" w:initials="BM">
    <w:p w14:paraId="5E4D76EB" w14:textId="69956E88" w:rsidR="00554F4E" w:rsidRDefault="00554F4E">
      <w:pPr>
        <w:pStyle w:val="CommentText"/>
      </w:pPr>
      <w:r>
        <w:rPr>
          <w:rStyle w:val="CommentReference"/>
        </w:rPr>
        <w:annotationRef/>
      </w:r>
      <w:r>
        <w:t>Please replace “unknow” with “unknown”</w:t>
      </w:r>
    </w:p>
  </w:comment>
  <w:comment w:id="258" w:author="Ben Marwick" w:date="2020-10-04T23:15:00Z" w:initials="BM">
    <w:p w14:paraId="6DB51B7E" w14:textId="77777777" w:rsidR="00554F4E" w:rsidRDefault="00554F4E" w:rsidP="00CF794C">
      <w:r>
        <w:rPr>
          <w:rStyle w:val="CommentReference"/>
        </w:rPr>
        <w:annotationRef/>
      </w:r>
      <w:r>
        <w:t xml:space="preserve">I found this paper has some really nice definitions and interpretations of </w:t>
      </w:r>
      <w:proofErr w:type="spellStart"/>
      <w:r>
        <w:t>Quina</w:t>
      </w:r>
      <w:proofErr w:type="spellEnd"/>
      <w:r>
        <w:t xml:space="preserve">, have you seen it? </w:t>
      </w:r>
      <w:hyperlink r:id="rId1" w:tgtFrame="_blank" w:tooltip="Persistent link using digital object identifier" w:history="1">
        <w:r>
          <w:rPr>
            <w:rStyle w:val="Hyperlink"/>
            <w:rFonts w:ascii="Arial" w:hAnsi="Arial" w:cs="Arial"/>
            <w:color w:val="E9711C"/>
            <w:sz w:val="21"/>
            <w:szCs w:val="21"/>
          </w:rPr>
          <w:t>https://doi.org/10.1016/j.jhevol.2020.102798</w:t>
        </w:r>
      </w:hyperlink>
    </w:p>
    <w:p w14:paraId="1328AA1A" w14:textId="57ECB219" w:rsidR="00554F4E" w:rsidRDefault="00554F4E">
      <w:pPr>
        <w:pStyle w:val="CommentText"/>
      </w:pPr>
    </w:p>
  </w:comment>
  <w:comment w:id="334" w:author="Ben Marwick" w:date="2020-10-04T23:34:00Z" w:initials="BM">
    <w:p w14:paraId="38067714" w14:textId="45BC3D71" w:rsidR="00554F4E" w:rsidRDefault="00554F4E">
      <w:pPr>
        <w:pStyle w:val="CommentText"/>
      </w:pPr>
      <w:r>
        <w:rPr>
          <w:rStyle w:val="CommentReference"/>
        </w:rPr>
        <w:annotationRef/>
      </w:r>
      <w:r>
        <w:t>We can cite these here</w:t>
      </w:r>
    </w:p>
    <w:p w14:paraId="5459341A" w14:textId="77777777" w:rsidR="00554F4E" w:rsidRDefault="00554F4E">
      <w:pPr>
        <w:pStyle w:val="CommentText"/>
      </w:pPr>
    </w:p>
    <w:p w14:paraId="7E2C7337" w14:textId="77777777" w:rsidR="00554F4E" w:rsidRDefault="00554F4E">
      <w:pPr>
        <w:pStyle w:val="CommentText"/>
      </w:pPr>
      <w:r w:rsidRPr="00F072E2">
        <w:t xml:space="preserve">Shea, John J. 2013. Stone Tools in the Paleolithic and Neolithic Near East: A Guide. Cambridge: Cambridge University Press. </w:t>
      </w:r>
    </w:p>
    <w:p w14:paraId="45DE4411" w14:textId="77777777" w:rsidR="00554F4E" w:rsidRDefault="00554F4E">
      <w:pPr>
        <w:pStyle w:val="CommentText"/>
      </w:pPr>
    </w:p>
    <w:p w14:paraId="71942345" w14:textId="63B2C4EB" w:rsidR="00554F4E" w:rsidRDefault="00554F4E">
      <w:pPr>
        <w:pStyle w:val="CommentText"/>
      </w:pPr>
      <w:r>
        <w:t xml:space="preserve">Dibble and </w:t>
      </w:r>
      <w:proofErr w:type="spellStart"/>
      <w:r>
        <w:t>McPherron</w:t>
      </w:r>
      <w:proofErr w:type="spellEnd"/>
      <w:r>
        <w:t xml:space="preserve">: </w:t>
      </w:r>
      <w:hyperlink r:id="rId2" w:history="1">
        <w:r w:rsidRPr="00BF7560">
          <w:rPr>
            <w:rStyle w:val="Hyperlink"/>
          </w:rPr>
          <w:t>https://www.researchgate.net/publication/40853140_Truncated-faceted_pieces_Hafting_Modification_Retouch_or_Cores</w:t>
        </w:r>
      </w:hyperlink>
      <w:r>
        <w:t xml:space="preserve"> </w:t>
      </w:r>
    </w:p>
  </w:comment>
  <w:comment w:id="415" w:author="Ben Marwick" w:date="2020-10-05T00:27:00Z" w:initials="BM">
    <w:p w14:paraId="6B1011AC" w14:textId="4D1862A8" w:rsidR="00554F4E" w:rsidRDefault="00554F4E">
      <w:pPr>
        <w:pStyle w:val="CommentText"/>
      </w:pPr>
      <w:r>
        <w:rPr>
          <w:rStyle w:val="CommentReference"/>
        </w:rPr>
        <w:annotationRef/>
      </w:r>
      <w:r>
        <w:t xml:space="preserve">Replace ‘unknow’ with ‘unknown’ </w:t>
      </w:r>
    </w:p>
  </w:comment>
  <w:comment w:id="429" w:author="Ben Marwick" w:date="2020-10-05T00:30:00Z" w:initials="BM">
    <w:p w14:paraId="3023E374" w14:textId="7D00F275" w:rsidR="00554F4E" w:rsidRDefault="00554F4E">
      <w:pPr>
        <w:pStyle w:val="CommentText"/>
      </w:pPr>
      <w:r>
        <w:rPr>
          <w:rStyle w:val="CommentReference"/>
        </w:rPr>
        <w:annotationRef/>
      </w:r>
      <w:r w:rsidRPr="00E82F1A">
        <w:t xml:space="preserve">Lycett, S., &amp; Norton, C. (2010). A demographic model for </w:t>
      </w:r>
      <w:proofErr w:type="spellStart"/>
      <w:r w:rsidRPr="00E82F1A">
        <w:t>Palaeolithic</w:t>
      </w:r>
      <w:proofErr w:type="spellEnd"/>
      <w:r w:rsidRPr="00E82F1A">
        <w:t xml:space="preserve"> technological evolution: The case of East Asia and the </w:t>
      </w:r>
      <w:proofErr w:type="spellStart"/>
      <w:r w:rsidRPr="00E82F1A">
        <w:t>Movius</w:t>
      </w:r>
      <w:proofErr w:type="spellEnd"/>
      <w:r w:rsidRPr="00E82F1A">
        <w:t xml:space="preserve"> Line Quaternary International, 211 (1-2), 55-65 DOI: 10.1016/j.quaint.2008.12.001</w:t>
      </w:r>
    </w:p>
  </w:comment>
  <w:comment w:id="609" w:author="Ben Marwick" w:date="2020-10-05T23:33:00Z" w:initials="BM">
    <w:p w14:paraId="133313A1" w14:textId="09D7A7E7" w:rsidR="00ED22A3" w:rsidRDefault="00ED22A3">
      <w:pPr>
        <w:pStyle w:val="CommentText"/>
      </w:pPr>
      <w:r>
        <w:rPr>
          <w:rStyle w:val="CommentReference"/>
        </w:rPr>
        <w:annotationRef/>
      </w:r>
      <w:r>
        <w:t xml:space="preserve">I think we should delete the “Method” section </w:t>
      </w:r>
      <w:r>
        <w:t xml:space="preserve">here </w:t>
      </w:r>
      <w:r>
        <w:t xml:space="preserve">at the end of the manuscript because </w:t>
      </w:r>
      <w:r>
        <w:t xml:space="preserve">the SI has a </w:t>
      </w:r>
      <w:r>
        <w:t xml:space="preserve">section </w:t>
      </w:r>
      <w:r>
        <w:t xml:space="preserve">that </w:t>
      </w:r>
      <w:r>
        <w:t>duplicates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9A00DB" w15:done="0"/>
  <w15:commentEx w15:paraId="5E4D76EB" w15:done="0"/>
  <w15:commentEx w15:paraId="1328AA1A" w15:done="0"/>
  <w15:commentEx w15:paraId="71942345" w15:done="0"/>
  <w15:commentEx w15:paraId="6B1011AC" w15:done="0"/>
  <w15:commentEx w15:paraId="3023E374" w15:done="0"/>
  <w15:commentEx w15:paraId="133313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3A904" w16cex:dateUtc="2020-10-04T08:51:00Z"/>
  <w16cex:commentExtensible w16cex:durableId="2324D129" w16cex:dateUtc="2020-10-05T05:54:00Z"/>
  <w16cex:commentExtensible w16cex:durableId="2324D60A" w16cex:dateUtc="2020-10-05T06:15:00Z"/>
  <w16cex:commentExtensible w16cex:durableId="2324DA8C" w16cex:dateUtc="2020-10-05T06:34:00Z"/>
  <w16cex:commentExtensible w16cex:durableId="2324E6FA" w16cex:dateUtc="2020-10-05T07:27:00Z"/>
  <w16cex:commentExtensible w16cex:durableId="2324E790" w16cex:dateUtc="2020-10-05T07:30:00Z"/>
  <w16cex:commentExtensible w16cex:durableId="23262BDF" w16cex:dateUtc="2020-10-06T0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9A00DB" w16cid:durableId="2323A904"/>
  <w16cid:commentId w16cid:paraId="5E4D76EB" w16cid:durableId="2324D129"/>
  <w16cid:commentId w16cid:paraId="1328AA1A" w16cid:durableId="2324D60A"/>
  <w16cid:commentId w16cid:paraId="71942345" w16cid:durableId="2324DA8C"/>
  <w16cid:commentId w16cid:paraId="6B1011AC" w16cid:durableId="2324E6FA"/>
  <w16cid:commentId w16cid:paraId="3023E374" w16cid:durableId="2324E790"/>
  <w16cid:commentId w16cid:paraId="133313A1" w16cid:durableId="23262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2D019" w14:textId="77777777" w:rsidR="00554F4E" w:rsidRDefault="00554F4E" w:rsidP="005B4C1D">
      <w:r>
        <w:separator/>
      </w:r>
    </w:p>
  </w:endnote>
  <w:endnote w:type="continuationSeparator" w:id="0">
    <w:p w14:paraId="5C144974" w14:textId="77777777" w:rsidR="00554F4E" w:rsidRDefault="00554F4E" w:rsidP="005B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dvOT863180fb">
    <w:altName w:val="Times New Roman"/>
    <w:panose1 w:val="020B0604020202020204"/>
    <w:charset w:val="00"/>
    <w:family w:val="roman"/>
    <w:notTrueType/>
    <w:pitch w:val="default"/>
    <w:sig w:usb0="00000003" w:usb1="080E0000" w:usb2="00000010" w:usb3="00000000" w:csb0="00040001" w:csb1="00000000"/>
  </w:font>
  <w:font w:name="Berkeley-Book">
    <w:altName w:val="Malgun Gothic Semilight"/>
    <w:panose1 w:val="020B0604020202020204"/>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6C07A" w14:textId="77777777" w:rsidR="00554F4E" w:rsidRDefault="00554F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4A2CA" w14:textId="77777777" w:rsidR="00554F4E" w:rsidRDefault="00554F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B6BB4" w14:textId="77777777" w:rsidR="00554F4E" w:rsidRDefault="00554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B4491" w14:textId="77777777" w:rsidR="00554F4E" w:rsidRDefault="00554F4E" w:rsidP="005B4C1D">
      <w:r>
        <w:separator/>
      </w:r>
    </w:p>
  </w:footnote>
  <w:footnote w:type="continuationSeparator" w:id="0">
    <w:p w14:paraId="22D3EE3A" w14:textId="77777777" w:rsidR="00554F4E" w:rsidRDefault="00554F4E" w:rsidP="005B4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C14C0" w14:textId="77777777" w:rsidR="00554F4E" w:rsidRDefault="00554F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FA10C" w14:textId="77777777" w:rsidR="00554F4E" w:rsidRDefault="00554F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DA1AF" w14:textId="77777777" w:rsidR="00554F4E" w:rsidRDefault="00554F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F46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AD50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05F71E9"/>
    <w:multiLevelType w:val="hybridMultilevel"/>
    <w:tmpl w:val="42B69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1027A"/>
    <w:multiLevelType w:val="hybridMultilevel"/>
    <w:tmpl w:val="790AF2FC"/>
    <w:lvl w:ilvl="0" w:tplc="CE8A0D60">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2"/>
  </w:num>
  <w:num w:numId="6">
    <w:abstractNumId w:val="7"/>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Marwick">
    <w15:presenceInfo w15:providerId="AD" w15:userId="S::bmarwick@uw.edu::13f0b4e3-ed27-47ec-880c-6fa1bac3a8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isplayBackgroundShape/>
  <w:bordersDoNotSurroundHeader/>
  <w:bordersDoNotSurroundFooter/>
  <w:proofState w:spelling="clean" w:grammar="clean"/>
  <w:trackRevisions/>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70&lt;/item&gt;&lt;item&gt;175&lt;/item&gt;&lt;item&gt;297&lt;/item&gt;&lt;item&gt;299&lt;/item&gt;&lt;item&gt;370&lt;/item&gt;&lt;item&gt;385&lt;/item&gt;&lt;item&gt;481&lt;/item&gt;&lt;item&gt;482&lt;/item&gt;&lt;item&gt;985&lt;/item&gt;&lt;item&gt;1313&lt;/item&gt;&lt;item&gt;1315&lt;/item&gt;&lt;item&gt;1619&lt;/item&gt;&lt;item&gt;1696&lt;/item&gt;&lt;item&gt;2500&lt;/item&gt;&lt;item&gt;2784&lt;/item&gt;&lt;item&gt;2850&lt;/item&gt;&lt;item&gt;2851&lt;/item&gt;&lt;item&gt;4714&lt;/item&gt;&lt;item&gt;5020&lt;/item&gt;&lt;item&gt;5406&lt;/item&gt;&lt;item&gt;5446&lt;/item&gt;&lt;item&gt;5447&lt;/item&gt;&lt;item&gt;5448&lt;/item&gt;&lt;item&gt;5457&lt;/item&gt;&lt;item&gt;5482&lt;/item&gt;&lt;item&gt;5484&lt;/item&gt;&lt;item&gt;5501&lt;/item&gt;&lt;item&gt;5535&lt;/item&gt;&lt;item&gt;5536&lt;/item&gt;&lt;item&gt;5537&lt;/item&gt;&lt;item&gt;5538&lt;/item&gt;&lt;item&gt;5539&lt;/item&gt;&lt;item&gt;5540&lt;/item&gt;&lt;item&gt;5541&lt;/item&gt;&lt;item&gt;5542&lt;/item&gt;&lt;item&gt;5543&lt;/item&gt;&lt;item&gt;5544&lt;/item&gt;&lt;item&gt;5545&lt;/item&gt;&lt;item&gt;5546&lt;/item&gt;&lt;item&gt;5547&lt;/item&gt;&lt;item&gt;5548&lt;/item&gt;&lt;item&gt;5549&lt;/item&gt;&lt;item&gt;5550&lt;/item&gt;&lt;item&gt;5551&lt;/item&gt;&lt;item&gt;5552&lt;/item&gt;&lt;item&gt;5553&lt;/item&gt;&lt;item&gt;5554&lt;/item&gt;&lt;item&gt;5555&lt;/item&gt;&lt;item&gt;5556&lt;/item&gt;&lt;item&gt;5557&lt;/item&gt;&lt;item&gt;5558&lt;/item&gt;&lt;item&gt;5559&lt;/item&gt;&lt;item&gt;5560&lt;/item&gt;&lt;item&gt;5561&lt;/item&gt;&lt;item&gt;5563&lt;/item&gt;&lt;item&gt;5566&lt;/item&gt;&lt;item&gt;5567&lt;/item&gt;&lt;item&gt;5568&lt;/item&gt;&lt;item&gt;5569&lt;/item&gt;&lt;item&gt;5570&lt;/item&gt;&lt;item&gt;5571&lt;/item&gt;&lt;item&gt;5572&lt;/item&gt;&lt;item&gt;5574&lt;/item&gt;&lt;item&gt;5575&lt;/item&gt;&lt;item&gt;5576&lt;/item&gt;&lt;item&gt;5578&lt;/item&gt;&lt;item&gt;5579&lt;/item&gt;&lt;/record-ids&gt;&lt;/item&gt;&lt;/Libraries&gt;"/>
  </w:docVars>
  <w:rsids>
    <w:rsidRoot w:val="000E54BC"/>
    <w:rsid w:val="000001ED"/>
    <w:rsid w:val="000013EA"/>
    <w:rsid w:val="00004203"/>
    <w:rsid w:val="00004B45"/>
    <w:rsid w:val="00006D4D"/>
    <w:rsid w:val="000075D2"/>
    <w:rsid w:val="00011894"/>
    <w:rsid w:val="00013D24"/>
    <w:rsid w:val="00014A21"/>
    <w:rsid w:val="00014DBD"/>
    <w:rsid w:val="000171EA"/>
    <w:rsid w:val="000174EB"/>
    <w:rsid w:val="000215C7"/>
    <w:rsid w:val="000238D5"/>
    <w:rsid w:val="00023A03"/>
    <w:rsid w:val="000245B5"/>
    <w:rsid w:val="00025089"/>
    <w:rsid w:val="00025D8F"/>
    <w:rsid w:val="0002603C"/>
    <w:rsid w:val="000265C8"/>
    <w:rsid w:val="000273F1"/>
    <w:rsid w:val="000274CC"/>
    <w:rsid w:val="00027874"/>
    <w:rsid w:val="00030298"/>
    <w:rsid w:val="0003235C"/>
    <w:rsid w:val="000339A5"/>
    <w:rsid w:val="0003406D"/>
    <w:rsid w:val="00035627"/>
    <w:rsid w:val="000370C0"/>
    <w:rsid w:val="0004244E"/>
    <w:rsid w:val="0004635D"/>
    <w:rsid w:val="000472F4"/>
    <w:rsid w:val="0005099E"/>
    <w:rsid w:val="000521C1"/>
    <w:rsid w:val="000537DB"/>
    <w:rsid w:val="000544C5"/>
    <w:rsid w:val="00055FB2"/>
    <w:rsid w:val="00057B79"/>
    <w:rsid w:val="0006081E"/>
    <w:rsid w:val="00061041"/>
    <w:rsid w:val="0006277B"/>
    <w:rsid w:val="00066E58"/>
    <w:rsid w:val="00067272"/>
    <w:rsid w:val="000704AE"/>
    <w:rsid w:val="0007616E"/>
    <w:rsid w:val="00076DBD"/>
    <w:rsid w:val="0007795D"/>
    <w:rsid w:val="000807EA"/>
    <w:rsid w:val="00081B06"/>
    <w:rsid w:val="00083D90"/>
    <w:rsid w:val="00084C9A"/>
    <w:rsid w:val="00084DB8"/>
    <w:rsid w:val="0008507D"/>
    <w:rsid w:val="00085189"/>
    <w:rsid w:val="00085836"/>
    <w:rsid w:val="00085D9D"/>
    <w:rsid w:val="00086487"/>
    <w:rsid w:val="000866B5"/>
    <w:rsid w:val="00086727"/>
    <w:rsid w:val="00090183"/>
    <w:rsid w:val="00090AAF"/>
    <w:rsid w:val="00090F6B"/>
    <w:rsid w:val="00092E3F"/>
    <w:rsid w:val="000938EF"/>
    <w:rsid w:val="00093933"/>
    <w:rsid w:val="00095A6E"/>
    <w:rsid w:val="000A008E"/>
    <w:rsid w:val="000A140F"/>
    <w:rsid w:val="000A1AB7"/>
    <w:rsid w:val="000A3B91"/>
    <w:rsid w:val="000A521B"/>
    <w:rsid w:val="000A5AD8"/>
    <w:rsid w:val="000A674E"/>
    <w:rsid w:val="000A6DA1"/>
    <w:rsid w:val="000A7720"/>
    <w:rsid w:val="000A7BEC"/>
    <w:rsid w:val="000B2606"/>
    <w:rsid w:val="000B3D46"/>
    <w:rsid w:val="000B49A6"/>
    <w:rsid w:val="000B57FA"/>
    <w:rsid w:val="000B5E0F"/>
    <w:rsid w:val="000B5F80"/>
    <w:rsid w:val="000B61F2"/>
    <w:rsid w:val="000B7B35"/>
    <w:rsid w:val="000C16C2"/>
    <w:rsid w:val="000C18C2"/>
    <w:rsid w:val="000C1F7A"/>
    <w:rsid w:val="000C3214"/>
    <w:rsid w:val="000C3278"/>
    <w:rsid w:val="000C3BB5"/>
    <w:rsid w:val="000C3E14"/>
    <w:rsid w:val="000C5226"/>
    <w:rsid w:val="000C54E8"/>
    <w:rsid w:val="000C5850"/>
    <w:rsid w:val="000C5CCD"/>
    <w:rsid w:val="000C70DE"/>
    <w:rsid w:val="000C7B76"/>
    <w:rsid w:val="000D068F"/>
    <w:rsid w:val="000D0DBD"/>
    <w:rsid w:val="000D1286"/>
    <w:rsid w:val="000D2E15"/>
    <w:rsid w:val="000D4C99"/>
    <w:rsid w:val="000D59D0"/>
    <w:rsid w:val="000D65D9"/>
    <w:rsid w:val="000D6684"/>
    <w:rsid w:val="000D6D49"/>
    <w:rsid w:val="000D7760"/>
    <w:rsid w:val="000E15A5"/>
    <w:rsid w:val="000E4383"/>
    <w:rsid w:val="000E4BE6"/>
    <w:rsid w:val="000E5238"/>
    <w:rsid w:val="000E54BC"/>
    <w:rsid w:val="000E6B1C"/>
    <w:rsid w:val="000E73E2"/>
    <w:rsid w:val="000F0115"/>
    <w:rsid w:val="000F3587"/>
    <w:rsid w:val="000F3895"/>
    <w:rsid w:val="000F3CD1"/>
    <w:rsid w:val="000F4662"/>
    <w:rsid w:val="000F5835"/>
    <w:rsid w:val="000F6174"/>
    <w:rsid w:val="000F7345"/>
    <w:rsid w:val="000F766F"/>
    <w:rsid w:val="000F76EA"/>
    <w:rsid w:val="001029C9"/>
    <w:rsid w:val="00105A68"/>
    <w:rsid w:val="00106FD8"/>
    <w:rsid w:val="00111E6B"/>
    <w:rsid w:val="001127E5"/>
    <w:rsid w:val="00113AFA"/>
    <w:rsid w:val="00116001"/>
    <w:rsid w:val="0011621A"/>
    <w:rsid w:val="00117A19"/>
    <w:rsid w:val="001259F2"/>
    <w:rsid w:val="001260AA"/>
    <w:rsid w:val="00126DA1"/>
    <w:rsid w:val="00133EA4"/>
    <w:rsid w:val="001346B3"/>
    <w:rsid w:val="00134AD5"/>
    <w:rsid w:val="00134D35"/>
    <w:rsid w:val="00134E03"/>
    <w:rsid w:val="00137FB8"/>
    <w:rsid w:val="00142BE4"/>
    <w:rsid w:val="00142FA1"/>
    <w:rsid w:val="00142FF0"/>
    <w:rsid w:val="001434B6"/>
    <w:rsid w:val="00145A35"/>
    <w:rsid w:val="00145B56"/>
    <w:rsid w:val="0015037A"/>
    <w:rsid w:val="00150EFE"/>
    <w:rsid w:val="00152091"/>
    <w:rsid w:val="00152317"/>
    <w:rsid w:val="00153E19"/>
    <w:rsid w:val="00154E79"/>
    <w:rsid w:val="0015568B"/>
    <w:rsid w:val="00163EAB"/>
    <w:rsid w:val="0016533D"/>
    <w:rsid w:val="001656A4"/>
    <w:rsid w:val="001705BF"/>
    <w:rsid w:val="00170AE1"/>
    <w:rsid w:val="00172255"/>
    <w:rsid w:val="00173057"/>
    <w:rsid w:val="00177B7F"/>
    <w:rsid w:val="00183ED8"/>
    <w:rsid w:val="00186901"/>
    <w:rsid w:val="00186947"/>
    <w:rsid w:val="001878E7"/>
    <w:rsid w:val="00187932"/>
    <w:rsid w:val="00187ABE"/>
    <w:rsid w:val="00187DE9"/>
    <w:rsid w:val="00190494"/>
    <w:rsid w:val="001905B5"/>
    <w:rsid w:val="001908CB"/>
    <w:rsid w:val="0019177A"/>
    <w:rsid w:val="00191B2D"/>
    <w:rsid w:val="00191FF6"/>
    <w:rsid w:val="0019282A"/>
    <w:rsid w:val="00194ED3"/>
    <w:rsid w:val="00196ED8"/>
    <w:rsid w:val="00197FA8"/>
    <w:rsid w:val="001A1693"/>
    <w:rsid w:val="001A1B4A"/>
    <w:rsid w:val="001A28A0"/>
    <w:rsid w:val="001A2F1E"/>
    <w:rsid w:val="001A3D09"/>
    <w:rsid w:val="001A5390"/>
    <w:rsid w:val="001A575C"/>
    <w:rsid w:val="001A5B77"/>
    <w:rsid w:val="001A6329"/>
    <w:rsid w:val="001A7DF1"/>
    <w:rsid w:val="001B01C6"/>
    <w:rsid w:val="001B0313"/>
    <w:rsid w:val="001B210E"/>
    <w:rsid w:val="001B26E2"/>
    <w:rsid w:val="001B4AA4"/>
    <w:rsid w:val="001B4C12"/>
    <w:rsid w:val="001B5249"/>
    <w:rsid w:val="001B58CD"/>
    <w:rsid w:val="001B5AE2"/>
    <w:rsid w:val="001B7347"/>
    <w:rsid w:val="001B7BE7"/>
    <w:rsid w:val="001C0191"/>
    <w:rsid w:val="001C0379"/>
    <w:rsid w:val="001C2F5E"/>
    <w:rsid w:val="001C3373"/>
    <w:rsid w:val="001C4514"/>
    <w:rsid w:val="001C5771"/>
    <w:rsid w:val="001C691B"/>
    <w:rsid w:val="001C77B3"/>
    <w:rsid w:val="001D06E0"/>
    <w:rsid w:val="001D33E5"/>
    <w:rsid w:val="001D3B6A"/>
    <w:rsid w:val="001D4480"/>
    <w:rsid w:val="001D55E3"/>
    <w:rsid w:val="001D62E4"/>
    <w:rsid w:val="001E08CD"/>
    <w:rsid w:val="001E0C8F"/>
    <w:rsid w:val="001E0D48"/>
    <w:rsid w:val="001E2967"/>
    <w:rsid w:val="001E29E0"/>
    <w:rsid w:val="001E435A"/>
    <w:rsid w:val="001E5498"/>
    <w:rsid w:val="001E5AB7"/>
    <w:rsid w:val="001E6649"/>
    <w:rsid w:val="001F0F98"/>
    <w:rsid w:val="001F2164"/>
    <w:rsid w:val="001F3F2E"/>
    <w:rsid w:val="001F45B5"/>
    <w:rsid w:val="001F4779"/>
    <w:rsid w:val="001F5C7F"/>
    <w:rsid w:val="001F7392"/>
    <w:rsid w:val="001F7822"/>
    <w:rsid w:val="001F7D9B"/>
    <w:rsid w:val="00200A1B"/>
    <w:rsid w:val="00200D39"/>
    <w:rsid w:val="00201D50"/>
    <w:rsid w:val="002028EB"/>
    <w:rsid w:val="00203239"/>
    <w:rsid w:val="0020676A"/>
    <w:rsid w:val="00206BC8"/>
    <w:rsid w:val="00206EB1"/>
    <w:rsid w:val="002074E1"/>
    <w:rsid w:val="002123BD"/>
    <w:rsid w:val="00212A4D"/>
    <w:rsid w:val="002134BE"/>
    <w:rsid w:val="00214A07"/>
    <w:rsid w:val="002151B8"/>
    <w:rsid w:val="0021589E"/>
    <w:rsid w:val="002158AF"/>
    <w:rsid w:val="002163F8"/>
    <w:rsid w:val="00217E6A"/>
    <w:rsid w:val="0022015C"/>
    <w:rsid w:val="00220518"/>
    <w:rsid w:val="002211FE"/>
    <w:rsid w:val="00221D03"/>
    <w:rsid w:val="002223EF"/>
    <w:rsid w:val="0022277C"/>
    <w:rsid w:val="00222D8C"/>
    <w:rsid w:val="00223339"/>
    <w:rsid w:val="002234DC"/>
    <w:rsid w:val="00223633"/>
    <w:rsid w:val="00223AA9"/>
    <w:rsid w:val="00224D8B"/>
    <w:rsid w:val="00225820"/>
    <w:rsid w:val="00226635"/>
    <w:rsid w:val="00226B7A"/>
    <w:rsid w:val="00226F19"/>
    <w:rsid w:val="002270A9"/>
    <w:rsid w:val="00230DA2"/>
    <w:rsid w:val="00230FF4"/>
    <w:rsid w:val="00231B32"/>
    <w:rsid w:val="0023315E"/>
    <w:rsid w:val="00235098"/>
    <w:rsid w:val="00235335"/>
    <w:rsid w:val="00237C2C"/>
    <w:rsid w:val="00243A1C"/>
    <w:rsid w:val="00244BE3"/>
    <w:rsid w:val="00245D38"/>
    <w:rsid w:val="002473A6"/>
    <w:rsid w:val="002475BF"/>
    <w:rsid w:val="002476B3"/>
    <w:rsid w:val="00252544"/>
    <w:rsid w:val="00252637"/>
    <w:rsid w:val="00252A5C"/>
    <w:rsid w:val="00254433"/>
    <w:rsid w:val="00255232"/>
    <w:rsid w:val="00255C80"/>
    <w:rsid w:val="002563D4"/>
    <w:rsid w:val="00257C2F"/>
    <w:rsid w:val="00261F1F"/>
    <w:rsid w:val="002634B8"/>
    <w:rsid w:val="0026527C"/>
    <w:rsid w:val="00265793"/>
    <w:rsid w:val="002675FF"/>
    <w:rsid w:val="002700E2"/>
    <w:rsid w:val="00270DF1"/>
    <w:rsid w:val="00271A47"/>
    <w:rsid w:val="00272007"/>
    <w:rsid w:val="00272714"/>
    <w:rsid w:val="00273C39"/>
    <w:rsid w:val="00275E95"/>
    <w:rsid w:val="00276A48"/>
    <w:rsid w:val="00276B6C"/>
    <w:rsid w:val="0027700A"/>
    <w:rsid w:val="0027716C"/>
    <w:rsid w:val="002805ED"/>
    <w:rsid w:val="00280F1F"/>
    <w:rsid w:val="002817B6"/>
    <w:rsid w:val="00282CFB"/>
    <w:rsid w:val="00283AC7"/>
    <w:rsid w:val="00285110"/>
    <w:rsid w:val="00287916"/>
    <w:rsid w:val="00287D26"/>
    <w:rsid w:val="00290D27"/>
    <w:rsid w:val="002914A7"/>
    <w:rsid w:val="00292DDA"/>
    <w:rsid w:val="002931B7"/>
    <w:rsid w:val="0029431F"/>
    <w:rsid w:val="00295B6C"/>
    <w:rsid w:val="00295F62"/>
    <w:rsid w:val="00297D38"/>
    <w:rsid w:val="002A1131"/>
    <w:rsid w:val="002A2E63"/>
    <w:rsid w:val="002A3199"/>
    <w:rsid w:val="002A3896"/>
    <w:rsid w:val="002A40A7"/>
    <w:rsid w:val="002A4AA9"/>
    <w:rsid w:val="002A6ADE"/>
    <w:rsid w:val="002A7A54"/>
    <w:rsid w:val="002B0854"/>
    <w:rsid w:val="002B2551"/>
    <w:rsid w:val="002B265A"/>
    <w:rsid w:val="002B5F90"/>
    <w:rsid w:val="002B72A6"/>
    <w:rsid w:val="002B7C73"/>
    <w:rsid w:val="002C04C6"/>
    <w:rsid w:val="002C1520"/>
    <w:rsid w:val="002C1AEA"/>
    <w:rsid w:val="002C3040"/>
    <w:rsid w:val="002C3315"/>
    <w:rsid w:val="002C4C2C"/>
    <w:rsid w:val="002C559A"/>
    <w:rsid w:val="002C5B9D"/>
    <w:rsid w:val="002C7BFC"/>
    <w:rsid w:val="002D0C87"/>
    <w:rsid w:val="002D1A7C"/>
    <w:rsid w:val="002D26B4"/>
    <w:rsid w:val="002D35E5"/>
    <w:rsid w:val="002D5709"/>
    <w:rsid w:val="002D57E0"/>
    <w:rsid w:val="002D5B5C"/>
    <w:rsid w:val="002D6240"/>
    <w:rsid w:val="002D7818"/>
    <w:rsid w:val="002D78B1"/>
    <w:rsid w:val="002E0DCC"/>
    <w:rsid w:val="002E1E46"/>
    <w:rsid w:val="002E264F"/>
    <w:rsid w:val="002E361E"/>
    <w:rsid w:val="002E5630"/>
    <w:rsid w:val="002E6321"/>
    <w:rsid w:val="002E6B06"/>
    <w:rsid w:val="002E6B9F"/>
    <w:rsid w:val="002E76E3"/>
    <w:rsid w:val="002F016E"/>
    <w:rsid w:val="002F28F0"/>
    <w:rsid w:val="002F31BB"/>
    <w:rsid w:val="002F5E7F"/>
    <w:rsid w:val="002F64D5"/>
    <w:rsid w:val="002F6FF4"/>
    <w:rsid w:val="00302651"/>
    <w:rsid w:val="003027D1"/>
    <w:rsid w:val="003039CA"/>
    <w:rsid w:val="00303FA6"/>
    <w:rsid w:val="003042B3"/>
    <w:rsid w:val="003043DB"/>
    <w:rsid w:val="0030719F"/>
    <w:rsid w:val="0030762F"/>
    <w:rsid w:val="00311143"/>
    <w:rsid w:val="00317BEF"/>
    <w:rsid w:val="00320E4D"/>
    <w:rsid w:val="00321039"/>
    <w:rsid w:val="0032203F"/>
    <w:rsid w:val="003223C8"/>
    <w:rsid w:val="00322E95"/>
    <w:rsid w:val="0032353F"/>
    <w:rsid w:val="003245E1"/>
    <w:rsid w:val="00324619"/>
    <w:rsid w:val="00325C50"/>
    <w:rsid w:val="00326760"/>
    <w:rsid w:val="00326881"/>
    <w:rsid w:val="00327621"/>
    <w:rsid w:val="00327CE2"/>
    <w:rsid w:val="00330B8C"/>
    <w:rsid w:val="003323B7"/>
    <w:rsid w:val="00333F4C"/>
    <w:rsid w:val="00334AB7"/>
    <w:rsid w:val="00334EA9"/>
    <w:rsid w:val="00337057"/>
    <w:rsid w:val="003376EA"/>
    <w:rsid w:val="00340BDC"/>
    <w:rsid w:val="003437CD"/>
    <w:rsid w:val="00344626"/>
    <w:rsid w:val="00346000"/>
    <w:rsid w:val="003468E2"/>
    <w:rsid w:val="003479F8"/>
    <w:rsid w:val="00347FB6"/>
    <w:rsid w:val="00351365"/>
    <w:rsid w:val="00352EAA"/>
    <w:rsid w:val="00353ECF"/>
    <w:rsid w:val="00354212"/>
    <w:rsid w:val="003543A6"/>
    <w:rsid w:val="003554C8"/>
    <w:rsid w:val="003556A7"/>
    <w:rsid w:val="00355984"/>
    <w:rsid w:val="00356FC6"/>
    <w:rsid w:val="00362A60"/>
    <w:rsid w:val="00362A84"/>
    <w:rsid w:val="00363812"/>
    <w:rsid w:val="00363B6E"/>
    <w:rsid w:val="00364985"/>
    <w:rsid w:val="003649CD"/>
    <w:rsid w:val="00365193"/>
    <w:rsid w:val="003665DB"/>
    <w:rsid w:val="00370358"/>
    <w:rsid w:val="00371D6A"/>
    <w:rsid w:val="003735A1"/>
    <w:rsid w:val="00374016"/>
    <w:rsid w:val="00374E0A"/>
    <w:rsid w:val="00377F9B"/>
    <w:rsid w:val="00381E15"/>
    <w:rsid w:val="0038271E"/>
    <w:rsid w:val="00383C17"/>
    <w:rsid w:val="003851E9"/>
    <w:rsid w:val="00386042"/>
    <w:rsid w:val="00386836"/>
    <w:rsid w:val="0038761B"/>
    <w:rsid w:val="00390121"/>
    <w:rsid w:val="00390190"/>
    <w:rsid w:val="00390F99"/>
    <w:rsid w:val="00395C36"/>
    <w:rsid w:val="003964A7"/>
    <w:rsid w:val="00396700"/>
    <w:rsid w:val="00397B2A"/>
    <w:rsid w:val="003A0B45"/>
    <w:rsid w:val="003A20DB"/>
    <w:rsid w:val="003A61DD"/>
    <w:rsid w:val="003B544A"/>
    <w:rsid w:val="003B684C"/>
    <w:rsid w:val="003B6AE7"/>
    <w:rsid w:val="003C0D72"/>
    <w:rsid w:val="003C5607"/>
    <w:rsid w:val="003C6646"/>
    <w:rsid w:val="003D0878"/>
    <w:rsid w:val="003D0DBD"/>
    <w:rsid w:val="003D28EF"/>
    <w:rsid w:val="003D46E2"/>
    <w:rsid w:val="003D49BC"/>
    <w:rsid w:val="003D51E8"/>
    <w:rsid w:val="003D52FD"/>
    <w:rsid w:val="003D5FB0"/>
    <w:rsid w:val="003D6D06"/>
    <w:rsid w:val="003D7E9B"/>
    <w:rsid w:val="003E0810"/>
    <w:rsid w:val="003E222D"/>
    <w:rsid w:val="003E2BF3"/>
    <w:rsid w:val="003E3943"/>
    <w:rsid w:val="003E6F61"/>
    <w:rsid w:val="003F03D3"/>
    <w:rsid w:val="003F0546"/>
    <w:rsid w:val="003F07BB"/>
    <w:rsid w:val="003F164A"/>
    <w:rsid w:val="003F2FE2"/>
    <w:rsid w:val="003F369C"/>
    <w:rsid w:val="003F3A61"/>
    <w:rsid w:val="003F4EEE"/>
    <w:rsid w:val="003F7449"/>
    <w:rsid w:val="003F76A2"/>
    <w:rsid w:val="003F7A02"/>
    <w:rsid w:val="003F7AC5"/>
    <w:rsid w:val="003F7FE4"/>
    <w:rsid w:val="004005F4"/>
    <w:rsid w:val="004013A5"/>
    <w:rsid w:val="00402095"/>
    <w:rsid w:val="00402194"/>
    <w:rsid w:val="00403C64"/>
    <w:rsid w:val="00406259"/>
    <w:rsid w:val="00407308"/>
    <w:rsid w:val="0041061A"/>
    <w:rsid w:val="0041087C"/>
    <w:rsid w:val="00411EB8"/>
    <w:rsid w:val="00412639"/>
    <w:rsid w:val="00417D91"/>
    <w:rsid w:val="0042036B"/>
    <w:rsid w:val="00420376"/>
    <w:rsid w:val="00422338"/>
    <w:rsid w:val="004241D2"/>
    <w:rsid w:val="00426156"/>
    <w:rsid w:val="004303CC"/>
    <w:rsid w:val="0043068A"/>
    <w:rsid w:val="0043123B"/>
    <w:rsid w:val="004334A5"/>
    <w:rsid w:val="00435F46"/>
    <w:rsid w:val="0043647F"/>
    <w:rsid w:val="0043669A"/>
    <w:rsid w:val="004404F2"/>
    <w:rsid w:val="00441E23"/>
    <w:rsid w:val="00444A06"/>
    <w:rsid w:val="00445061"/>
    <w:rsid w:val="0044563C"/>
    <w:rsid w:val="00445D1E"/>
    <w:rsid w:val="00446843"/>
    <w:rsid w:val="004520A4"/>
    <w:rsid w:val="004526EC"/>
    <w:rsid w:val="004528EB"/>
    <w:rsid w:val="00455B22"/>
    <w:rsid w:val="00455FA8"/>
    <w:rsid w:val="00456202"/>
    <w:rsid w:val="00456712"/>
    <w:rsid w:val="00457729"/>
    <w:rsid w:val="00457970"/>
    <w:rsid w:val="0046073E"/>
    <w:rsid w:val="00460F1A"/>
    <w:rsid w:val="00463B88"/>
    <w:rsid w:val="00463D0E"/>
    <w:rsid w:val="00464F0D"/>
    <w:rsid w:val="00464F77"/>
    <w:rsid w:val="0046557F"/>
    <w:rsid w:val="00465AD8"/>
    <w:rsid w:val="00467445"/>
    <w:rsid w:val="00470F66"/>
    <w:rsid w:val="00472CC0"/>
    <w:rsid w:val="00473153"/>
    <w:rsid w:val="00480042"/>
    <w:rsid w:val="00483068"/>
    <w:rsid w:val="0048456E"/>
    <w:rsid w:val="0048472E"/>
    <w:rsid w:val="00485101"/>
    <w:rsid w:val="0048548B"/>
    <w:rsid w:val="004858A7"/>
    <w:rsid w:val="00485DDC"/>
    <w:rsid w:val="004910DF"/>
    <w:rsid w:val="0049134B"/>
    <w:rsid w:val="00491877"/>
    <w:rsid w:val="004918D7"/>
    <w:rsid w:val="00491AF7"/>
    <w:rsid w:val="00491B86"/>
    <w:rsid w:val="00491D16"/>
    <w:rsid w:val="00493860"/>
    <w:rsid w:val="00494051"/>
    <w:rsid w:val="0049745A"/>
    <w:rsid w:val="00497E39"/>
    <w:rsid w:val="004A273E"/>
    <w:rsid w:val="004A2CD5"/>
    <w:rsid w:val="004A39E9"/>
    <w:rsid w:val="004A3B1C"/>
    <w:rsid w:val="004A3EB6"/>
    <w:rsid w:val="004A4F5F"/>
    <w:rsid w:val="004A50A7"/>
    <w:rsid w:val="004A5B10"/>
    <w:rsid w:val="004B08A0"/>
    <w:rsid w:val="004B2351"/>
    <w:rsid w:val="004B2BD9"/>
    <w:rsid w:val="004B625C"/>
    <w:rsid w:val="004B7D26"/>
    <w:rsid w:val="004B7D97"/>
    <w:rsid w:val="004C1A31"/>
    <w:rsid w:val="004C3B8C"/>
    <w:rsid w:val="004C3C57"/>
    <w:rsid w:val="004C552C"/>
    <w:rsid w:val="004C6606"/>
    <w:rsid w:val="004C6B0F"/>
    <w:rsid w:val="004D19D5"/>
    <w:rsid w:val="004D1AD2"/>
    <w:rsid w:val="004D2296"/>
    <w:rsid w:val="004D2EE5"/>
    <w:rsid w:val="004D32C7"/>
    <w:rsid w:val="004D4E56"/>
    <w:rsid w:val="004D523C"/>
    <w:rsid w:val="004D5858"/>
    <w:rsid w:val="004E11C7"/>
    <w:rsid w:val="004E1A77"/>
    <w:rsid w:val="004E2297"/>
    <w:rsid w:val="004E29EE"/>
    <w:rsid w:val="004E3264"/>
    <w:rsid w:val="004E46F0"/>
    <w:rsid w:val="004E4824"/>
    <w:rsid w:val="004E4E5B"/>
    <w:rsid w:val="004E5266"/>
    <w:rsid w:val="004E5945"/>
    <w:rsid w:val="004E617B"/>
    <w:rsid w:val="004E670A"/>
    <w:rsid w:val="004E70EC"/>
    <w:rsid w:val="004F1427"/>
    <w:rsid w:val="004F1957"/>
    <w:rsid w:val="004F2E14"/>
    <w:rsid w:val="004F43A7"/>
    <w:rsid w:val="004F5EF7"/>
    <w:rsid w:val="004F720F"/>
    <w:rsid w:val="00503B2A"/>
    <w:rsid w:val="00504340"/>
    <w:rsid w:val="005043E9"/>
    <w:rsid w:val="005050B7"/>
    <w:rsid w:val="005064D6"/>
    <w:rsid w:val="0051142F"/>
    <w:rsid w:val="005118D5"/>
    <w:rsid w:val="0051593F"/>
    <w:rsid w:val="005166FB"/>
    <w:rsid w:val="005239A7"/>
    <w:rsid w:val="00524808"/>
    <w:rsid w:val="0052545E"/>
    <w:rsid w:val="00525B01"/>
    <w:rsid w:val="00526674"/>
    <w:rsid w:val="0052778A"/>
    <w:rsid w:val="0053050E"/>
    <w:rsid w:val="00531564"/>
    <w:rsid w:val="00531B87"/>
    <w:rsid w:val="00531D2C"/>
    <w:rsid w:val="0053472B"/>
    <w:rsid w:val="00534948"/>
    <w:rsid w:val="005358D1"/>
    <w:rsid w:val="005375FF"/>
    <w:rsid w:val="00537BB4"/>
    <w:rsid w:val="005468B2"/>
    <w:rsid w:val="005469A0"/>
    <w:rsid w:val="00547149"/>
    <w:rsid w:val="00547968"/>
    <w:rsid w:val="00547E85"/>
    <w:rsid w:val="00547F90"/>
    <w:rsid w:val="005503B1"/>
    <w:rsid w:val="005528E2"/>
    <w:rsid w:val="00554AF6"/>
    <w:rsid w:val="00554F4E"/>
    <w:rsid w:val="00555E6E"/>
    <w:rsid w:val="00556F84"/>
    <w:rsid w:val="00557A49"/>
    <w:rsid w:val="00561FC0"/>
    <w:rsid w:val="00563E48"/>
    <w:rsid w:val="005649B0"/>
    <w:rsid w:val="00566665"/>
    <w:rsid w:val="0057004C"/>
    <w:rsid w:val="00571208"/>
    <w:rsid w:val="00573349"/>
    <w:rsid w:val="005733ED"/>
    <w:rsid w:val="005746AA"/>
    <w:rsid w:val="00574F88"/>
    <w:rsid w:val="005765C4"/>
    <w:rsid w:val="005773F0"/>
    <w:rsid w:val="00577BC1"/>
    <w:rsid w:val="00580163"/>
    <w:rsid w:val="0058034D"/>
    <w:rsid w:val="0058161A"/>
    <w:rsid w:val="00582A1A"/>
    <w:rsid w:val="00583B29"/>
    <w:rsid w:val="005844C9"/>
    <w:rsid w:val="00584901"/>
    <w:rsid w:val="005876D9"/>
    <w:rsid w:val="00590A63"/>
    <w:rsid w:val="005922BA"/>
    <w:rsid w:val="00593EA4"/>
    <w:rsid w:val="0059541D"/>
    <w:rsid w:val="0059794A"/>
    <w:rsid w:val="005A099A"/>
    <w:rsid w:val="005A1BD8"/>
    <w:rsid w:val="005A1CFC"/>
    <w:rsid w:val="005A2507"/>
    <w:rsid w:val="005A56AF"/>
    <w:rsid w:val="005A741C"/>
    <w:rsid w:val="005A7BD6"/>
    <w:rsid w:val="005B4C1D"/>
    <w:rsid w:val="005B61F4"/>
    <w:rsid w:val="005B7976"/>
    <w:rsid w:val="005C0AB2"/>
    <w:rsid w:val="005C3200"/>
    <w:rsid w:val="005C33DA"/>
    <w:rsid w:val="005C3ECC"/>
    <w:rsid w:val="005C4938"/>
    <w:rsid w:val="005C5071"/>
    <w:rsid w:val="005C6614"/>
    <w:rsid w:val="005C7772"/>
    <w:rsid w:val="005D0241"/>
    <w:rsid w:val="005D05D5"/>
    <w:rsid w:val="005D12DC"/>
    <w:rsid w:val="005D1EC2"/>
    <w:rsid w:val="005D2263"/>
    <w:rsid w:val="005D28E4"/>
    <w:rsid w:val="005D45EF"/>
    <w:rsid w:val="005D4C8D"/>
    <w:rsid w:val="005D584E"/>
    <w:rsid w:val="005D62E9"/>
    <w:rsid w:val="005D7080"/>
    <w:rsid w:val="005D793F"/>
    <w:rsid w:val="005D7BD0"/>
    <w:rsid w:val="005E0825"/>
    <w:rsid w:val="005E0951"/>
    <w:rsid w:val="005E12BB"/>
    <w:rsid w:val="005E502F"/>
    <w:rsid w:val="005E57E4"/>
    <w:rsid w:val="005E5A55"/>
    <w:rsid w:val="005E66A8"/>
    <w:rsid w:val="005F198C"/>
    <w:rsid w:val="005F1B68"/>
    <w:rsid w:val="005F2B3B"/>
    <w:rsid w:val="005F3629"/>
    <w:rsid w:val="005F623F"/>
    <w:rsid w:val="005F7592"/>
    <w:rsid w:val="005F7EDD"/>
    <w:rsid w:val="00600CFD"/>
    <w:rsid w:val="00602A1F"/>
    <w:rsid w:val="0060334F"/>
    <w:rsid w:val="0060355A"/>
    <w:rsid w:val="0060438C"/>
    <w:rsid w:val="00604516"/>
    <w:rsid w:val="006045A3"/>
    <w:rsid w:val="0060488F"/>
    <w:rsid w:val="00604A02"/>
    <w:rsid w:val="00604C00"/>
    <w:rsid w:val="00606159"/>
    <w:rsid w:val="006061A8"/>
    <w:rsid w:val="00610A13"/>
    <w:rsid w:val="00610EEB"/>
    <w:rsid w:val="00611A09"/>
    <w:rsid w:val="00612CB6"/>
    <w:rsid w:val="00612F8F"/>
    <w:rsid w:val="006136A4"/>
    <w:rsid w:val="006143DF"/>
    <w:rsid w:val="006156AB"/>
    <w:rsid w:val="006158FF"/>
    <w:rsid w:val="00615B5F"/>
    <w:rsid w:val="00616111"/>
    <w:rsid w:val="00616E3B"/>
    <w:rsid w:val="00616ED1"/>
    <w:rsid w:val="00617305"/>
    <w:rsid w:val="006218C5"/>
    <w:rsid w:val="00621CB2"/>
    <w:rsid w:val="00622C1A"/>
    <w:rsid w:val="006239F0"/>
    <w:rsid w:val="0062419A"/>
    <w:rsid w:val="00624523"/>
    <w:rsid w:val="00624AC8"/>
    <w:rsid w:val="00625D7B"/>
    <w:rsid w:val="006273EE"/>
    <w:rsid w:val="00632386"/>
    <w:rsid w:val="00632B89"/>
    <w:rsid w:val="00633668"/>
    <w:rsid w:val="00636637"/>
    <w:rsid w:val="00637F4C"/>
    <w:rsid w:val="006437DF"/>
    <w:rsid w:val="0064471F"/>
    <w:rsid w:val="00644AAE"/>
    <w:rsid w:val="00646908"/>
    <w:rsid w:val="00647F8D"/>
    <w:rsid w:val="006505A6"/>
    <w:rsid w:val="00651E46"/>
    <w:rsid w:val="00652A89"/>
    <w:rsid w:val="00653448"/>
    <w:rsid w:val="00653879"/>
    <w:rsid w:val="00654696"/>
    <w:rsid w:val="00654F80"/>
    <w:rsid w:val="00655343"/>
    <w:rsid w:val="00656E45"/>
    <w:rsid w:val="00660F24"/>
    <w:rsid w:val="00665A7A"/>
    <w:rsid w:val="0066769B"/>
    <w:rsid w:val="006709C4"/>
    <w:rsid w:val="00670DEC"/>
    <w:rsid w:val="0067138C"/>
    <w:rsid w:val="0067159D"/>
    <w:rsid w:val="00672153"/>
    <w:rsid w:val="00672382"/>
    <w:rsid w:val="006728FE"/>
    <w:rsid w:val="00674BC3"/>
    <w:rsid w:val="0067551F"/>
    <w:rsid w:val="00675F79"/>
    <w:rsid w:val="006819DD"/>
    <w:rsid w:val="00681AD9"/>
    <w:rsid w:val="00683548"/>
    <w:rsid w:val="006843E5"/>
    <w:rsid w:val="006845B3"/>
    <w:rsid w:val="006847F6"/>
    <w:rsid w:val="00684A00"/>
    <w:rsid w:val="00690C5E"/>
    <w:rsid w:val="00692B77"/>
    <w:rsid w:val="00692EB5"/>
    <w:rsid w:val="006930CE"/>
    <w:rsid w:val="0069369D"/>
    <w:rsid w:val="00693994"/>
    <w:rsid w:val="0069485A"/>
    <w:rsid w:val="00695AD0"/>
    <w:rsid w:val="00695B9C"/>
    <w:rsid w:val="0069780F"/>
    <w:rsid w:val="006A0B51"/>
    <w:rsid w:val="006A0B83"/>
    <w:rsid w:val="006A25CB"/>
    <w:rsid w:val="006A2BB7"/>
    <w:rsid w:val="006A33E6"/>
    <w:rsid w:val="006B0B4E"/>
    <w:rsid w:val="006B0F1E"/>
    <w:rsid w:val="006B133D"/>
    <w:rsid w:val="006B2097"/>
    <w:rsid w:val="006B76A5"/>
    <w:rsid w:val="006C05A3"/>
    <w:rsid w:val="006C2BC2"/>
    <w:rsid w:val="006C3088"/>
    <w:rsid w:val="006C454E"/>
    <w:rsid w:val="006C6DDB"/>
    <w:rsid w:val="006C7841"/>
    <w:rsid w:val="006C7AA4"/>
    <w:rsid w:val="006D0A73"/>
    <w:rsid w:val="006D328C"/>
    <w:rsid w:val="006D5B7C"/>
    <w:rsid w:val="006D65BC"/>
    <w:rsid w:val="006D6DE4"/>
    <w:rsid w:val="006D7032"/>
    <w:rsid w:val="006E00E2"/>
    <w:rsid w:val="006E1253"/>
    <w:rsid w:val="006E1536"/>
    <w:rsid w:val="006E23FF"/>
    <w:rsid w:val="006E32D2"/>
    <w:rsid w:val="006E4449"/>
    <w:rsid w:val="006E52BB"/>
    <w:rsid w:val="006E614C"/>
    <w:rsid w:val="006E7A6B"/>
    <w:rsid w:val="006E7AEE"/>
    <w:rsid w:val="006F0407"/>
    <w:rsid w:val="006F0673"/>
    <w:rsid w:val="006F1BEB"/>
    <w:rsid w:val="006F274A"/>
    <w:rsid w:val="006F5C29"/>
    <w:rsid w:val="006F5E48"/>
    <w:rsid w:val="006F63CD"/>
    <w:rsid w:val="006F6C86"/>
    <w:rsid w:val="00700677"/>
    <w:rsid w:val="007008FA"/>
    <w:rsid w:val="007009B5"/>
    <w:rsid w:val="00701915"/>
    <w:rsid w:val="00702823"/>
    <w:rsid w:val="00702D45"/>
    <w:rsid w:val="00704184"/>
    <w:rsid w:val="00705237"/>
    <w:rsid w:val="00707EA1"/>
    <w:rsid w:val="0071278F"/>
    <w:rsid w:val="007157D2"/>
    <w:rsid w:val="00716BD7"/>
    <w:rsid w:val="007202F2"/>
    <w:rsid w:val="007209D8"/>
    <w:rsid w:val="00720A28"/>
    <w:rsid w:val="00720B8B"/>
    <w:rsid w:val="00722325"/>
    <w:rsid w:val="00722686"/>
    <w:rsid w:val="0072353D"/>
    <w:rsid w:val="00723644"/>
    <w:rsid w:val="0072437C"/>
    <w:rsid w:val="007245FA"/>
    <w:rsid w:val="007246F6"/>
    <w:rsid w:val="00725F3E"/>
    <w:rsid w:val="00726CAA"/>
    <w:rsid w:val="00726F00"/>
    <w:rsid w:val="00727285"/>
    <w:rsid w:val="00727345"/>
    <w:rsid w:val="00727A6A"/>
    <w:rsid w:val="00727A6B"/>
    <w:rsid w:val="00730562"/>
    <w:rsid w:val="00731E56"/>
    <w:rsid w:val="007330CA"/>
    <w:rsid w:val="007348D1"/>
    <w:rsid w:val="0073668E"/>
    <w:rsid w:val="00737473"/>
    <w:rsid w:val="00737549"/>
    <w:rsid w:val="00737F3C"/>
    <w:rsid w:val="00741F9B"/>
    <w:rsid w:val="007428A7"/>
    <w:rsid w:val="00743D69"/>
    <w:rsid w:val="007448AA"/>
    <w:rsid w:val="007459D9"/>
    <w:rsid w:val="007463BC"/>
    <w:rsid w:val="0074695E"/>
    <w:rsid w:val="00746BDC"/>
    <w:rsid w:val="00747A26"/>
    <w:rsid w:val="007502A9"/>
    <w:rsid w:val="00751122"/>
    <w:rsid w:val="00751764"/>
    <w:rsid w:val="0075312D"/>
    <w:rsid w:val="007544A0"/>
    <w:rsid w:val="00756DC7"/>
    <w:rsid w:val="007579E5"/>
    <w:rsid w:val="00760333"/>
    <w:rsid w:val="007609C0"/>
    <w:rsid w:val="007614D9"/>
    <w:rsid w:val="007625B9"/>
    <w:rsid w:val="007632D7"/>
    <w:rsid w:val="007633E0"/>
    <w:rsid w:val="00763C85"/>
    <w:rsid w:val="00764F24"/>
    <w:rsid w:val="0076509D"/>
    <w:rsid w:val="00765267"/>
    <w:rsid w:val="007653CB"/>
    <w:rsid w:val="007653FD"/>
    <w:rsid w:val="00765A19"/>
    <w:rsid w:val="00766CED"/>
    <w:rsid w:val="00767533"/>
    <w:rsid w:val="00770008"/>
    <w:rsid w:val="0077187D"/>
    <w:rsid w:val="00771CA7"/>
    <w:rsid w:val="00775040"/>
    <w:rsid w:val="0077605B"/>
    <w:rsid w:val="00777137"/>
    <w:rsid w:val="00777D2F"/>
    <w:rsid w:val="007803AC"/>
    <w:rsid w:val="00783A9E"/>
    <w:rsid w:val="00783FB6"/>
    <w:rsid w:val="0078485F"/>
    <w:rsid w:val="00786F4E"/>
    <w:rsid w:val="007877C8"/>
    <w:rsid w:val="007911C2"/>
    <w:rsid w:val="00792AE8"/>
    <w:rsid w:val="007935E1"/>
    <w:rsid w:val="00793903"/>
    <w:rsid w:val="00793C4B"/>
    <w:rsid w:val="007948F9"/>
    <w:rsid w:val="00796B30"/>
    <w:rsid w:val="007A000C"/>
    <w:rsid w:val="007A0E16"/>
    <w:rsid w:val="007A2E82"/>
    <w:rsid w:val="007A4B9F"/>
    <w:rsid w:val="007A61BE"/>
    <w:rsid w:val="007B1FB8"/>
    <w:rsid w:val="007B3B3C"/>
    <w:rsid w:val="007B3E5A"/>
    <w:rsid w:val="007B4064"/>
    <w:rsid w:val="007B4238"/>
    <w:rsid w:val="007B6E9C"/>
    <w:rsid w:val="007B70B6"/>
    <w:rsid w:val="007B7853"/>
    <w:rsid w:val="007B7908"/>
    <w:rsid w:val="007C02B5"/>
    <w:rsid w:val="007C05D9"/>
    <w:rsid w:val="007C0C9C"/>
    <w:rsid w:val="007C11F8"/>
    <w:rsid w:val="007C13A9"/>
    <w:rsid w:val="007C2A82"/>
    <w:rsid w:val="007C2F7A"/>
    <w:rsid w:val="007C4075"/>
    <w:rsid w:val="007C442A"/>
    <w:rsid w:val="007C4B0E"/>
    <w:rsid w:val="007C6196"/>
    <w:rsid w:val="007C6C19"/>
    <w:rsid w:val="007C72BE"/>
    <w:rsid w:val="007D092F"/>
    <w:rsid w:val="007D118F"/>
    <w:rsid w:val="007D3277"/>
    <w:rsid w:val="007D3DE0"/>
    <w:rsid w:val="007D4B0D"/>
    <w:rsid w:val="007D5390"/>
    <w:rsid w:val="007D54D8"/>
    <w:rsid w:val="007D5F45"/>
    <w:rsid w:val="007D625D"/>
    <w:rsid w:val="007D6903"/>
    <w:rsid w:val="007E0431"/>
    <w:rsid w:val="007E0B73"/>
    <w:rsid w:val="007E1D2F"/>
    <w:rsid w:val="007E2275"/>
    <w:rsid w:val="007E328F"/>
    <w:rsid w:val="007E3578"/>
    <w:rsid w:val="007E5C17"/>
    <w:rsid w:val="007E739D"/>
    <w:rsid w:val="007E77C4"/>
    <w:rsid w:val="007E7C12"/>
    <w:rsid w:val="007F2414"/>
    <w:rsid w:val="007F39FA"/>
    <w:rsid w:val="007F597E"/>
    <w:rsid w:val="007F6310"/>
    <w:rsid w:val="007F6B64"/>
    <w:rsid w:val="00800A88"/>
    <w:rsid w:val="00804D8B"/>
    <w:rsid w:val="00805062"/>
    <w:rsid w:val="00806216"/>
    <w:rsid w:val="008066B4"/>
    <w:rsid w:val="00806A06"/>
    <w:rsid w:val="00806CC2"/>
    <w:rsid w:val="00807295"/>
    <w:rsid w:val="00811901"/>
    <w:rsid w:val="008124FC"/>
    <w:rsid w:val="00812EDD"/>
    <w:rsid w:val="00813D30"/>
    <w:rsid w:val="00815138"/>
    <w:rsid w:val="00815D3A"/>
    <w:rsid w:val="0081667D"/>
    <w:rsid w:val="00817F61"/>
    <w:rsid w:val="00820288"/>
    <w:rsid w:val="00822BC9"/>
    <w:rsid w:val="00827F2B"/>
    <w:rsid w:val="008313D8"/>
    <w:rsid w:val="00832276"/>
    <w:rsid w:val="0083366D"/>
    <w:rsid w:val="00833D2C"/>
    <w:rsid w:val="00834844"/>
    <w:rsid w:val="00834EA4"/>
    <w:rsid w:val="008362B6"/>
    <w:rsid w:val="00836A27"/>
    <w:rsid w:val="00836E63"/>
    <w:rsid w:val="008425DD"/>
    <w:rsid w:val="0084270B"/>
    <w:rsid w:val="00843536"/>
    <w:rsid w:val="008443AA"/>
    <w:rsid w:val="00844AF6"/>
    <w:rsid w:val="00844BEF"/>
    <w:rsid w:val="00845DE5"/>
    <w:rsid w:val="00846053"/>
    <w:rsid w:val="00847677"/>
    <w:rsid w:val="008543EF"/>
    <w:rsid w:val="00855862"/>
    <w:rsid w:val="008606DD"/>
    <w:rsid w:val="008607EB"/>
    <w:rsid w:val="00861F58"/>
    <w:rsid w:val="0086539B"/>
    <w:rsid w:val="008663A9"/>
    <w:rsid w:val="00866986"/>
    <w:rsid w:val="0087000D"/>
    <w:rsid w:val="008722ED"/>
    <w:rsid w:val="00872BCB"/>
    <w:rsid w:val="008758A1"/>
    <w:rsid w:val="00876086"/>
    <w:rsid w:val="00876239"/>
    <w:rsid w:val="008765B9"/>
    <w:rsid w:val="008809D4"/>
    <w:rsid w:val="00881C4E"/>
    <w:rsid w:val="00882888"/>
    <w:rsid w:val="008842B9"/>
    <w:rsid w:val="0088674E"/>
    <w:rsid w:val="008924D7"/>
    <w:rsid w:val="00892711"/>
    <w:rsid w:val="00893A64"/>
    <w:rsid w:val="0089432B"/>
    <w:rsid w:val="008943F4"/>
    <w:rsid w:val="00894F7B"/>
    <w:rsid w:val="008950A4"/>
    <w:rsid w:val="00895769"/>
    <w:rsid w:val="0089690E"/>
    <w:rsid w:val="008977BC"/>
    <w:rsid w:val="008A2C4A"/>
    <w:rsid w:val="008A2E2B"/>
    <w:rsid w:val="008A4893"/>
    <w:rsid w:val="008A5462"/>
    <w:rsid w:val="008A7D39"/>
    <w:rsid w:val="008B1C82"/>
    <w:rsid w:val="008B23C6"/>
    <w:rsid w:val="008B26B2"/>
    <w:rsid w:val="008B3C40"/>
    <w:rsid w:val="008B3CDE"/>
    <w:rsid w:val="008B462E"/>
    <w:rsid w:val="008B6041"/>
    <w:rsid w:val="008C0C18"/>
    <w:rsid w:val="008C1D6C"/>
    <w:rsid w:val="008C1F55"/>
    <w:rsid w:val="008C2A7F"/>
    <w:rsid w:val="008C2AE9"/>
    <w:rsid w:val="008C5005"/>
    <w:rsid w:val="008C5463"/>
    <w:rsid w:val="008C6AB8"/>
    <w:rsid w:val="008C7A49"/>
    <w:rsid w:val="008D1B9F"/>
    <w:rsid w:val="008D2189"/>
    <w:rsid w:val="008D2DC3"/>
    <w:rsid w:val="008D5B02"/>
    <w:rsid w:val="008E1665"/>
    <w:rsid w:val="008E2A2C"/>
    <w:rsid w:val="008E386B"/>
    <w:rsid w:val="008E4771"/>
    <w:rsid w:val="008E6B56"/>
    <w:rsid w:val="008E751C"/>
    <w:rsid w:val="008E7B34"/>
    <w:rsid w:val="008F00B3"/>
    <w:rsid w:val="008F141D"/>
    <w:rsid w:val="008F3530"/>
    <w:rsid w:val="008F51E4"/>
    <w:rsid w:val="008F57F5"/>
    <w:rsid w:val="008F6D7E"/>
    <w:rsid w:val="008F6E9D"/>
    <w:rsid w:val="008F709E"/>
    <w:rsid w:val="00900B23"/>
    <w:rsid w:val="00902DB2"/>
    <w:rsid w:val="00903F7F"/>
    <w:rsid w:val="009041C4"/>
    <w:rsid w:val="00905EAA"/>
    <w:rsid w:val="00906757"/>
    <w:rsid w:val="00907290"/>
    <w:rsid w:val="009073A6"/>
    <w:rsid w:val="00907442"/>
    <w:rsid w:val="00912F50"/>
    <w:rsid w:val="009131A4"/>
    <w:rsid w:val="009138D2"/>
    <w:rsid w:val="00913C00"/>
    <w:rsid w:val="00914F50"/>
    <w:rsid w:val="00916889"/>
    <w:rsid w:val="00917F56"/>
    <w:rsid w:val="00920F39"/>
    <w:rsid w:val="009241AC"/>
    <w:rsid w:val="009253CF"/>
    <w:rsid w:val="00925516"/>
    <w:rsid w:val="00926358"/>
    <w:rsid w:val="0092748D"/>
    <w:rsid w:val="00930797"/>
    <w:rsid w:val="009312A6"/>
    <w:rsid w:val="0093165C"/>
    <w:rsid w:val="00932250"/>
    <w:rsid w:val="00932381"/>
    <w:rsid w:val="00932BB4"/>
    <w:rsid w:val="00934524"/>
    <w:rsid w:val="00935459"/>
    <w:rsid w:val="00940EC9"/>
    <w:rsid w:val="00941969"/>
    <w:rsid w:val="009424AA"/>
    <w:rsid w:val="0094311E"/>
    <w:rsid w:val="00944916"/>
    <w:rsid w:val="00944BB7"/>
    <w:rsid w:val="009456DD"/>
    <w:rsid w:val="00947B09"/>
    <w:rsid w:val="00947E3E"/>
    <w:rsid w:val="00950A4A"/>
    <w:rsid w:val="00951F5D"/>
    <w:rsid w:val="00953F22"/>
    <w:rsid w:val="00954225"/>
    <w:rsid w:val="00955324"/>
    <w:rsid w:val="0095545A"/>
    <w:rsid w:val="009556D0"/>
    <w:rsid w:val="009618DA"/>
    <w:rsid w:val="00962258"/>
    <w:rsid w:val="0096391F"/>
    <w:rsid w:val="00964CD1"/>
    <w:rsid w:val="00964FFF"/>
    <w:rsid w:val="0096558D"/>
    <w:rsid w:val="009656BA"/>
    <w:rsid w:val="00965D93"/>
    <w:rsid w:val="00966316"/>
    <w:rsid w:val="00971E53"/>
    <w:rsid w:val="00971FDE"/>
    <w:rsid w:val="0097333A"/>
    <w:rsid w:val="0097336C"/>
    <w:rsid w:val="00973ED3"/>
    <w:rsid w:val="009742FF"/>
    <w:rsid w:val="00974899"/>
    <w:rsid w:val="00976A93"/>
    <w:rsid w:val="00977D79"/>
    <w:rsid w:val="00980502"/>
    <w:rsid w:val="009818FE"/>
    <w:rsid w:val="00984CF0"/>
    <w:rsid w:val="00984E72"/>
    <w:rsid w:val="00987133"/>
    <w:rsid w:val="0098746E"/>
    <w:rsid w:val="009874FB"/>
    <w:rsid w:val="009903C0"/>
    <w:rsid w:val="00990A4B"/>
    <w:rsid w:val="0099151C"/>
    <w:rsid w:val="009926A6"/>
    <w:rsid w:val="0099299E"/>
    <w:rsid w:val="00995671"/>
    <w:rsid w:val="00995C30"/>
    <w:rsid w:val="00995C65"/>
    <w:rsid w:val="00996B76"/>
    <w:rsid w:val="009A020E"/>
    <w:rsid w:val="009A348F"/>
    <w:rsid w:val="009A354C"/>
    <w:rsid w:val="009A36AB"/>
    <w:rsid w:val="009A4CF0"/>
    <w:rsid w:val="009A5E5D"/>
    <w:rsid w:val="009A7661"/>
    <w:rsid w:val="009A7951"/>
    <w:rsid w:val="009B01FB"/>
    <w:rsid w:val="009B1B24"/>
    <w:rsid w:val="009B3393"/>
    <w:rsid w:val="009B361B"/>
    <w:rsid w:val="009B49EB"/>
    <w:rsid w:val="009B5B8E"/>
    <w:rsid w:val="009B67D7"/>
    <w:rsid w:val="009B6BD5"/>
    <w:rsid w:val="009B6CBB"/>
    <w:rsid w:val="009B6FBB"/>
    <w:rsid w:val="009B7ADD"/>
    <w:rsid w:val="009C0F6E"/>
    <w:rsid w:val="009C28BA"/>
    <w:rsid w:val="009C2F79"/>
    <w:rsid w:val="009C50A7"/>
    <w:rsid w:val="009C53ED"/>
    <w:rsid w:val="009C5556"/>
    <w:rsid w:val="009C694D"/>
    <w:rsid w:val="009C7B36"/>
    <w:rsid w:val="009D0394"/>
    <w:rsid w:val="009D0F50"/>
    <w:rsid w:val="009D1698"/>
    <w:rsid w:val="009D4C19"/>
    <w:rsid w:val="009D6096"/>
    <w:rsid w:val="009E0A45"/>
    <w:rsid w:val="009E156F"/>
    <w:rsid w:val="009E1677"/>
    <w:rsid w:val="009E16E6"/>
    <w:rsid w:val="009E49BA"/>
    <w:rsid w:val="009E4C06"/>
    <w:rsid w:val="009E6338"/>
    <w:rsid w:val="009E6B74"/>
    <w:rsid w:val="009E7491"/>
    <w:rsid w:val="009F062E"/>
    <w:rsid w:val="009F18BC"/>
    <w:rsid w:val="009F6E95"/>
    <w:rsid w:val="009F7534"/>
    <w:rsid w:val="00A00496"/>
    <w:rsid w:val="00A005EA"/>
    <w:rsid w:val="00A044DF"/>
    <w:rsid w:val="00A04841"/>
    <w:rsid w:val="00A0618B"/>
    <w:rsid w:val="00A06B01"/>
    <w:rsid w:val="00A072E9"/>
    <w:rsid w:val="00A072FE"/>
    <w:rsid w:val="00A102ED"/>
    <w:rsid w:val="00A1129E"/>
    <w:rsid w:val="00A11617"/>
    <w:rsid w:val="00A118C6"/>
    <w:rsid w:val="00A1207A"/>
    <w:rsid w:val="00A1220C"/>
    <w:rsid w:val="00A1322F"/>
    <w:rsid w:val="00A133FA"/>
    <w:rsid w:val="00A14FB2"/>
    <w:rsid w:val="00A159BA"/>
    <w:rsid w:val="00A159D8"/>
    <w:rsid w:val="00A16999"/>
    <w:rsid w:val="00A17665"/>
    <w:rsid w:val="00A20A47"/>
    <w:rsid w:val="00A20AFF"/>
    <w:rsid w:val="00A22CCF"/>
    <w:rsid w:val="00A22E45"/>
    <w:rsid w:val="00A24B94"/>
    <w:rsid w:val="00A25864"/>
    <w:rsid w:val="00A263B0"/>
    <w:rsid w:val="00A268C8"/>
    <w:rsid w:val="00A30964"/>
    <w:rsid w:val="00A30A5D"/>
    <w:rsid w:val="00A3270D"/>
    <w:rsid w:val="00A3481E"/>
    <w:rsid w:val="00A34A7A"/>
    <w:rsid w:val="00A35109"/>
    <w:rsid w:val="00A375D8"/>
    <w:rsid w:val="00A406BD"/>
    <w:rsid w:val="00A41487"/>
    <w:rsid w:val="00A44840"/>
    <w:rsid w:val="00A44E25"/>
    <w:rsid w:val="00A44FE2"/>
    <w:rsid w:val="00A45D04"/>
    <w:rsid w:val="00A47245"/>
    <w:rsid w:val="00A47447"/>
    <w:rsid w:val="00A478D9"/>
    <w:rsid w:val="00A50AD3"/>
    <w:rsid w:val="00A51F0F"/>
    <w:rsid w:val="00A53809"/>
    <w:rsid w:val="00A53CFD"/>
    <w:rsid w:val="00A53FED"/>
    <w:rsid w:val="00A545B0"/>
    <w:rsid w:val="00A54D28"/>
    <w:rsid w:val="00A56F55"/>
    <w:rsid w:val="00A60D65"/>
    <w:rsid w:val="00A6126E"/>
    <w:rsid w:val="00A623A8"/>
    <w:rsid w:val="00A62FD3"/>
    <w:rsid w:val="00A647F9"/>
    <w:rsid w:val="00A64A8A"/>
    <w:rsid w:val="00A64D5F"/>
    <w:rsid w:val="00A66C53"/>
    <w:rsid w:val="00A66DF9"/>
    <w:rsid w:val="00A703B6"/>
    <w:rsid w:val="00A70D31"/>
    <w:rsid w:val="00A71E82"/>
    <w:rsid w:val="00A729A3"/>
    <w:rsid w:val="00A744C8"/>
    <w:rsid w:val="00A74D8B"/>
    <w:rsid w:val="00A832CF"/>
    <w:rsid w:val="00A84DEF"/>
    <w:rsid w:val="00A851E9"/>
    <w:rsid w:val="00A85652"/>
    <w:rsid w:val="00A857E2"/>
    <w:rsid w:val="00A861EA"/>
    <w:rsid w:val="00A87A9F"/>
    <w:rsid w:val="00A924D7"/>
    <w:rsid w:val="00A92F79"/>
    <w:rsid w:val="00A93AB3"/>
    <w:rsid w:val="00A9429A"/>
    <w:rsid w:val="00A94319"/>
    <w:rsid w:val="00A97872"/>
    <w:rsid w:val="00A97ABA"/>
    <w:rsid w:val="00AA06B1"/>
    <w:rsid w:val="00AA0C96"/>
    <w:rsid w:val="00AA1BFA"/>
    <w:rsid w:val="00AA29EB"/>
    <w:rsid w:val="00AA2F96"/>
    <w:rsid w:val="00AA36BE"/>
    <w:rsid w:val="00AA5C93"/>
    <w:rsid w:val="00AA6C28"/>
    <w:rsid w:val="00AA754E"/>
    <w:rsid w:val="00AA79DA"/>
    <w:rsid w:val="00AA7B7C"/>
    <w:rsid w:val="00AB05BE"/>
    <w:rsid w:val="00AB1F20"/>
    <w:rsid w:val="00AB4448"/>
    <w:rsid w:val="00AB453C"/>
    <w:rsid w:val="00AB6C4A"/>
    <w:rsid w:val="00AB72B0"/>
    <w:rsid w:val="00AC0542"/>
    <w:rsid w:val="00AC0948"/>
    <w:rsid w:val="00AC0D25"/>
    <w:rsid w:val="00AC148F"/>
    <w:rsid w:val="00AC38C6"/>
    <w:rsid w:val="00AC6394"/>
    <w:rsid w:val="00AC7ED8"/>
    <w:rsid w:val="00AD0125"/>
    <w:rsid w:val="00AD09EF"/>
    <w:rsid w:val="00AD1CEB"/>
    <w:rsid w:val="00AD4D3A"/>
    <w:rsid w:val="00AD557A"/>
    <w:rsid w:val="00AD5927"/>
    <w:rsid w:val="00AD5D8D"/>
    <w:rsid w:val="00AD6388"/>
    <w:rsid w:val="00AD6D4F"/>
    <w:rsid w:val="00AD6F57"/>
    <w:rsid w:val="00AD7091"/>
    <w:rsid w:val="00AD78A1"/>
    <w:rsid w:val="00AD7CEC"/>
    <w:rsid w:val="00AD7D86"/>
    <w:rsid w:val="00AE09CA"/>
    <w:rsid w:val="00AE271B"/>
    <w:rsid w:val="00AE2ABC"/>
    <w:rsid w:val="00AE39CD"/>
    <w:rsid w:val="00AE41CA"/>
    <w:rsid w:val="00AE42B5"/>
    <w:rsid w:val="00AE499E"/>
    <w:rsid w:val="00AE776B"/>
    <w:rsid w:val="00AF1730"/>
    <w:rsid w:val="00AF2277"/>
    <w:rsid w:val="00AF2FEE"/>
    <w:rsid w:val="00AF5434"/>
    <w:rsid w:val="00AF5F3E"/>
    <w:rsid w:val="00AF6EF3"/>
    <w:rsid w:val="00AF7379"/>
    <w:rsid w:val="00AF79C4"/>
    <w:rsid w:val="00AF7AB5"/>
    <w:rsid w:val="00B00A1C"/>
    <w:rsid w:val="00B0145C"/>
    <w:rsid w:val="00B020A3"/>
    <w:rsid w:val="00B0472F"/>
    <w:rsid w:val="00B049C7"/>
    <w:rsid w:val="00B0542B"/>
    <w:rsid w:val="00B05A16"/>
    <w:rsid w:val="00B05F8F"/>
    <w:rsid w:val="00B0704A"/>
    <w:rsid w:val="00B07F64"/>
    <w:rsid w:val="00B07FA7"/>
    <w:rsid w:val="00B1056C"/>
    <w:rsid w:val="00B109F3"/>
    <w:rsid w:val="00B13CD3"/>
    <w:rsid w:val="00B1589B"/>
    <w:rsid w:val="00B159BA"/>
    <w:rsid w:val="00B16A52"/>
    <w:rsid w:val="00B17247"/>
    <w:rsid w:val="00B17C88"/>
    <w:rsid w:val="00B205C4"/>
    <w:rsid w:val="00B22ABD"/>
    <w:rsid w:val="00B249C3"/>
    <w:rsid w:val="00B24A40"/>
    <w:rsid w:val="00B265C6"/>
    <w:rsid w:val="00B37B79"/>
    <w:rsid w:val="00B446C6"/>
    <w:rsid w:val="00B46EFB"/>
    <w:rsid w:val="00B46FBE"/>
    <w:rsid w:val="00B47346"/>
    <w:rsid w:val="00B511D3"/>
    <w:rsid w:val="00B52D9A"/>
    <w:rsid w:val="00B533C2"/>
    <w:rsid w:val="00B5423C"/>
    <w:rsid w:val="00B5458B"/>
    <w:rsid w:val="00B55BBC"/>
    <w:rsid w:val="00B56CC3"/>
    <w:rsid w:val="00B57636"/>
    <w:rsid w:val="00B60799"/>
    <w:rsid w:val="00B609D6"/>
    <w:rsid w:val="00B634E2"/>
    <w:rsid w:val="00B63FAE"/>
    <w:rsid w:val="00B64BD1"/>
    <w:rsid w:val="00B658AB"/>
    <w:rsid w:val="00B66A7E"/>
    <w:rsid w:val="00B6728E"/>
    <w:rsid w:val="00B675F1"/>
    <w:rsid w:val="00B67C2B"/>
    <w:rsid w:val="00B70054"/>
    <w:rsid w:val="00B71CC4"/>
    <w:rsid w:val="00B73933"/>
    <w:rsid w:val="00B73A37"/>
    <w:rsid w:val="00B8029C"/>
    <w:rsid w:val="00B83761"/>
    <w:rsid w:val="00B84637"/>
    <w:rsid w:val="00B87B80"/>
    <w:rsid w:val="00B9036C"/>
    <w:rsid w:val="00B90835"/>
    <w:rsid w:val="00B9174C"/>
    <w:rsid w:val="00B92FA7"/>
    <w:rsid w:val="00B9455F"/>
    <w:rsid w:val="00B946EF"/>
    <w:rsid w:val="00B94D9B"/>
    <w:rsid w:val="00B95BDF"/>
    <w:rsid w:val="00B95BF5"/>
    <w:rsid w:val="00B974BF"/>
    <w:rsid w:val="00BA03F1"/>
    <w:rsid w:val="00BA09CB"/>
    <w:rsid w:val="00BA1AE2"/>
    <w:rsid w:val="00BA22DC"/>
    <w:rsid w:val="00BA2876"/>
    <w:rsid w:val="00BA2DA9"/>
    <w:rsid w:val="00BA3CB0"/>
    <w:rsid w:val="00BA7280"/>
    <w:rsid w:val="00BA76B7"/>
    <w:rsid w:val="00BA7F3D"/>
    <w:rsid w:val="00BB12B4"/>
    <w:rsid w:val="00BB2C4F"/>
    <w:rsid w:val="00BB35DA"/>
    <w:rsid w:val="00BB4BB9"/>
    <w:rsid w:val="00BB6D5C"/>
    <w:rsid w:val="00BB7650"/>
    <w:rsid w:val="00BB7CB7"/>
    <w:rsid w:val="00BC0505"/>
    <w:rsid w:val="00BC0619"/>
    <w:rsid w:val="00BC282A"/>
    <w:rsid w:val="00BC2D8D"/>
    <w:rsid w:val="00BC2FC0"/>
    <w:rsid w:val="00BC351B"/>
    <w:rsid w:val="00BC48E9"/>
    <w:rsid w:val="00BC51C6"/>
    <w:rsid w:val="00BC5381"/>
    <w:rsid w:val="00BC5FC1"/>
    <w:rsid w:val="00BC60BB"/>
    <w:rsid w:val="00BC7DFD"/>
    <w:rsid w:val="00BC7E43"/>
    <w:rsid w:val="00BD0440"/>
    <w:rsid w:val="00BD2016"/>
    <w:rsid w:val="00BD5328"/>
    <w:rsid w:val="00BD6379"/>
    <w:rsid w:val="00BE249C"/>
    <w:rsid w:val="00BE3D63"/>
    <w:rsid w:val="00BE4718"/>
    <w:rsid w:val="00BE5F3E"/>
    <w:rsid w:val="00BE698B"/>
    <w:rsid w:val="00BF0D80"/>
    <w:rsid w:val="00BF1693"/>
    <w:rsid w:val="00BF295C"/>
    <w:rsid w:val="00BF4535"/>
    <w:rsid w:val="00BF4FF0"/>
    <w:rsid w:val="00BF5565"/>
    <w:rsid w:val="00C00FA4"/>
    <w:rsid w:val="00C01BD8"/>
    <w:rsid w:val="00C0202D"/>
    <w:rsid w:val="00C027A6"/>
    <w:rsid w:val="00C02B2A"/>
    <w:rsid w:val="00C0347C"/>
    <w:rsid w:val="00C0527F"/>
    <w:rsid w:val="00C06CE1"/>
    <w:rsid w:val="00C06D93"/>
    <w:rsid w:val="00C10703"/>
    <w:rsid w:val="00C11109"/>
    <w:rsid w:val="00C11A81"/>
    <w:rsid w:val="00C134D7"/>
    <w:rsid w:val="00C15862"/>
    <w:rsid w:val="00C16B1E"/>
    <w:rsid w:val="00C17708"/>
    <w:rsid w:val="00C20596"/>
    <w:rsid w:val="00C24B3F"/>
    <w:rsid w:val="00C24E4F"/>
    <w:rsid w:val="00C24F31"/>
    <w:rsid w:val="00C251DD"/>
    <w:rsid w:val="00C26113"/>
    <w:rsid w:val="00C26484"/>
    <w:rsid w:val="00C26C89"/>
    <w:rsid w:val="00C272E5"/>
    <w:rsid w:val="00C273B3"/>
    <w:rsid w:val="00C31917"/>
    <w:rsid w:val="00C32E56"/>
    <w:rsid w:val="00C33502"/>
    <w:rsid w:val="00C335A3"/>
    <w:rsid w:val="00C354CB"/>
    <w:rsid w:val="00C35C69"/>
    <w:rsid w:val="00C36658"/>
    <w:rsid w:val="00C40586"/>
    <w:rsid w:val="00C436C8"/>
    <w:rsid w:val="00C439A2"/>
    <w:rsid w:val="00C44E56"/>
    <w:rsid w:val="00C45138"/>
    <w:rsid w:val="00C45A5A"/>
    <w:rsid w:val="00C46F96"/>
    <w:rsid w:val="00C47096"/>
    <w:rsid w:val="00C50ADF"/>
    <w:rsid w:val="00C52A4A"/>
    <w:rsid w:val="00C56B60"/>
    <w:rsid w:val="00C575C0"/>
    <w:rsid w:val="00C60027"/>
    <w:rsid w:val="00C60574"/>
    <w:rsid w:val="00C61767"/>
    <w:rsid w:val="00C61BE4"/>
    <w:rsid w:val="00C621F7"/>
    <w:rsid w:val="00C629EC"/>
    <w:rsid w:val="00C63826"/>
    <w:rsid w:val="00C63FA3"/>
    <w:rsid w:val="00C65711"/>
    <w:rsid w:val="00C70080"/>
    <w:rsid w:val="00C711D3"/>
    <w:rsid w:val="00C71934"/>
    <w:rsid w:val="00C72A05"/>
    <w:rsid w:val="00C7315F"/>
    <w:rsid w:val="00C73C11"/>
    <w:rsid w:val="00C74AB1"/>
    <w:rsid w:val="00C750F8"/>
    <w:rsid w:val="00C77632"/>
    <w:rsid w:val="00C77ECD"/>
    <w:rsid w:val="00C827AE"/>
    <w:rsid w:val="00C82E3C"/>
    <w:rsid w:val="00C83787"/>
    <w:rsid w:val="00C83BFA"/>
    <w:rsid w:val="00C84CAA"/>
    <w:rsid w:val="00C8591D"/>
    <w:rsid w:val="00C862E4"/>
    <w:rsid w:val="00C87C96"/>
    <w:rsid w:val="00C91AA2"/>
    <w:rsid w:val="00C92284"/>
    <w:rsid w:val="00C92E14"/>
    <w:rsid w:val="00C930B7"/>
    <w:rsid w:val="00C94B3A"/>
    <w:rsid w:val="00C95DE9"/>
    <w:rsid w:val="00C95F73"/>
    <w:rsid w:val="00C97084"/>
    <w:rsid w:val="00C97A5F"/>
    <w:rsid w:val="00CA1E84"/>
    <w:rsid w:val="00CA338E"/>
    <w:rsid w:val="00CA39CF"/>
    <w:rsid w:val="00CA436D"/>
    <w:rsid w:val="00CA504E"/>
    <w:rsid w:val="00CA5245"/>
    <w:rsid w:val="00CA7615"/>
    <w:rsid w:val="00CB0CDC"/>
    <w:rsid w:val="00CB1D2C"/>
    <w:rsid w:val="00CB1EBC"/>
    <w:rsid w:val="00CB1ECF"/>
    <w:rsid w:val="00CB3C87"/>
    <w:rsid w:val="00CB471A"/>
    <w:rsid w:val="00CB5D26"/>
    <w:rsid w:val="00CB5E42"/>
    <w:rsid w:val="00CB60C8"/>
    <w:rsid w:val="00CB6AE8"/>
    <w:rsid w:val="00CB78BF"/>
    <w:rsid w:val="00CC018F"/>
    <w:rsid w:val="00CC0477"/>
    <w:rsid w:val="00CC0CE1"/>
    <w:rsid w:val="00CC5E12"/>
    <w:rsid w:val="00CC65EC"/>
    <w:rsid w:val="00CC7B1C"/>
    <w:rsid w:val="00CD26A7"/>
    <w:rsid w:val="00CD326C"/>
    <w:rsid w:val="00CD7128"/>
    <w:rsid w:val="00CE169E"/>
    <w:rsid w:val="00CE2175"/>
    <w:rsid w:val="00CE24F9"/>
    <w:rsid w:val="00CE3F6F"/>
    <w:rsid w:val="00CE5E7B"/>
    <w:rsid w:val="00CE5EF0"/>
    <w:rsid w:val="00CE6E2E"/>
    <w:rsid w:val="00CE7B26"/>
    <w:rsid w:val="00CF3A2F"/>
    <w:rsid w:val="00CF4052"/>
    <w:rsid w:val="00CF57E9"/>
    <w:rsid w:val="00CF7616"/>
    <w:rsid w:val="00CF794C"/>
    <w:rsid w:val="00D00645"/>
    <w:rsid w:val="00D01294"/>
    <w:rsid w:val="00D013D7"/>
    <w:rsid w:val="00D0150E"/>
    <w:rsid w:val="00D028F3"/>
    <w:rsid w:val="00D02D4E"/>
    <w:rsid w:val="00D03C2A"/>
    <w:rsid w:val="00D04029"/>
    <w:rsid w:val="00D10594"/>
    <w:rsid w:val="00D117CD"/>
    <w:rsid w:val="00D122C8"/>
    <w:rsid w:val="00D1245E"/>
    <w:rsid w:val="00D12D5E"/>
    <w:rsid w:val="00D131D7"/>
    <w:rsid w:val="00D16BB1"/>
    <w:rsid w:val="00D16E2F"/>
    <w:rsid w:val="00D20052"/>
    <w:rsid w:val="00D2056A"/>
    <w:rsid w:val="00D219C7"/>
    <w:rsid w:val="00D21DC0"/>
    <w:rsid w:val="00D227B1"/>
    <w:rsid w:val="00D251A0"/>
    <w:rsid w:val="00D252DD"/>
    <w:rsid w:val="00D25C53"/>
    <w:rsid w:val="00D25F8C"/>
    <w:rsid w:val="00D26C0F"/>
    <w:rsid w:val="00D27EDC"/>
    <w:rsid w:val="00D307E3"/>
    <w:rsid w:val="00D32A9B"/>
    <w:rsid w:val="00D339A5"/>
    <w:rsid w:val="00D35317"/>
    <w:rsid w:val="00D35A60"/>
    <w:rsid w:val="00D35CA5"/>
    <w:rsid w:val="00D36050"/>
    <w:rsid w:val="00D375F1"/>
    <w:rsid w:val="00D41C93"/>
    <w:rsid w:val="00D430BA"/>
    <w:rsid w:val="00D43202"/>
    <w:rsid w:val="00D4326A"/>
    <w:rsid w:val="00D43B4B"/>
    <w:rsid w:val="00D4481D"/>
    <w:rsid w:val="00D457D0"/>
    <w:rsid w:val="00D46B12"/>
    <w:rsid w:val="00D47231"/>
    <w:rsid w:val="00D508B6"/>
    <w:rsid w:val="00D52003"/>
    <w:rsid w:val="00D53AF0"/>
    <w:rsid w:val="00D54BF9"/>
    <w:rsid w:val="00D556DB"/>
    <w:rsid w:val="00D577D0"/>
    <w:rsid w:val="00D57DA7"/>
    <w:rsid w:val="00D604D5"/>
    <w:rsid w:val="00D60CA2"/>
    <w:rsid w:val="00D612A3"/>
    <w:rsid w:val="00D6155D"/>
    <w:rsid w:val="00D616B8"/>
    <w:rsid w:val="00D61D62"/>
    <w:rsid w:val="00D629BF"/>
    <w:rsid w:val="00D65E2F"/>
    <w:rsid w:val="00D6659D"/>
    <w:rsid w:val="00D668B8"/>
    <w:rsid w:val="00D66F09"/>
    <w:rsid w:val="00D674A7"/>
    <w:rsid w:val="00D676EF"/>
    <w:rsid w:val="00D7020F"/>
    <w:rsid w:val="00D702C8"/>
    <w:rsid w:val="00D70E4E"/>
    <w:rsid w:val="00D721EE"/>
    <w:rsid w:val="00D72917"/>
    <w:rsid w:val="00D738E0"/>
    <w:rsid w:val="00D74680"/>
    <w:rsid w:val="00D7477B"/>
    <w:rsid w:val="00D74E9A"/>
    <w:rsid w:val="00D76DF3"/>
    <w:rsid w:val="00D76E2F"/>
    <w:rsid w:val="00D80849"/>
    <w:rsid w:val="00D80EF8"/>
    <w:rsid w:val="00D8208A"/>
    <w:rsid w:val="00D828FE"/>
    <w:rsid w:val="00D830BC"/>
    <w:rsid w:val="00D84CD7"/>
    <w:rsid w:val="00D85702"/>
    <w:rsid w:val="00D86375"/>
    <w:rsid w:val="00D87F68"/>
    <w:rsid w:val="00D906A2"/>
    <w:rsid w:val="00D90C2A"/>
    <w:rsid w:val="00D9361F"/>
    <w:rsid w:val="00D93D23"/>
    <w:rsid w:val="00D94135"/>
    <w:rsid w:val="00D9490F"/>
    <w:rsid w:val="00D961FB"/>
    <w:rsid w:val="00D96233"/>
    <w:rsid w:val="00D97F99"/>
    <w:rsid w:val="00DA51A1"/>
    <w:rsid w:val="00DA68AF"/>
    <w:rsid w:val="00DA6AE7"/>
    <w:rsid w:val="00DA6D6E"/>
    <w:rsid w:val="00DB040D"/>
    <w:rsid w:val="00DB0C6C"/>
    <w:rsid w:val="00DB1938"/>
    <w:rsid w:val="00DB624F"/>
    <w:rsid w:val="00DB657D"/>
    <w:rsid w:val="00DB7755"/>
    <w:rsid w:val="00DC29BF"/>
    <w:rsid w:val="00DC2C6E"/>
    <w:rsid w:val="00DC3848"/>
    <w:rsid w:val="00DC55DF"/>
    <w:rsid w:val="00DC6020"/>
    <w:rsid w:val="00DC6A50"/>
    <w:rsid w:val="00DC6D0E"/>
    <w:rsid w:val="00DC7100"/>
    <w:rsid w:val="00DC7746"/>
    <w:rsid w:val="00DC7CF5"/>
    <w:rsid w:val="00DC7F37"/>
    <w:rsid w:val="00DD13A6"/>
    <w:rsid w:val="00DD2819"/>
    <w:rsid w:val="00DD562A"/>
    <w:rsid w:val="00DD6177"/>
    <w:rsid w:val="00DD6405"/>
    <w:rsid w:val="00DE2001"/>
    <w:rsid w:val="00DE45A9"/>
    <w:rsid w:val="00DE54D8"/>
    <w:rsid w:val="00DE66D3"/>
    <w:rsid w:val="00DE68AA"/>
    <w:rsid w:val="00DE6B76"/>
    <w:rsid w:val="00DE731C"/>
    <w:rsid w:val="00DF1257"/>
    <w:rsid w:val="00DF18AA"/>
    <w:rsid w:val="00DF20C3"/>
    <w:rsid w:val="00DF335A"/>
    <w:rsid w:val="00DF3B70"/>
    <w:rsid w:val="00DF3C2A"/>
    <w:rsid w:val="00DF4973"/>
    <w:rsid w:val="00DF5D71"/>
    <w:rsid w:val="00DF629B"/>
    <w:rsid w:val="00DF7D12"/>
    <w:rsid w:val="00E009EE"/>
    <w:rsid w:val="00E01778"/>
    <w:rsid w:val="00E0218A"/>
    <w:rsid w:val="00E037BF"/>
    <w:rsid w:val="00E049D4"/>
    <w:rsid w:val="00E05268"/>
    <w:rsid w:val="00E0778F"/>
    <w:rsid w:val="00E07D2F"/>
    <w:rsid w:val="00E10F5D"/>
    <w:rsid w:val="00E15193"/>
    <w:rsid w:val="00E1529D"/>
    <w:rsid w:val="00E17A1E"/>
    <w:rsid w:val="00E2166D"/>
    <w:rsid w:val="00E21C69"/>
    <w:rsid w:val="00E21FEA"/>
    <w:rsid w:val="00E22682"/>
    <w:rsid w:val="00E232F7"/>
    <w:rsid w:val="00E242D2"/>
    <w:rsid w:val="00E2602D"/>
    <w:rsid w:val="00E26868"/>
    <w:rsid w:val="00E26C9D"/>
    <w:rsid w:val="00E27FA3"/>
    <w:rsid w:val="00E309C4"/>
    <w:rsid w:val="00E31830"/>
    <w:rsid w:val="00E31D56"/>
    <w:rsid w:val="00E33468"/>
    <w:rsid w:val="00E33647"/>
    <w:rsid w:val="00E3413E"/>
    <w:rsid w:val="00E355FB"/>
    <w:rsid w:val="00E35BA2"/>
    <w:rsid w:val="00E36432"/>
    <w:rsid w:val="00E36902"/>
    <w:rsid w:val="00E36ADE"/>
    <w:rsid w:val="00E42EE4"/>
    <w:rsid w:val="00E43330"/>
    <w:rsid w:val="00E44818"/>
    <w:rsid w:val="00E448CA"/>
    <w:rsid w:val="00E45268"/>
    <w:rsid w:val="00E46E13"/>
    <w:rsid w:val="00E51413"/>
    <w:rsid w:val="00E51CD9"/>
    <w:rsid w:val="00E534BC"/>
    <w:rsid w:val="00E5461D"/>
    <w:rsid w:val="00E54E08"/>
    <w:rsid w:val="00E5547B"/>
    <w:rsid w:val="00E55EE4"/>
    <w:rsid w:val="00E5739A"/>
    <w:rsid w:val="00E578F7"/>
    <w:rsid w:val="00E6162E"/>
    <w:rsid w:val="00E6198E"/>
    <w:rsid w:val="00E62699"/>
    <w:rsid w:val="00E62B19"/>
    <w:rsid w:val="00E6413A"/>
    <w:rsid w:val="00E64D83"/>
    <w:rsid w:val="00E65875"/>
    <w:rsid w:val="00E67BFF"/>
    <w:rsid w:val="00E71DF7"/>
    <w:rsid w:val="00E73316"/>
    <w:rsid w:val="00E753AA"/>
    <w:rsid w:val="00E7591D"/>
    <w:rsid w:val="00E75F0E"/>
    <w:rsid w:val="00E762F3"/>
    <w:rsid w:val="00E7641D"/>
    <w:rsid w:val="00E76639"/>
    <w:rsid w:val="00E76B2A"/>
    <w:rsid w:val="00E82F1A"/>
    <w:rsid w:val="00E8324B"/>
    <w:rsid w:val="00E83D35"/>
    <w:rsid w:val="00E84167"/>
    <w:rsid w:val="00E85D55"/>
    <w:rsid w:val="00E87BAF"/>
    <w:rsid w:val="00E907E1"/>
    <w:rsid w:val="00E92E9E"/>
    <w:rsid w:val="00E96C1C"/>
    <w:rsid w:val="00EA2521"/>
    <w:rsid w:val="00EA2ACA"/>
    <w:rsid w:val="00EA3486"/>
    <w:rsid w:val="00EA3A24"/>
    <w:rsid w:val="00EA57C6"/>
    <w:rsid w:val="00EA5EE7"/>
    <w:rsid w:val="00EA61EA"/>
    <w:rsid w:val="00EA6F48"/>
    <w:rsid w:val="00EB00F8"/>
    <w:rsid w:val="00EB0142"/>
    <w:rsid w:val="00EB01D1"/>
    <w:rsid w:val="00EB0E7E"/>
    <w:rsid w:val="00EB1218"/>
    <w:rsid w:val="00EB315D"/>
    <w:rsid w:val="00EB42C6"/>
    <w:rsid w:val="00EB54D3"/>
    <w:rsid w:val="00EB5A3B"/>
    <w:rsid w:val="00EB6979"/>
    <w:rsid w:val="00EB6F6E"/>
    <w:rsid w:val="00EB7945"/>
    <w:rsid w:val="00EC00AA"/>
    <w:rsid w:val="00EC7216"/>
    <w:rsid w:val="00EC76B7"/>
    <w:rsid w:val="00EC7852"/>
    <w:rsid w:val="00ED106B"/>
    <w:rsid w:val="00ED1E0D"/>
    <w:rsid w:val="00ED22A3"/>
    <w:rsid w:val="00ED3188"/>
    <w:rsid w:val="00ED3ADB"/>
    <w:rsid w:val="00ED6FD2"/>
    <w:rsid w:val="00ED7943"/>
    <w:rsid w:val="00EE0720"/>
    <w:rsid w:val="00EE2077"/>
    <w:rsid w:val="00EE5F30"/>
    <w:rsid w:val="00EE66CB"/>
    <w:rsid w:val="00EE68FE"/>
    <w:rsid w:val="00EF0209"/>
    <w:rsid w:val="00EF3924"/>
    <w:rsid w:val="00EF5AF2"/>
    <w:rsid w:val="00EF7458"/>
    <w:rsid w:val="00F02FAA"/>
    <w:rsid w:val="00F032CC"/>
    <w:rsid w:val="00F0332C"/>
    <w:rsid w:val="00F03BC6"/>
    <w:rsid w:val="00F04D15"/>
    <w:rsid w:val="00F072CC"/>
    <w:rsid w:val="00F072E2"/>
    <w:rsid w:val="00F10841"/>
    <w:rsid w:val="00F11B96"/>
    <w:rsid w:val="00F121CE"/>
    <w:rsid w:val="00F13501"/>
    <w:rsid w:val="00F1589E"/>
    <w:rsid w:val="00F16C26"/>
    <w:rsid w:val="00F171E2"/>
    <w:rsid w:val="00F173AD"/>
    <w:rsid w:val="00F17C52"/>
    <w:rsid w:val="00F22900"/>
    <w:rsid w:val="00F23269"/>
    <w:rsid w:val="00F2417C"/>
    <w:rsid w:val="00F24A9C"/>
    <w:rsid w:val="00F24BC5"/>
    <w:rsid w:val="00F250FF"/>
    <w:rsid w:val="00F253FE"/>
    <w:rsid w:val="00F264FE"/>
    <w:rsid w:val="00F26A1D"/>
    <w:rsid w:val="00F27114"/>
    <w:rsid w:val="00F276EE"/>
    <w:rsid w:val="00F31EBC"/>
    <w:rsid w:val="00F322BB"/>
    <w:rsid w:val="00F3278E"/>
    <w:rsid w:val="00F339AB"/>
    <w:rsid w:val="00F34464"/>
    <w:rsid w:val="00F34C74"/>
    <w:rsid w:val="00F3534E"/>
    <w:rsid w:val="00F36371"/>
    <w:rsid w:val="00F36F36"/>
    <w:rsid w:val="00F40168"/>
    <w:rsid w:val="00F4047D"/>
    <w:rsid w:val="00F42502"/>
    <w:rsid w:val="00F42765"/>
    <w:rsid w:val="00F4331C"/>
    <w:rsid w:val="00F43B26"/>
    <w:rsid w:val="00F44088"/>
    <w:rsid w:val="00F44313"/>
    <w:rsid w:val="00F4461B"/>
    <w:rsid w:val="00F44DC9"/>
    <w:rsid w:val="00F44EC4"/>
    <w:rsid w:val="00F4769F"/>
    <w:rsid w:val="00F52A80"/>
    <w:rsid w:val="00F53A1C"/>
    <w:rsid w:val="00F5447B"/>
    <w:rsid w:val="00F56CC4"/>
    <w:rsid w:val="00F56F12"/>
    <w:rsid w:val="00F61CAE"/>
    <w:rsid w:val="00F632E4"/>
    <w:rsid w:val="00F6379E"/>
    <w:rsid w:val="00F65341"/>
    <w:rsid w:val="00F66AAE"/>
    <w:rsid w:val="00F71C95"/>
    <w:rsid w:val="00F743D9"/>
    <w:rsid w:val="00F74838"/>
    <w:rsid w:val="00F75094"/>
    <w:rsid w:val="00F75E3A"/>
    <w:rsid w:val="00F7646F"/>
    <w:rsid w:val="00F81407"/>
    <w:rsid w:val="00F8252D"/>
    <w:rsid w:val="00F82D24"/>
    <w:rsid w:val="00F830F0"/>
    <w:rsid w:val="00F8422B"/>
    <w:rsid w:val="00F853D5"/>
    <w:rsid w:val="00F85E56"/>
    <w:rsid w:val="00F87A1A"/>
    <w:rsid w:val="00F911BC"/>
    <w:rsid w:val="00F91839"/>
    <w:rsid w:val="00F918C1"/>
    <w:rsid w:val="00F9281A"/>
    <w:rsid w:val="00F94F1C"/>
    <w:rsid w:val="00F9608C"/>
    <w:rsid w:val="00F9636F"/>
    <w:rsid w:val="00F96633"/>
    <w:rsid w:val="00FA0848"/>
    <w:rsid w:val="00FA0F48"/>
    <w:rsid w:val="00FA195D"/>
    <w:rsid w:val="00FA1C60"/>
    <w:rsid w:val="00FA37AD"/>
    <w:rsid w:val="00FA412D"/>
    <w:rsid w:val="00FA686B"/>
    <w:rsid w:val="00FA74CE"/>
    <w:rsid w:val="00FB101B"/>
    <w:rsid w:val="00FB1F60"/>
    <w:rsid w:val="00FB291A"/>
    <w:rsid w:val="00FB4E93"/>
    <w:rsid w:val="00FB68A0"/>
    <w:rsid w:val="00FC1312"/>
    <w:rsid w:val="00FC37A5"/>
    <w:rsid w:val="00FC3F26"/>
    <w:rsid w:val="00FC5725"/>
    <w:rsid w:val="00FC62BF"/>
    <w:rsid w:val="00FC6E8B"/>
    <w:rsid w:val="00FC751E"/>
    <w:rsid w:val="00FC76E3"/>
    <w:rsid w:val="00FD06CD"/>
    <w:rsid w:val="00FD15F0"/>
    <w:rsid w:val="00FD1843"/>
    <w:rsid w:val="00FD21F6"/>
    <w:rsid w:val="00FD26C6"/>
    <w:rsid w:val="00FD3254"/>
    <w:rsid w:val="00FD3570"/>
    <w:rsid w:val="00FD3645"/>
    <w:rsid w:val="00FD51A1"/>
    <w:rsid w:val="00FD5FCC"/>
    <w:rsid w:val="00FD671E"/>
    <w:rsid w:val="00FD690E"/>
    <w:rsid w:val="00FD7B40"/>
    <w:rsid w:val="00FE02DA"/>
    <w:rsid w:val="00FE2139"/>
    <w:rsid w:val="00FE33FF"/>
    <w:rsid w:val="00FE3D87"/>
    <w:rsid w:val="00FE3F0F"/>
    <w:rsid w:val="00FE46BB"/>
    <w:rsid w:val="00FE4714"/>
    <w:rsid w:val="00FE53CC"/>
    <w:rsid w:val="00FF0285"/>
    <w:rsid w:val="00FF0764"/>
    <w:rsid w:val="00FF0972"/>
    <w:rsid w:val="00FF127F"/>
    <w:rsid w:val="00FF2D94"/>
    <w:rsid w:val="00FF34B9"/>
    <w:rsid w:val="00FF3CFB"/>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98E17EA"/>
  <w15:docId w15:val="{7AF193F7-E54E-4FE0-AA19-21493BA89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8AF"/>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3479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B49A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3479F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A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B49A6"/>
    <w:pPr>
      <w:spacing w:before="100" w:beforeAutospacing="1" w:after="100" w:afterAutospacing="1"/>
    </w:p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pPr>
  </w:style>
  <w:style w:type="character" w:customStyle="1" w:styleId="Heading1Char">
    <w:name w:val="Heading 1 Char"/>
    <w:basedOn w:val="DefaultParagraphFont"/>
    <w:link w:val="Heading1"/>
    <w:uiPriority w:val="9"/>
    <w:rsid w:val="003479F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479F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479F8"/>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szCs w:val="20"/>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jc w:val="center"/>
    </w:pPr>
  </w:style>
  <w:style w:type="paragraph" w:customStyle="1" w:styleId="Paragraph">
    <w:name w:val="Paragraph"/>
    <w:basedOn w:val="Normal"/>
    <w:rsid w:val="006C05A3"/>
    <w:pPr>
      <w:spacing w:before="120"/>
      <w:ind w:firstLine="720"/>
    </w:pPr>
  </w:style>
  <w:style w:type="table" w:styleId="TableGrid">
    <w:name w:val="Table Grid"/>
    <w:basedOn w:val="TableNormal"/>
    <w:uiPriority w:val="39"/>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A39CF"/>
    <w:rPr>
      <w:rFonts w:ascii="Calibri" w:hAnsi="Calibri" w:cs="Calibri"/>
      <w:noProof/>
    </w:rPr>
  </w:style>
  <w:style w:type="paragraph" w:customStyle="1" w:styleId="EndNoteBibliography">
    <w:name w:val="EndNote Bibliography"/>
    <w:basedOn w:val="Normal"/>
    <w:link w:val="EndNoteBibliographyChar"/>
    <w:rsid w:val="00CA39CF"/>
    <w:rPr>
      <w:rFonts w:ascii="Calibri" w:hAnsi="Calibri" w:cs="Calibri"/>
      <w:noProof/>
    </w:rPr>
  </w:style>
  <w:style w:type="character" w:customStyle="1" w:styleId="EndNoteBibliographyChar">
    <w:name w:val="EndNote Bibliography Char"/>
    <w:basedOn w:val="DefaultParagraphFont"/>
    <w:link w:val="EndNoteBibliography"/>
    <w:rsid w:val="00CA39CF"/>
    <w:rPr>
      <w:rFonts w:ascii="Calibri" w:hAnsi="Calibri" w:cs="Calibri"/>
      <w:noProof/>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5B4C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B4C1D"/>
    <w:rPr>
      <w:sz w:val="18"/>
      <w:szCs w:val="18"/>
    </w:rPr>
  </w:style>
  <w:style w:type="paragraph" w:styleId="Footer">
    <w:name w:val="footer"/>
    <w:basedOn w:val="Normal"/>
    <w:link w:val="FooterChar"/>
    <w:uiPriority w:val="99"/>
    <w:unhideWhenUsed/>
    <w:rsid w:val="005B4C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5B4C1D"/>
    <w:rPr>
      <w:sz w:val="18"/>
      <w:szCs w:val="18"/>
    </w:rPr>
  </w:style>
  <w:style w:type="paragraph" w:styleId="Caption">
    <w:name w:val="caption"/>
    <w:basedOn w:val="Normal"/>
    <w:next w:val="Normal"/>
    <w:uiPriority w:val="35"/>
    <w:unhideWhenUsed/>
    <w:qFormat/>
    <w:rsid w:val="000A674E"/>
    <w:rPr>
      <w:rFonts w:asciiTheme="majorHAnsi" w:eastAsia="SimHei" w:hAnsiTheme="majorHAnsi" w:cstheme="majorBidi"/>
      <w:sz w:val="20"/>
      <w:szCs w:val="20"/>
    </w:rPr>
  </w:style>
  <w:style w:type="character" w:customStyle="1" w:styleId="gtcolumnspanner">
    <w:name w:val="gt_column_spanner"/>
    <w:basedOn w:val="DefaultParagraphFont"/>
    <w:rsid w:val="002158AF"/>
  </w:style>
  <w:style w:type="paragraph" w:styleId="NoSpacing">
    <w:name w:val="No Spacing"/>
    <w:uiPriority w:val="1"/>
    <w:qFormat/>
    <w:rsid w:val="002158AF"/>
    <w:pPr>
      <w:spacing w:after="0"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6847F6"/>
    <w:pPr>
      <w:ind w:left="720"/>
      <w:contextualSpacing/>
    </w:pPr>
  </w:style>
  <w:style w:type="character" w:styleId="UnresolvedMention">
    <w:name w:val="Unresolved Mention"/>
    <w:basedOn w:val="DefaultParagraphFont"/>
    <w:uiPriority w:val="99"/>
    <w:semiHidden/>
    <w:unhideWhenUsed/>
    <w:rsid w:val="00F07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44323603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754018077">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1462653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researchgate.net/publication/40853140_Truncated-faceted_pieces_Hafting_Modification_Retouch_or_Cores" TargetMode="External"/><Relationship Id="rId1" Type="http://schemas.openxmlformats.org/officeDocument/2006/relationships/hyperlink" Target="https://doi-org.offcampus.lib.washington.edu/10.1016/j.jhevol.2020.10279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D729A-DEF3-4CD0-83A5-E2353EF7B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25</Pages>
  <Words>19772</Words>
  <Characters>112706</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132214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dc:creator>
  <cp:keywords/>
  <dc:description/>
  <cp:lastModifiedBy>Ben Marwick</cp:lastModifiedBy>
  <cp:revision>36</cp:revision>
  <dcterms:created xsi:type="dcterms:W3CDTF">2020-05-01T11:55:00Z</dcterms:created>
  <dcterms:modified xsi:type="dcterms:W3CDTF">2020-10-06T19:09:00Z</dcterms:modified>
</cp:coreProperties>
</file>